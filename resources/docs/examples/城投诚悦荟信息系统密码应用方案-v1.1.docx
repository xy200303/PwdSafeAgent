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0E06C">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0633B0F5">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698C2FB2">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598EBF7A">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580BDAAF">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75887C9C">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78E24013">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330E7DF6">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6F3E93E9">
      <w:pPr>
        <w:widowControl/>
        <w:kinsoku w:val="0"/>
        <w:wordWrap w:val="0"/>
        <w:autoSpaceDE w:val="0"/>
        <w:autoSpaceDN w:val="0"/>
        <w:adjustRightInd w:val="0"/>
        <w:snapToGrid w:val="0"/>
        <w:spacing w:line="263" w:lineRule="auto"/>
        <w:jc w:val="left"/>
        <w:textAlignment w:val="baseline"/>
        <w:rPr>
          <w:rFonts w:ascii="Arial" w:hAnsi="Arial" w:eastAsia="Arial" w:cs="Arial"/>
          <w:snapToGrid w:val="0"/>
          <w:color w:val="000000"/>
          <w:kern w:val="0"/>
          <w:sz w:val="21"/>
          <w:szCs w:val="21"/>
          <w:lang w:eastAsia="en-US"/>
        </w:rPr>
      </w:pPr>
    </w:p>
    <w:p w14:paraId="37A0A9F8">
      <w:pPr>
        <w:pStyle w:val="45"/>
        <w:wordWrap w:val="0"/>
        <w:ind w:left="0"/>
        <w:rPr>
          <w:lang w:eastAsia="zh-CN"/>
        </w:rPr>
      </w:pPr>
      <w:r>
        <w:rPr>
          <w:rFonts w:hint="eastAsia"/>
          <w:lang w:eastAsia="zh-CN"/>
        </w:rPr>
        <w:t>城投诚悦荟信息系统</w:t>
      </w:r>
      <w:r>
        <w:rPr>
          <w:lang w:eastAsia="zh-CN"/>
        </w:rPr>
        <w:t>密码应用方案</w:t>
      </w:r>
    </w:p>
    <w:p w14:paraId="5533447B">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2D335BBD">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182CFFBC">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3465EEF5">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32B21BC4">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71CA9A84">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4DC042C7">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544FEEBB">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3D223E17">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660379DC">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45BBA9A1">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1ABD757F">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272D4E5C">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1C80E19E">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12EE87BB">
      <w:pPr>
        <w:widowControl/>
        <w:kinsoku w:val="0"/>
        <w:wordWrap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rPr>
      </w:pPr>
    </w:p>
    <w:p w14:paraId="3BA52909">
      <w:pPr>
        <w:widowControl/>
        <w:kinsoku w:val="0"/>
        <w:wordWrap w:val="0"/>
        <w:autoSpaceDE w:val="0"/>
        <w:autoSpaceDN w:val="0"/>
        <w:adjustRightInd w:val="0"/>
        <w:snapToGrid w:val="0"/>
        <w:spacing w:line="351" w:lineRule="auto"/>
        <w:jc w:val="left"/>
        <w:textAlignment w:val="baseline"/>
        <w:rPr>
          <w:rFonts w:ascii="Arial" w:hAnsi="Arial" w:eastAsia="宋体" w:cs="Arial"/>
          <w:snapToGrid w:val="0"/>
          <w:color w:val="000000"/>
          <w:kern w:val="0"/>
          <w:szCs w:val="28"/>
        </w:rPr>
      </w:pPr>
    </w:p>
    <w:tbl>
      <w:tblPr>
        <w:tblStyle w:val="33"/>
        <w:tblW w:w="93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1"/>
        <w:gridCol w:w="7082"/>
      </w:tblGrid>
      <w:tr w14:paraId="32560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1" w:type="dxa"/>
            <w:vAlign w:val="center"/>
          </w:tcPr>
          <w:p w14:paraId="4E19F520">
            <w:pPr>
              <w:snapToGrid w:val="0"/>
              <w:jc w:val="center"/>
              <w:rPr>
                <w:rFonts w:hint="eastAsia" w:ascii="黑体" w:hAnsi="黑体" w:eastAsia="黑体" w:cs="黑体"/>
                <w:b/>
                <w:bCs/>
                <w:sz w:val="32"/>
                <w:szCs w:val="32"/>
              </w:rPr>
            </w:pPr>
            <w:r>
              <w:rPr>
                <w:rFonts w:hint="eastAsia" w:ascii="黑体" w:hAnsi="黑体" w:eastAsia="黑体" w:cs="黑体"/>
                <w:b/>
                <w:bCs/>
                <w:sz w:val="32"/>
                <w:szCs w:val="32"/>
              </w:rPr>
              <w:t>项目名称</w:t>
            </w:r>
          </w:p>
        </w:tc>
        <w:tc>
          <w:tcPr>
            <w:tcW w:w="7082" w:type="dxa"/>
            <w:vAlign w:val="center"/>
          </w:tcPr>
          <w:p w14:paraId="529F12E2">
            <w:pPr>
              <w:wordWrap w:val="0"/>
              <w:snapToGrid w:val="0"/>
              <w:jc w:val="left"/>
              <w:rPr>
                <w:rFonts w:hint="eastAsia" w:ascii="黑体" w:hAnsi="黑体" w:eastAsia="黑体" w:cs="黑体"/>
                <w:bCs/>
                <w:sz w:val="30"/>
                <w:szCs w:val="32"/>
                <w:lang w:eastAsia="zh-CN"/>
              </w:rPr>
            </w:pPr>
            <w:r>
              <w:rPr>
                <w:rFonts w:hint="eastAsia" w:ascii="黑体" w:hAnsi="黑体" w:eastAsia="黑体"/>
                <w:color w:val="000000" w:themeColor="text1"/>
                <w:spacing w:val="-6"/>
                <w:sz w:val="30"/>
                <w:szCs w:val="30"/>
                <w:lang w:eastAsia="zh-CN"/>
                <w14:textFill>
                  <w14:solidFill>
                    <w14:schemeClr w14:val="tx1"/>
                  </w14:solidFill>
                </w14:textFill>
              </w:rPr>
              <w:t>城投诚悦荟信息系统</w:t>
            </w:r>
          </w:p>
        </w:tc>
      </w:tr>
      <w:tr w14:paraId="59E0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1" w:type="dxa"/>
            <w:vAlign w:val="center"/>
          </w:tcPr>
          <w:p w14:paraId="648F4A86">
            <w:pPr>
              <w:wordWrap w:val="0"/>
              <w:snapToGrid w:val="0"/>
              <w:jc w:val="center"/>
              <w:rPr>
                <w:rFonts w:hint="eastAsia" w:ascii="黑体" w:hAnsi="黑体" w:eastAsia="黑体" w:cs="黑体"/>
                <w:b/>
                <w:bCs/>
                <w:sz w:val="32"/>
                <w:szCs w:val="32"/>
              </w:rPr>
            </w:pPr>
            <w:r>
              <w:rPr>
                <w:rFonts w:hint="eastAsia" w:ascii="黑体" w:hAnsi="黑体" w:eastAsia="黑体" w:cs="黑体"/>
                <w:b/>
                <w:bCs/>
                <w:sz w:val="32"/>
                <w:szCs w:val="32"/>
              </w:rPr>
              <w:t>项目建设单位</w:t>
            </w:r>
          </w:p>
        </w:tc>
        <w:tc>
          <w:tcPr>
            <w:tcW w:w="7082" w:type="dxa"/>
            <w:vAlign w:val="center"/>
          </w:tcPr>
          <w:p w14:paraId="7B6FABCA">
            <w:pPr>
              <w:wordWrap w:val="0"/>
              <w:snapToGrid w:val="0"/>
              <w:jc w:val="left"/>
              <w:rPr>
                <w:rFonts w:hint="eastAsia" w:ascii="黑体" w:hAnsi="Calibri" w:eastAsia="黑体"/>
                <w:sz w:val="30"/>
                <w:szCs w:val="32"/>
                <w:lang w:eastAsia="zh-CN"/>
              </w:rPr>
            </w:pPr>
            <w:r>
              <w:rPr>
                <w:rFonts w:hint="eastAsia" w:ascii="黑体" w:hAnsi="黑体" w:eastAsia="黑体" w:cs="黑体"/>
                <w:bCs/>
                <w:sz w:val="30"/>
                <w:szCs w:val="32"/>
                <w:lang w:eastAsia="zh-CN"/>
              </w:rPr>
              <w:t>成都城投置地集团有限公司</w:t>
            </w:r>
          </w:p>
        </w:tc>
      </w:tr>
      <w:tr w14:paraId="5BF24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1" w:type="dxa"/>
            <w:vAlign w:val="center"/>
          </w:tcPr>
          <w:p w14:paraId="4F543C1F">
            <w:pPr>
              <w:wordWrap w:val="0"/>
              <w:snapToGrid w:val="0"/>
              <w:jc w:val="center"/>
              <w:rPr>
                <w:rFonts w:hint="eastAsia" w:ascii="黑体" w:hAnsi="黑体" w:eastAsia="黑体" w:cs="黑体"/>
                <w:b/>
                <w:sz w:val="32"/>
                <w:szCs w:val="32"/>
              </w:rPr>
            </w:pPr>
            <w:r>
              <w:rPr>
                <w:rFonts w:hint="eastAsia" w:ascii="黑体" w:hAnsi="黑体" w:eastAsia="黑体" w:cs="黑体"/>
                <w:b/>
                <w:sz w:val="32"/>
                <w:szCs w:val="32"/>
              </w:rPr>
              <w:t>编制日期</w:t>
            </w:r>
          </w:p>
        </w:tc>
        <w:tc>
          <w:tcPr>
            <w:tcW w:w="7082" w:type="dxa"/>
            <w:vAlign w:val="center"/>
          </w:tcPr>
          <w:p w14:paraId="02C7983B">
            <w:pPr>
              <w:wordWrap w:val="0"/>
              <w:snapToGrid w:val="0"/>
              <w:jc w:val="left"/>
              <w:rPr>
                <w:rFonts w:hint="eastAsia" w:ascii="黑体" w:hAnsi="黑体" w:eastAsia="黑体" w:cs="黑体"/>
                <w:sz w:val="30"/>
                <w:szCs w:val="32"/>
              </w:rPr>
            </w:pPr>
            <w:r>
              <w:rPr>
                <w:rFonts w:hint="eastAsia" w:ascii="黑体" w:hAnsi="黑体" w:eastAsia="黑体" w:cs="黑体"/>
                <w:sz w:val="30"/>
                <w:szCs w:val="32"/>
              </w:rPr>
              <w:t>202</w:t>
            </w:r>
            <w:r>
              <w:rPr>
                <w:rFonts w:hint="eastAsia" w:ascii="黑体" w:hAnsi="黑体" w:eastAsia="黑体" w:cs="黑体"/>
                <w:sz w:val="30"/>
                <w:szCs w:val="32"/>
                <w:lang w:val="en-US" w:eastAsia="zh-CN"/>
              </w:rPr>
              <w:t>6</w:t>
            </w:r>
            <w:r>
              <w:rPr>
                <w:rFonts w:hint="eastAsia" w:ascii="黑体" w:hAnsi="黑体" w:eastAsia="黑体" w:cs="黑体"/>
                <w:sz w:val="30"/>
                <w:szCs w:val="32"/>
              </w:rPr>
              <w:t>年</w:t>
            </w:r>
            <w:r>
              <w:rPr>
                <w:rFonts w:hint="eastAsia" w:ascii="黑体" w:hAnsi="黑体" w:eastAsia="黑体" w:cs="黑体"/>
                <w:sz w:val="30"/>
                <w:szCs w:val="32"/>
                <w:lang w:val="en-US" w:eastAsia="zh-CN"/>
              </w:rPr>
              <w:t>4</w:t>
            </w:r>
            <w:r>
              <w:rPr>
                <w:rFonts w:hint="eastAsia" w:ascii="黑体" w:hAnsi="黑体" w:eastAsia="黑体" w:cs="黑体"/>
                <w:sz w:val="30"/>
                <w:szCs w:val="32"/>
              </w:rPr>
              <w:t>月</w:t>
            </w:r>
            <w:r>
              <w:rPr>
                <w:rFonts w:hint="eastAsia" w:ascii="黑体" w:hAnsi="黑体" w:eastAsia="黑体" w:cs="黑体"/>
                <w:sz w:val="30"/>
                <w:szCs w:val="32"/>
                <w:lang w:val="en-US" w:eastAsia="zh-CN"/>
              </w:rPr>
              <w:t>14</w:t>
            </w:r>
            <w:r>
              <w:rPr>
                <w:rFonts w:hint="eastAsia" w:ascii="黑体" w:hAnsi="黑体" w:eastAsia="黑体" w:cs="黑体"/>
                <w:sz w:val="30"/>
                <w:szCs w:val="32"/>
              </w:rPr>
              <w:t>日</w:t>
            </w:r>
          </w:p>
        </w:tc>
      </w:tr>
    </w:tbl>
    <w:p w14:paraId="5E643DBF">
      <w:pPr>
        <w:widowControl/>
        <w:kinsoku w:val="0"/>
        <w:wordWrap w:val="0"/>
        <w:autoSpaceDE w:val="0"/>
        <w:autoSpaceDN w:val="0"/>
        <w:adjustRightInd w:val="0"/>
        <w:snapToGrid w:val="0"/>
        <w:spacing w:line="351" w:lineRule="auto"/>
        <w:jc w:val="left"/>
        <w:textAlignment w:val="baseline"/>
        <w:rPr>
          <w:rFonts w:ascii="Arial" w:hAnsi="Arial" w:eastAsia="宋体" w:cs="Arial"/>
          <w:snapToGrid w:val="0"/>
          <w:color w:val="000000"/>
          <w:kern w:val="0"/>
          <w:szCs w:val="28"/>
        </w:rPr>
      </w:pPr>
    </w:p>
    <w:p w14:paraId="4580A1C6">
      <w:pPr>
        <w:wordWrap w:val="0"/>
        <w:rPr>
          <w:rFonts w:hint="eastAsia" w:ascii="黑体" w:hAnsi="黑体" w:eastAsia="黑体" w:cs="黑体"/>
          <w:sz w:val="32"/>
          <w:szCs w:val="32"/>
        </w:rPr>
      </w:pPr>
      <w:r>
        <w:rPr>
          <w:rFonts w:hint="eastAsia" w:ascii="黑体" w:hAnsi="黑体" w:eastAsia="黑体" w:cs="黑体"/>
          <w:sz w:val="32"/>
          <w:szCs w:val="32"/>
        </w:rPr>
        <w:br w:type="textWrapping"/>
      </w:r>
    </w:p>
    <w:p w14:paraId="1139D6EB">
      <w:pPr>
        <w:pStyle w:val="30"/>
        <w:spacing w:after="0"/>
        <w:ind w:firstLine="0" w:firstLineChars="0"/>
        <w:jc w:val="center"/>
        <w:rPr>
          <w:rFonts w:hint="eastAsia" w:ascii="黑体" w:hAnsi="黑体" w:eastAsia="黑体"/>
          <w:b/>
          <w:sz w:val="32"/>
        </w:rPr>
      </w:pPr>
      <w:r>
        <w:rPr>
          <w:rFonts w:hint="eastAsia" w:ascii="黑体" w:hAnsi="黑体" w:eastAsia="黑体" w:cs="黑体"/>
          <w:sz w:val="32"/>
          <w:szCs w:val="32"/>
        </w:rPr>
        <w:br w:type="page"/>
      </w:r>
      <w:r>
        <w:rPr>
          <w:rFonts w:hint="eastAsia" w:ascii="黑体" w:hAnsi="黑体" w:eastAsia="黑体"/>
          <w:b/>
          <w:sz w:val="32"/>
        </w:rPr>
        <w:t>版本控制</w:t>
      </w:r>
    </w:p>
    <w:tbl>
      <w:tblPr>
        <w:tblStyle w:val="33"/>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4"/>
        <w:gridCol w:w="5983"/>
        <w:gridCol w:w="2274"/>
      </w:tblGrid>
      <w:tr w14:paraId="412B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dxa"/>
            <w:shd w:val="clear" w:color="auto" w:fill="BEBEBE" w:themeFill="background1" w:themeFillShade="BF"/>
            <w:vAlign w:val="center"/>
          </w:tcPr>
          <w:p w14:paraId="6020B44F">
            <w:pPr>
              <w:pStyle w:val="73"/>
              <w:rPr>
                <w:rFonts w:hint="default" w:ascii="Calibri" w:hAnsi="Calibri"/>
              </w:rPr>
            </w:pPr>
            <w:r>
              <w:rPr>
                <w:rFonts w:ascii="Calibri" w:hAnsi="Calibri"/>
              </w:rPr>
              <w:t>版本号</w:t>
            </w:r>
          </w:p>
        </w:tc>
        <w:tc>
          <w:tcPr>
            <w:tcW w:w="5983" w:type="dxa"/>
            <w:shd w:val="clear" w:color="auto" w:fill="BEBEBE" w:themeFill="background1" w:themeFillShade="BF"/>
            <w:vAlign w:val="center"/>
          </w:tcPr>
          <w:p w14:paraId="73889DAC">
            <w:pPr>
              <w:pStyle w:val="73"/>
              <w:rPr>
                <w:rFonts w:hint="default" w:ascii="Calibri" w:hAnsi="Calibri"/>
              </w:rPr>
            </w:pPr>
            <w:r>
              <w:rPr>
                <w:rFonts w:ascii="Calibri" w:hAnsi="Calibri"/>
              </w:rPr>
              <w:t>修订记录</w:t>
            </w:r>
          </w:p>
        </w:tc>
        <w:tc>
          <w:tcPr>
            <w:tcW w:w="2274" w:type="dxa"/>
            <w:shd w:val="clear" w:color="auto" w:fill="BEBEBE" w:themeFill="background1" w:themeFillShade="BF"/>
            <w:vAlign w:val="center"/>
          </w:tcPr>
          <w:p w14:paraId="2D895BEE">
            <w:pPr>
              <w:pStyle w:val="73"/>
              <w:rPr>
                <w:rFonts w:hint="default" w:ascii="Calibri" w:hAnsi="Calibri"/>
              </w:rPr>
            </w:pPr>
            <w:r>
              <w:rPr>
                <w:rFonts w:ascii="Calibri" w:hAnsi="Calibri"/>
              </w:rPr>
              <w:t>修订日期</w:t>
            </w:r>
          </w:p>
        </w:tc>
      </w:tr>
      <w:tr w14:paraId="6099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dxa"/>
            <w:vAlign w:val="center"/>
          </w:tcPr>
          <w:p w14:paraId="19A0591D">
            <w:pPr>
              <w:pStyle w:val="73"/>
              <w:rPr>
                <w:rFonts w:hint="default" w:ascii="Calibri" w:hAnsi="Calibri"/>
              </w:rPr>
            </w:pPr>
            <w:r>
              <w:rPr>
                <w:rFonts w:ascii="Calibri" w:hAnsi="Calibri"/>
              </w:rPr>
              <w:t>V1.0</w:t>
            </w:r>
          </w:p>
        </w:tc>
        <w:tc>
          <w:tcPr>
            <w:tcW w:w="5983" w:type="dxa"/>
            <w:vAlign w:val="center"/>
          </w:tcPr>
          <w:p w14:paraId="3944F58C">
            <w:pPr>
              <w:pStyle w:val="73"/>
              <w:jc w:val="left"/>
              <w:rPr>
                <w:rFonts w:hint="default" w:ascii="Calibri" w:hAnsi="Calibri"/>
              </w:rPr>
            </w:pPr>
            <w:r>
              <w:rPr>
                <w:rFonts w:ascii="Calibri" w:hAnsi="Calibri"/>
              </w:rPr>
              <w:t>根据</w:t>
            </w:r>
            <w:r>
              <w:rPr>
                <w:rFonts w:hint="eastAsia" w:ascii="Calibri" w:hAnsi="Calibri"/>
                <w:lang w:val="en-US" w:eastAsia="zh-CN"/>
              </w:rPr>
              <w:t>调研</w:t>
            </w:r>
            <w:r>
              <w:rPr>
                <w:rFonts w:ascii="Calibri" w:hAnsi="Calibri"/>
              </w:rPr>
              <w:t>表采集需求，完成密码应用方案的编制。</w:t>
            </w:r>
          </w:p>
        </w:tc>
        <w:tc>
          <w:tcPr>
            <w:tcW w:w="2274" w:type="dxa"/>
            <w:vAlign w:val="center"/>
          </w:tcPr>
          <w:p w14:paraId="563D26D9">
            <w:pPr>
              <w:pStyle w:val="73"/>
              <w:rPr>
                <w:rFonts w:hint="default" w:ascii="Calibri" w:hAnsi="Calibri"/>
              </w:rPr>
            </w:pPr>
            <w:r>
              <w:rPr>
                <w:rFonts w:ascii="Calibri" w:hAnsi="Calibri"/>
              </w:rPr>
              <w:t>202</w:t>
            </w:r>
            <w:r>
              <w:rPr>
                <w:rFonts w:hint="eastAsia" w:ascii="Calibri" w:hAnsi="Calibri"/>
                <w:lang w:val="en-US" w:eastAsia="zh-CN"/>
              </w:rPr>
              <w:t>6</w:t>
            </w:r>
            <w:r>
              <w:rPr>
                <w:rFonts w:ascii="Calibri" w:hAnsi="Calibri"/>
              </w:rPr>
              <w:t>年</w:t>
            </w:r>
            <w:r>
              <w:rPr>
                <w:rFonts w:hint="eastAsia" w:ascii="Calibri" w:hAnsi="Calibri"/>
                <w:lang w:val="en-US" w:eastAsia="zh-CN"/>
              </w:rPr>
              <w:t>4</w:t>
            </w:r>
            <w:r>
              <w:rPr>
                <w:rFonts w:ascii="Calibri" w:hAnsi="Calibri"/>
              </w:rPr>
              <w:t>月</w:t>
            </w:r>
            <w:r>
              <w:rPr>
                <w:rFonts w:hint="eastAsia" w:ascii="Calibri" w:hAnsi="Calibri"/>
                <w:lang w:val="en-US" w:eastAsia="zh-CN"/>
              </w:rPr>
              <w:t>16</w:t>
            </w:r>
            <w:r>
              <w:rPr>
                <w:rFonts w:ascii="Calibri" w:hAnsi="Calibri"/>
              </w:rPr>
              <w:t>日</w:t>
            </w:r>
          </w:p>
        </w:tc>
      </w:tr>
      <w:tr w14:paraId="367F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dxa"/>
            <w:vAlign w:val="center"/>
          </w:tcPr>
          <w:p w14:paraId="64F277E9">
            <w:pPr>
              <w:pStyle w:val="73"/>
              <w:rPr>
                <w:rFonts w:hint="default" w:ascii="Calibri" w:hAnsi="Calibri" w:eastAsia="仿宋"/>
                <w:lang w:val="en-US" w:eastAsia="zh-CN"/>
              </w:rPr>
            </w:pPr>
            <w:r>
              <w:rPr>
                <w:rFonts w:hint="eastAsia" w:ascii="Calibri" w:hAnsi="Calibri"/>
                <w:lang w:val="en-US" w:eastAsia="zh-CN"/>
              </w:rPr>
              <w:t>V1.1</w:t>
            </w:r>
          </w:p>
        </w:tc>
        <w:tc>
          <w:tcPr>
            <w:tcW w:w="5983" w:type="dxa"/>
            <w:vAlign w:val="center"/>
          </w:tcPr>
          <w:p w14:paraId="4AB70247">
            <w:pPr>
              <w:pStyle w:val="73"/>
              <w:jc w:val="left"/>
              <w:rPr>
                <w:rFonts w:hint="default" w:ascii="Calibri" w:hAnsi="Calibri" w:eastAsia="仿宋"/>
                <w:lang w:val="en-US" w:eastAsia="zh-CN"/>
              </w:rPr>
            </w:pPr>
            <w:r>
              <w:rPr>
                <w:rFonts w:hint="eastAsia" w:ascii="Calibri" w:hAnsi="Calibri"/>
                <w:lang w:val="en-US" w:eastAsia="zh-CN"/>
              </w:rPr>
              <w:t>根据线上交流以及反馈信息修改，去掉几个通信通道。</w:t>
            </w:r>
          </w:p>
        </w:tc>
        <w:tc>
          <w:tcPr>
            <w:tcW w:w="2274" w:type="dxa"/>
            <w:vAlign w:val="center"/>
          </w:tcPr>
          <w:p w14:paraId="67523B7F">
            <w:pPr>
              <w:pStyle w:val="73"/>
              <w:rPr>
                <w:rFonts w:hint="default" w:ascii="Calibri" w:hAnsi="Calibri" w:eastAsia="仿宋"/>
                <w:lang w:val="en-US" w:eastAsia="zh-CN"/>
              </w:rPr>
            </w:pPr>
            <w:r>
              <w:rPr>
                <w:rFonts w:hint="eastAsia" w:ascii="Calibri" w:hAnsi="Calibri"/>
                <w:lang w:val="en-US" w:eastAsia="zh-CN"/>
              </w:rPr>
              <w:t>2026年4月27日</w:t>
            </w:r>
          </w:p>
        </w:tc>
      </w:tr>
      <w:tr w14:paraId="1703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dxa"/>
            <w:vAlign w:val="center"/>
          </w:tcPr>
          <w:p w14:paraId="53001EF4">
            <w:pPr>
              <w:pStyle w:val="73"/>
              <w:rPr>
                <w:rFonts w:hint="default" w:ascii="Calibri" w:hAnsi="Calibri"/>
              </w:rPr>
            </w:pPr>
          </w:p>
        </w:tc>
        <w:tc>
          <w:tcPr>
            <w:tcW w:w="5983" w:type="dxa"/>
            <w:vAlign w:val="center"/>
          </w:tcPr>
          <w:p w14:paraId="51591AC4">
            <w:pPr>
              <w:pStyle w:val="73"/>
              <w:jc w:val="left"/>
              <w:rPr>
                <w:rFonts w:hint="default" w:ascii="Calibri" w:hAnsi="Calibri"/>
              </w:rPr>
            </w:pPr>
          </w:p>
        </w:tc>
        <w:tc>
          <w:tcPr>
            <w:tcW w:w="2274" w:type="dxa"/>
            <w:vAlign w:val="center"/>
          </w:tcPr>
          <w:p w14:paraId="6A7ACE68">
            <w:pPr>
              <w:pStyle w:val="73"/>
              <w:rPr>
                <w:rFonts w:hint="default" w:ascii="Calibri" w:hAnsi="Calibri"/>
              </w:rPr>
            </w:pPr>
          </w:p>
        </w:tc>
      </w:tr>
      <w:tr w14:paraId="18AE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dxa"/>
            <w:vAlign w:val="center"/>
          </w:tcPr>
          <w:p w14:paraId="66C112C0">
            <w:pPr>
              <w:pStyle w:val="73"/>
              <w:rPr>
                <w:rFonts w:hint="default" w:ascii="Calibri" w:hAnsi="Calibri" w:eastAsia="仿宋"/>
                <w:lang w:val="en-US" w:eastAsia="zh-CN"/>
              </w:rPr>
            </w:pPr>
          </w:p>
        </w:tc>
        <w:tc>
          <w:tcPr>
            <w:tcW w:w="5983" w:type="dxa"/>
            <w:vAlign w:val="center"/>
          </w:tcPr>
          <w:p w14:paraId="3B8B6C11">
            <w:pPr>
              <w:pStyle w:val="73"/>
              <w:jc w:val="left"/>
              <w:rPr>
                <w:rFonts w:hint="default" w:ascii="Calibri" w:hAnsi="Calibri"/>
                <w:lang w:val="en-US" w:eastAsia="zh-CN"/>
              </w:rPr>
            </w:pPr>
          </w:p>
        </w:tc>
        <w:tc>
          <w:tcPr>
            <w:tcW w:w="2274" w:type="dxa"/>
            <w:vAlign w:val="center"/>
          </w:tcPr>
          <w:p w14:paraId="0E7C8471">
            <w:pPr>
              <w:pStyle w:val="73"/>
              <w:rPr>
                <w:rFonts w:hint="default" w:ascii="Calibri" w:hAnsi="Calibri" w:eastAsia="仿宋"/>
                <w:lang w:val="en-US" w:eastAsia="zh-CN"/>
              </w:rPr>
            </w:pPr>
          </w:p>
        </w:tc>
      </w:tr>
    </w:tbl>
    <w:p w14:paraId="1EC773CC">
      <w:pPr>
        <w:pStyle w:val="30"/>
        <w:spacing w:after="0"/>
        <w:ind w:firstLine="0" w:firstLineChars="0"/>
      </w:pPr>
    </w:p>
    <w:p w14:paraId="1732987C">
      <w:pPr>
        <w:wordWrap w:val="0"/>
        <w:rPr>
          <w:rFonts w:hint="eastAsia" w:ascii="黑体" w:hAnsi="黑体" w:eastAsia="黑体" w:cs="黑体"/>
          <w:sz w:val="32"/>
          <w:szCs w:val="32"/>
        </w:rPr>
      </w:pPr>
    </w:p>
    <w:p w14:paraId="1A90EF25">
      <w:pPr>
        <w:rPr>
          <w:rFonts w:hint="eastAsia" w:ascii="黑体" w:hAnsi="黑体" w:eastAsia="黑体" w:cs="Times New Roman"/>
          <w:sz w:val="32"/>
          <w:szCs w:val="32"/>
        </w:rPr>
      </w:pPr>
      <w:r>
        <w:rPr>
          <w:rFonts w:hint="eastAsia" w:ascii="黑体" w:hAnsi="黑体" w:eastAsia="黑体" w:cs="Times New Roman"/>
          <w:sz w:val="32"/>
          <w:szCs w:val="32"/>
        </w:rPr>
        <w:br w:type="page"/>
      </w:r>
    </w:p>
    <w:p w14:paraId="6AE389A4">
      <w:pPr>
        <w:wordWrap w:val="0"/>
        <w:spacing w:after="680" w:line="240" w:lineRule="auto"/>
        <w:jc w:val="center"/>
      </w:pPr>
      <w:r>
        <w:rPr>
          <w:rFonts w:hint="eastAsia" w:ascii="黑体" w:hAnsi="黑体" w:eastAsia="黑体" w:cs="Times New Roman"/>
          <w:sz w:val="32"/>
          <w:szCs w:val="32"/>
        </w:rPr>
        <w:t>目</w:t>
      </w:r>
      <w:r>
        <w:rPr>
          <w:rFonts w:hint="eastAsia" w:ascii="宋体" w:hAnsi="宋体" w:eastAsia="宋体" w:cs="宋体"/>
          <w:sz w:val="32"/>
          <w:szCs w:val="32"/>
        </w:rPr>
        <w:t>　　</w:t>
      </w:r>
      <w:r>
        <w:rPr>
          <w:rFonts w:hint="eastAsia" w:ascii="黑体" w:hAnsi="黑体" w:eastAsia="黑体" w:cs="Times New Roman"/>
          <w:sz w:val="32"/>
          <w:szCs w:val="32"/>
        </w:rPr>
        <w:t>次</w:t>
      </w:r>
    </w:p>
    <w:p w14:paraId="17EDAD7D">
      <w:pPr>
        <w:pStyle w:val="24"/>
        <w:tabs>
          <w:tab w:val="right" w:leader="dot" w:pos="9072"/>
        </w:tabs>
      </w:pPr>
      <w:r>
        <w:rPr>
          <w:rFonts w:ascii="Times New Roman" w:hAnsi="Times New Roman" w:cs="Times New Roman" w:eastAsiaTheme="minorEastAsia"/>
          <w:sz w:val="21"/>
        </w:rPr>
        <w:fldChar w:fldCharType="begin"/>
      </w:r>
      <w:r>
        <w:rPr>
          <w:rFonts w:ascii="Times New Roman" w:hAnsi="Times New Roman" w:cs="Times New Roman" w:eastAsiaTheme="minorEastAsia"/>
          <w:sz w:val="21"/>
        </w:rPr>
        <w:instrText xml:space="preserve">TOC \o "1-3" \h \u </w:instrText>
      </w:r>
      <w:r>
        <w:rPr>
          <w:rFonts w:ascii="Times New Roman" w:hAnsi="Times New Roman" w:cs="Times New Roman" w:eastAsiaTheme="minorEastAsia"/>
          <w:sz w:val="21"/>
        </w:rPr>
        <w:fldChar w:fldCharType="separate"/>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_Toc10231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1. </w:t>
      </w:r>
      <w:r>
        <w:rPr>
          <w:rFonts w:hint="eastAsia"/>
        </w:rPr>
        <w:t>背景</w:t>
      </w:r>
      <w:r>
        <w:tab/>
      </w:r>
      <w:r>
        <w:fldChar w:fldCharType="begin"/>
      </w:r>
      <w:r>
        <w:instrText xml:space="preserve"> PAGEREF _Toc10231 \h </w:instrText>
      </w:r>
      <w:r>
        <w:fldChar w:fldCharType="separate"/>
      </w:r>
      <w:r>
        <w:t>1</w:t>
      </w:r>
      <w:r>
        <w:fldChar w:fldCharType="end"/>
      </w:r>
      <w:r>
        <w:rPr>
          <w:rFonts w:ascii="Times New Roman" w:hAnsi="Times New Roman" w:cs="Times New Roman" w:eastAsiaTheme="minorEastAsia"/>
        </w:rPr>
        <w:fldChar w:fldCharType="end"/>
      </w:r>
    </w:p>
    <w:p w14:paraId="37372E6D">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_Toc20963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1.1. </w:t>
      </w:r>
      <w:r>
        <w:rPr>
          <w:rFonts w:hint="eastAsia"/>
        </w:rPr>
        <w:t>系统建设规划</w:t>
      </w:r>
      <w:r>
        <w:tab/>
      </w:r>
      <w:r>
        <w:fldChar w:fldCharType="begin"/>
      </w:r>
      <w:r>
        <w:instrText xml:space="preserve"> PAGEREF _Toc20963 \h </w:instrText>
      </w:r>
      <w:r>
        <w:fldChar w:fldCharType="separate"/>
      </w:r>
      <w:r>
        <w:t>1</w:t>
      </w:r>
      <w:r>
        <w:fldChar w:fldCharType="end"/>
      </w:r>
      <w:r>
        <w:rPr>
          <w:rFonts w:ascii="Times New Roman" w:hAnsi="Times New Roman" w:cs="Times New Roman" w:eastAsiaTheme="minorEastAsia"/>
        </w:rPr>
        <w:fldChar w:fldCharType="end"/>
      </w:r>
    </w:p>
    <w:p w14:paraId="1FF5FFEF">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_Toc7509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1.2. </w:t>
      </w:r>
      <w:r>
        <w:rPr>
          <w:rFonts w:hint="eastAsia"/>
        </w:rPr>
        <w:t>法律法规要求</w:t>
      </w:r>
      <w:r>
        <w:tab/>
      </w:r>
      <w:r>
        <w:fldChar w:fldCharType="begin"/>
      </w:r>
      <w:r>
        <w:instrText xml:space="preserve"> PAGEREF _Toc7509 \h </w:instrText>
      </w:r>
      <w:r>
        <w:fldChar w:fldCharType="separate"/>
      </w:r>
      <w:r>
        <w:t>1</w:t>
      </w:r>
      <w:r>
        <w:fldChar w:fldCharType="end"/>
      </w:r>
      <w:r>
        <w:rPr>
          <w:rFonts w:ascii="Times New Roman" w:hAnsi="Times New Roman" w:cs="Times New Roman" w:eastAsiaTheme="minorEastAsia"/>
        </w:rPr>
        <w:fldChar w:fldCharType="end"/>
      </w:r>
    </w:p>
    <w:p w14:paraId="0FF98E65">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_Toc17489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1.2.1. </w:t>
      </w:r>
      <w:r>
        <w:t>《中国人民共和国网络安全法》</w:t>
      </w:r>
      <w:r>
        <w:tab/>
      </w:r>
      <w:r>
        <w:fldChar w:fldCharType="begin"/>
      </w:r>
      <w:r>
        <w:instrText xml:space="preserve"> PAGEREF _Toc17489 \h </w:instrText>
      </w:r>
      <w:r>
        <w:fldChar w:fldCharType="separate"/>
      </w:r>
      <w:r>
        <w:t>1</w:t>
      </w:r>
      <w:r>
        <w:fldChar w:fldCharType="end"/>
      </w:r>
      <w:r>
        <w:rPr>
          <w:rFonts w:ascii="Times New Roman" w:hAnsi="Times New Roman" w:cs="Times New Roman" w:eastAsiaTheme="minorEastAsia"/>
        </w:rPr>
        <w:fldChar w:fldCharType="end"/>
      </w:r>
    </w:p>
    <w:p w14:paraId="47576F00">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_Toc17558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1.2.2. </w:t>
      </w:r>
      <w:r>
        <w:t>《网络安全等级保护条例》</w:t>
      </w:r>
      <w:r>
        <w:tab/>
      </w:r>
      <w:r>
        <w:fldChar w:fldCharType="begin"/>
      </w:r>
      <w:r>
        <w:instrText xml:space="preserve"> PAGEREF _Toc17558 \h </w:instrText>
      </w:r>
      <w:r>
        <w:fldChar w:fldCharType="separate"/>
      </w:r>
      <w:r>
        <w:t>2</w:t>
      </w:r>
      <w:r>
        <w:fldChar w:fldCharType="end"/>
      </w:r>
      <w:r>
        <w:rPr>
          <w:rFonts w:ascii="Times New Roman" w:hAnsi="Times New Roman" w:cs="Times New Roman" w:eastAsiaTheme="minorEastAsia"/>
        </w:rPr>
        <w:fldChar w:fldCharType="end"/>
      </w:r>
    </w:p>
    <w:p w14:paraId="743B9AE7">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_Toc28814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2. </w:t>
      </w:r>
      <w:r>
        <w:rPr>
          <w:rFonts w:hint="eastAsia"/>
        </w:rPr>
        <w:t>系统概述</w:t>
      </w:r>
      <w:r>
        <w:tab/>
      </w:r>
      <w:r>
        <w:fldChar w:fldCharType="begin"/>
      </w:r>
      <w:r>
        <w:instrText xml:space="preserve"> PAGEREF _Toc28814 \h </w:instrText>
      </w:r>
      <w:r>
        <w:fldChar w:fldCharType="separate"/>
      </w:r>
      <w:r>
        <w:t>2</w:t>
      </w:r>
      <w:r>
        <w:fldChar w:fldCharType="end"/>
      </w:r>
      <w:r>
        <w:rPr>
          <w:rFonts w:ascii="Times New Roman" w:hAnsi="Times New Roman" w:cs="Times New Roman" w:eastAsiaTheme="minorEastAsia"/>
        </w:rPr>
        <w:fldChar w:fldCharType="end"/>
      </w:r>
    </w:p>
    <w:p w14:paraId="512D4194">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_Toc256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2.1. </w:t>
      </w:r>
      <w:r>
        <w:rPr>
          <w:rFonts w:hint="eastAsia"/>
        </w:rPr>
        <w:t>基本情况</w:t>
      </w:r>
      <w:r>
        <w:tab/>
      </w:r>
      <w:r>
        <w:fldChar w:fldCharType="begin"/>
      </w:r>
      <w:r>
        <w:instrText xml:space="preserve"> PAGEREF _Toc256 \h </w:instrText>
      </w:r>
      <w:r>
        <w:fldChar w:fldCharType="separate"/>
      </w:r>
      <w:r>
        <w:t>2</w:t>
      </w:r>
      <w:r>
        <w:fldChar w:fldCharType="end"/>
      </w:r>
      <w:r>
        <w:rPr>
          <w:rFonts w:ascii="Times New Roman" w:hAnsi="Times New Roman" w:cs="Times New Roman" w:eastAsiaTheme="minorEastAsia"/>
        </w:rPr>
        <w:fldChar w:fldCharType="end"/>
      </w:r>
    </w:p>
    <w:p w14:paraId="63A0085E">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_Toc649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2.2. </w:t>
      </w:r>
      <w:r>
        <w:rPr>
          <w:rFonts w:hint="eastAsia"/>
        </w:rPr>
        <w:t>计算平台现状</w:t>
      </w:r>
      <w:r>
        <w:tab/>
      </w:r>
      <w:r>
        <w:fldChar w:fldCharType="begin"/>
      </w:r>
      <w:r>
        <w:instrText xml:space="preserve"> PAGEREF _Toc649 \h </w:instrText>
      </w:r>
      <w:r>
        <w:fldChar w:fldCharType="separate"/>
      </w:r>
      <w:r>
        <w:t>3</w:t>
      </w:r>
      <w:r>
        <w:fldChar w:fldCharType="end"/>
      </w:r>
      <w:r>
        <w:rPr>
          <w:rFonts w:ascii="Times New Roman" w:hAnsi="Times New Roman" w:cs="Times New Roman" w:eastAsiaTheme="minorEastAsia"/>
        </w:rPr>
        <w:fldChar w:fldCharType="end"/>
      </w:r>
    </w:p>
    <w:p w14:paraId="55BC3BCF">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_Toc21890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2.2.1. </w:t>
      </w:r>
      <w:r>
        <w:rPr>
          <w:rFonts w:hint="eastAsia"/>
        </w:rPr>
        <w:t>物理环境</w:t>
      </w:r>
      <w:r>
        <w:tab/>
      </w:r>
      <w:r>
        <w:fldChar w:fldCharType="begin"/>
      </w:r>
      <w:r>
        <w:instrText xml:space="preserve"> PAGEREF _Toc21890 \h </w:instrText>
      </w:r>
      <w:r>
        <w:fldChar w:fldCharType="separate"/>
      </w:r>
      <w:r>
        <w:t>3</w:t>
      </w:r>
      <w:r>
        <w:fldChar w:fldCharType="end"/>
      </w:r>
      <w:r>
        <w:rPr>
          <w:rFonts w:ascii="Times New Roman" w:hAnsi="Times New Roman" w:cs="Times New Roman" w:eastAsiaTheme="minorEastAsia"/>
        </w:rPr>
        <w:fldChar w:fldCharType="end"/>
      </w:r>
    </w:p>
    <w:p w14:paraId="5D265D52">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_Toc17735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2.2.2. </w:t>
      </w:r>
      <w:r>
        <w:rPr>
          <w:rFonts w:hint="eastAsia"/>
        </w:rPr>
        <w:t>网络环境</w:t>
      </w:r>
      <w:r>
        <w:tab/>
      </w:r>
      <w:r>
        <w:fldChar w:fldCharType="begin"/>
      </w:r>
      <w:r>
        <w:instrText xml:space="preserve"> PAGEREF _Toc17735 \h </w:instrText>
      </w:r>
      <w:r>
        <w:fldChar w:fldCharType="separate"/>
      </w:r>
      <w:r>
        <w:t>3</w:t>
      </w:r>
      <w:r>
        <w:fldChar w:fldCharType="end"/>
      </w:r>
      <w:r>
        <w:rPr>
          <w:rFonts w:ascii="Times New Roman" w:hAnsi="Times New Roman" w:cs="Times New Roman" w:eastAsiaTheme="minorEastAsia"/>
        </w:rPr>
        <w:fldChar w:fldCharType="end"/>
      </w:r>
    </w:p>
    <w:p w14:paraId="18168733">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_Toc11670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2.2.3. </w:t>
      </w:r>
      <w:r>
        <w:rPr>
          <w:rFonts w:hint="eastAsia"/>
        </w:rPr>
        <w:t>计算环境</w:t>
      </w:r>
      <w:r>
        <w:tab/>
      </w:r>
      <w:r>
        <w:fldChar w:fldCharType="begin"/>
      </w:r>
      <w:r>
        <w:instrText xml:space="preserve"> PAGEREF _Toc11670 \h </w:instrText>
      </w:r>
      <w:r>
        <w:fldChar w:fldCharType="separate"/>
      </w:r>
      <w:r>
        <w:t>6</w:t>
      </w:r>
      <w:r>
        <w:fldChar w:fldCharType="end"/>
      </w:r>
      <w:r>
        <w:rPr>
          <w:rFonts w:ascii="Times New Roman" w:hAnsi="Times New Roman" w:cs="Times New Roman" w:eastAsiaTheme="minorEastAsia"/>
        </w:rPr>
        <w:fldChar w:fldCharType="end"/>
      </w:r>
    </w:p>
    <w:p w14:paraId="55A14C48">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_Toc14527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2.3. </w:t>
      </w:r>
      <w:r>
        <w:rPr>
          <w:rFonts w:hint="eastAsia"/>
        </w:rPr>
        <w:t>业务应用现状</w:t>
      </w:r>
      <w:r>
        <w:tab/>
      </w:r>
      <w:r>
        <w:fldChar w:fldCharType="begin"/>
      </w:r>
      <w:r>
        <w:instrText xml:space="preserve"> PAGEREF _Toc14527 \h </w:instrText>
      </w:r>
      <w:r>
        <w:fldChar w:fldCharType="separate"/>
      </w:r>
      <w:r>
        <w:t>7</w:t>
      </w:r>
      <w:r>
        <w:fldChar w:fldCharType="end"/>
      </w:r>
      <w:r>
        <w:rPr>
          <w:rFonts w:ascii="Times New Roman" w:hAnsi="Times New Roman" w:cs="Times New Roman" w:eastAsiaTheme="minorEastAsia"/>
        </w:rPr>
        <w:fldChar w:fldCharType="end"/>
      </w:r>
    </w:p>
    <w:p w14:paraId="12B8A92A">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_Toc18995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2.3.1. </w:t>
      </w:r>
      <w:r>
        <w:rPr>
          <w:rFonts w:hint="eastAsia"/>
        </w:rPr>
        <w:t>承载的业务情况</w:t>
      </w:r>
      <w:r>
        <w:tab/>
      </w:r>
      <w:r>
        <w:fldChar w:fldCharType="begin"/>
      </w:r>
      <w:r>
        <w:instrText xml:space="preserve"> PAGEREF _Toc18995 \h </w:instrText>
      </w:r>
      <w:r>
        <w:fldChar w:fldCharType="separate"/>
      </w:r>
      <w:r>
        <w:t>7</w:t>
      </w:r>
      <w:r>
        <w:fldChar w:fldCharType="end"/>
      </w:r>
      <w:r>
        <w:rPr>
          <w:rFonts w:ascii="Times New Roman" w:hAnsi="Times New Roman" w:cs="Times New Roman" w:eastAsiaTheme="minorEastAsia"/>
        </w:rPr>
        <w:fldChar w:fldCharType="end"/>
      </w:r>
    </w:p>
    <w:p w14:paraId="48166BB9">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_Toc16255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2.3.2. </w:t>
      </w:r>
      <w:r>
        <w:rPr>
          <w:rFonts w:hint="eastAsia"/>
        </w:rPr>
        <w:t>责任主体</w:t>
      </w:r>
      <w:r>
        <w:tab/>
      </w:r>
      <w:r>
        <w:fldChar w:fldCharType="begin"/>
      </w:r>
      <w:r>
        <w:instrText xml:space="preserve"> PAGEREF _Toc16255 \h </w:instrText>
      </w:r>
      <w:r>
        <w:fldChar w:fldCharType="separate"/>
      </w:r>
      <w:r>
        <w:t>9</w:t>
      </w:r>
      <w:r>
        <w:fldChar w:fldCharType="end"/>
      </w:r>
      <w:r>
        <w:rPr>
          <w:rFonts w:ascii="Times New Roman" w:hAnsi="Times New Roman" w:cs="Times New Roman" w:eastAsiaTheme="minorEastAsia"/>
        </w:rPr>
        <w:fldChar w:fldCharType="end"/>
      </w:r>
    </w:p>
    <w:p w14:paraId="64FAE924">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_Toc23384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2.4. </w:t>
      </w:r>
      <w:r>
        <w:rPr>
          <w:rFonts w:hint="eastAsia"/>
        </w:rPr>
        <w:t>密码应用现状</w:t>
      </w:r>
      <w:r>
        <w:tab/>
      </w:r>
      <w:r>
        <w:fldChar w:fldCharType="begin"/>
      </w:r>
      <w:r>
        <w:instrText xml:space="preserve"> PAGEREF _Toc23384 \h </w:instrText>
      </w:r>
      <w:r>
        <w:fldChar w:fldCharType="separate"/>
      </w:r>
      <w:r>
        <w:t>9</w:t>
      </w:r>
      <w:r>
        <w:fldChar w:fldCharType="end"/>
      </w:r>
      <w:r>
        <w:rPr>
          <w:rFonts w:ascii="Times New Roman" w:hAnsi="Times New Roman" w:cs="Times New Roman" w:eastAsiaTheme="minorEastAsia"/>
        </w:rPr>
        <w:fldChar w:fldCharType="end"/>
      </w:r>
    </w:p>
    <w:p w14:paraId="7C1EF022">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_Toc27271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2.5. </w:t>
      </w:r>
      <w:r>
        <w:rPr>
          <w:rFonts w:hint="eastAsia"/>
        </w:rPr>
        <w:t>密码应用管理现状</w:t>
      </w:r>
      <w:r>
        <w:tab/>
      </w:r>
      <w:r>
        <w:fldChar w:fldCharType="begin"/>
      </w:r>
      <w:r>
        <w:instrText xml:space="preserve"> PAGEREF _Toc27271 \h </w:instrText>
      </w:r>
      <w:r>
        <w:fldChar w:fldCharType="separate"/>
      </w:r>
      <w:r>
        <w:t>10</w:t>
      </w:r>
      <w:r>
        <w:fldChar w:fldCharType="end"/>
      </w:r>
      <w:r>
        <w:rPr>
          <w:rFonts w:ascii="Times New Roman" w:hAnsi="Times New Roman" w:cs="Times New Roman" w:eastAsiaTheme="minorEastAsia"/>
        </w:rPr>
        <w:fldChar w:fldCharType="end"/>
      </w:r>
    </w:p>
    <w:p w14:paraId="10D06CFD">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_Toc21244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2.5.1. </w:t>
      </w:r>
      <w:r>
        <w:t>《中华人民共和国密码法》</w:t>
      </w:r>
      <w:r>
        <w:tab/>
      </w:r>
      <w:r>
        <w:fldChar w:fldCharType="begin"/>
      </w:r>
      <w:r>
        <w:instrText xml:space="preserve"> PAGEREF _Toc21244 \h </w:instrText>
      </w:r>
      <w:r>
        <w:fldChar w:fldCharType="separate"/>
      </w:r>
      <w:r>
        <w:t>10</w:t>
      </w:r>
      <w:r>
        <w:fldChar w:fldCharType="end"/>
      </w:r>
      <w:r>
        <w:rPr>
          <w:rFonts w:ascii="Times New Roman" w:hAnsi="Times New Roman" w:cs="Times New Roman" w:eastAsiaTheme="minorEastAsia"/>
        </w:rPr>
        <w:fldChar w:fldCharType="end"/>
      </w:r>
    </w:p>
    <w:p w14:paraId="660CFAE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_Toc23812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2.5.2. </w:t>
      </w:r>
      <w:r>
        <w:t>其他相关法律法规和政策文件</w:t>
      </w:r>
      <w:r>
        <w:tab/>
      </w:r>
      <w:r>
        <w:fldChar w:fldCharType="begin"/>
      </w:r>
      <w:r>
        <w:instrText xml:space="preserve"> PAGEREF _Toc23812 \h </w:instrText>
      </w:r>
      <w:r>
        <w:fldChar w:fldCharType="separate"/>
      </w:r>
      <w:r>
        <w:t>10</w:t>
      </w:r>
      <w:r>
        <w:fldChar w:fldCharType="end"/>
      </w:r>
      <w:r>
        <w:rPr>
          <w:rFonts w:ascii="Times New Roman" w:hAnsi="Times New Roman" w:cs="Times New Roman" w:eastAsiaTheme="minorEastAsia"/>
        </w:rPr>
        <w:fldChar w:fldCharType="end"/>
      </w:r>
    </w:p>
    <w:p w14:paraId="29EF771B">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_Toc9316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3. </w:t>
      </w:r>
      <w:r>
        <w:rPr>
          <w:rFonts w:hint="eastAsia"/>
        </w:rPr>
        <w:t>密码应用需求分析</w:t>
      </w:r>
      <w:r>
        <w:tab/>
      </w:r>
      <w:r>
        <w:fldChar w:fldCharType="begin"/>
      </w:r>
      <w:r>
        <w:instrText xml:space="preserve"> PAGEREF _Toc9316 \h </w:instrText>
      </w:r>
      <w:r>
        <w:fldChar w:fldCharType="separate"/>
      </w:r>
      <w:r>
        <w:t>12</w:t>
      </w:r>
      <w:r>
        <w:fldChar w:fldCharType="end"/>
      </w:r>
      <w:r>
        <w:rPr>
          <w:rFonts w:ascii="Times New Roman" w:hAnsi="Times New Roman" w:cs="Times New Roman" w:eastAsiaTheme="minorEastAsia"/>
        </w:rPr>
        <w:fldChar w:fldCharType="end"/>
      </w:r>
    </w:p>
    <w:p w14:paraId="206883E9">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_Toc20172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3.1. </w:t>
      </w:r>
      <w:r>
        <w:rPr>
          <w:rFonts w:hint="eastAsia"/>
        </w:rPr>
        <w:t>物理和环境安全</w:t>
      </w:r>
      <w:r>
        <w:tab/>
      </w:r>
      <w:r>
        <w:fldChar w:fldCharType="begin"/>
      </w:r>
      <w:r>
        <w:instrText xml:space="preserve"> PAGEREF _Toc20172 \h </w:instrText>
      </w:r>
      <w:r>
        <w:fldChar w:fldCharType="separate"/>
      </w:r>
      <w:r>
        <w:t>12</w:t>
      </w:r>
      <w:r>
        <w:fldChar w:fldCharType="end"/>
      </w:r>
      <w:r>
        <w:rPr>
          <w:rFonts w:ascii="Times New Roman" w:hAnsi="Times New Roman" w:cs="Times New Roman" w:eastAsiaTheme="minorEastAsia"/>
        </w:rPr>
        <w:fldChar w:fldCharType="end"/>
      </w:r>
    </w:p>
    <w:p w14:paraId="1539B454">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_Toc31528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3.1.1. </w:t>
      </w:r>
      <w:r>
        <w:rPr>
          <w:rFonts w:hint="eastAsia"/>
        </w:rPr>
        <w:t>风险分析</w:t>
      </w:r>
      <w:r>
        <w:tab/>
      </w:r>
      <w:r>
        <w:fldChar w:fldCharType="begin"/>
      </w:r>
      <w:r>
        <w:instrText xml:space="preserve"> PAGEREF _Toc31528 \h </w:instrText>
      </w:r>
      <w:r>
        <w:fldChar w:fldCharType="separate"/>
      </w:r>
      <w:r>
        <w:t>12</w:t>
      </w:r>
      <w:r>
        <w:fldChar w:fldCharType="end"/>
      </w:r>
      <w:r>
        <w:rPr>
          <w:rFonts w:ascii="Times New Roman" w:hAnsi="Times New Roman" w:cs="Times New Roman" w:eastAsiaTheme="minorEastAsia"/>
        </w:rPr>
        <w:fldChar w:fldCharType="end"/>
      </w:r>
    </w:p>
    <w:p w14:paraId="32881011">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_Toc11209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3.1.2. </w:t>
      </w:r>
      <w:r>
        <w:rPr>
          <w:rFonts w:hint="eastAsia"/>
        </w:rPr>
        <w:t>密码应用需求分析</w:t>
      </w:r>
      <w:r>
        <w:tab/>
      </w:r>
      <w:r>
        <w:fldChar w:fldCharType="begin"/>
      </w:r>
      <w:r>
        <w:instrText xml:space="preserve"> PAGEREF _Toc11209 \h </w:instrText>
      </w:r>
      <w:r>
        <w:fldChar w:fldCharType="separate"/>
      </w:r>
      <w:r>
        <w:t>12</w:t>
      </w:r>
      <w:r>
        <w:fldChar w:fldCharType="end"/>
      </w:r>
      <w:r>
        <w:rPr>
          <w:rFonts w:ascii="Times New Roman" w:hAnsi="Times New Roman" w:cs="Times New Roman" w:eastAsiaTheme="minorEastAsia"/>
        </w:rPr>
        <w:fldChar w:fldCharType="end"/>
      </w:r>
    </w:p>
    <w:p w14:paraId="36E1F232">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_Toc3956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3.2. </w:t>
      </w:r>
      <w:r>
        <w:rPr>
          <w:rFonts w:hint="eastAsia"/>
        </w:rPr>
        <w:t>网络和通讯安全</w:t>
      </w:r>
      <w:r>
        <w:tab/>
      </w:r>
      <w:r>
        <w:fldChar w:fldCharType="begin"/>
      </w:r>
      <w:r>
        <w:instrText xml:space="preserve"> PAGEREF _Toc3956 \h </w:instrText>
      </w:r>
      <w:r>
        <w:fldChar w:fldCharType="separate"/>
      </w:r>
      <w:r>
        <w:t>12</w:t>
      </w:r>
      <w:r>
        <w:fldChar w:fldCharType="end"/>
      </w:r>
      <w:r>
        <w:rPr>
          <w:rFonts w:ascii="Times New Roman" w:hAnsi="Times New Roman" w:cs="Times New Roman" w:eastAsiaTheme="minorEastAsia"/>
        </w:rPr>
        <w:fldChar w:fldCharType="end"/>
      </w:r>
    </w:p>
    <w:p w14:paraId="5CC6212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_Toc32698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3.2.1. </w:t>
      </w:r>
      <w:r>
        <w:rPr>
          <w:rFonts w:hint="eastAsia"/>
        </w:rPr>
        <w:t>风险分析</w:t>
      </w:r>
      <w:r>
        <w:tab/>
      </w:r>
      <w:r>
        <w:fldChar w:fldCharType="begin"/>
      </w:r>
      <w:r>
        <w:instrText xml:space="preserve"> PAGEREF _Toc32698 \h </w:instrText>
      </w:r>
      <w:r>
        <w:fldChar w:fldCharType="separate"/>
      </w:r>
      <w:r>
        <w:t>13</w:t>
      </w:r>
      <w:r>
        <w:fldChar w:fldCharType="end"/>
      </w:r>
      <w:r>
        <w:rPr>
          <w:rFonts w:ascii="Times New Roman" w:hAnsi="Times New Roman" w:cs="Times New Roman" w:eastAsiaTheme="minorEastAsia"/>
        </w:rPr>
        <w:fldChar w:fldCharType="end"/>
      </w:r>
    </w:p>
    <w:p w14:paraId="667B2F40">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_Toc10569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3.2.2. </w:t>
      </w:r>
      <w:r>
        <w:rPr>
          <w:rFonts w:hint="eastAsia"/>
        </w:rPr>
        <w:t>密码应用需求分析</w:t>
      </w:r>
      <w:r>
        <w:tab/>
      </w:r>
      <w:r>
        <w:fldChar w:fldCharType="begin"/>
      </w:r>
      <w:r>
        <w:instrText xml:space="preserve"> PAGEREF _Toc10569 \h </w:instrText>
      </w:r>
      <w:r>
        <w:fldChar w:fldCharType="separate"/>
      </w:r>
      <w:r>
        <w:t>14</w:t>
      </w:r>
      <w:r>
        <w:fldChar w:fldCharType="end"/>
      </w:r>
      <w:r>
        <w:rPr>
          <w:rFonts w:ascii="Times New Roman" w:hAnsi="Times New Roman" w:cs="Times New Roman" w:eastAsiaTheme="minorEastAsia"/>
        </w:rPr>
        <w:fldChar w:fldCharType="end"/>
      </w:r>
    </w:p>
    <w:p w14:paraId="793CFDE2">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_Toc6378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3.3. </w:t>
      </w:r>
      <w:r>
        <w:rPr>
          <w:rFonts w:hint="eastAsia"/>
        </w:rPr>
        <w:t>设备和计算安全</w:t>
      </w:r>
      <w:r>
        <w:tab/>
      </w:r>
      <w:r>
        <w:fldChar w:fldCharType="begin"/>
      </w:r>
      <w:r>
        <w:instrText xml:space="preserve"> PAGEREF _Toc6378 \h </w:instrText>
      </w:r>
      <w:r>
        <w:fldChar w:fldCharType="separate"/>
      </w:r>
      <w:r>
        <w:t>15</w:t>
      </w:r>
      <w:r>
        <w:fldChar w:fldCharType="end"/>
      </w:r>
      <w:r>
        <w:rPr>
          <w:rFonts w:ascii="Times New Roman" w:hAnsi="Times New Roman" w:cs="Times New Roman" w:eastAsiaTheme="minorEastAsia"/>
        </w:rPr>
        <w:fldChar w:fldCharType="end"/>
      </w:r>
    </w:p>
    <w:p w14:paraId="7AE5BDEF">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_Toc13000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3.3.1. </w:t>
      </w:r>
      <w:r>
        <w:rPr>
          <w:rFonts w:hint="eastAsia"/>
        </w:rPr>
        <w:t>风险分析</w:t>
      </w:r>
      <w:r>
        <w:tab/>
      </w:r>
      <w:r>
        <w:fldChar w:fldCharType="begin"/>
      </w:r>
      <w:r>
        <w:instrText xml:space="preserve"> PAGEREF _Toc13000 \h </w:instrText>
      </w:r>
      <w:r>
        <w:fldChar w:fldCharType="separate"/>
      </w:r>
      <w:r>
        <w:t>15</w:t>
      </w:r>
      <w:r>
        <w:fldChar w:fldCharType="end"/>
      </w:r>
      <w:r>
        <w:rPr>
          <w:rFonts w:ascii="Times New Roman" w:hAnsi="Times New Roman" w:cs="Times New Roman" w:eastAsiaTheme="minorEastAsia"/>
        </w:rPr>
        <w:fldChar w:fldCharType="end"/>
      </w:r>
    </w:p>
    <w:p w14:paraId="0F7BA70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_Toc25050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3.3.2. </w:t>
      </w:r>
      <w:r>
        <w:rPr>
          <w:rFonts w:hint="eastAsia"/>
        </w:rPr>
        <w:t>密码应用需求分析</w:t>
      </w:r>
      <w:r>
        <w:tab/>
      </w:r>
      <w:r>
        <w:fldChar w:fldCharType="begin"/>
      </w:r>
      <w:r>
        <w:instrText xml:space="preserve"> PAGEREF _Toc25050 \h </w:instrText>
      </w:r>
      <w:r>
        <w:fldChar w:fldCharType="separate"/>
      </w:r>
      <w:r>
        <w:t>16</w:t>
      </w:r>
      <w:r>
        <w:fldChar w:fldCharType="end"/>
      </w:r>
      <w:r>
        <w:rPr>
          <w:rFonts w:ascii="Times New Roman" w:hAnsi="Times New Roman" w:cs="Times New Roman" w:eastAsiaTheme="minorEastAsia"/>
        </w:rPr>
        <w:fldChar w:fldCharType="end"/>
      </w:r>
    </w:p>
    <w:p w14:paraId="3C6D3917">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_Toc31181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3.4. </w:t>
      </w:r>
      <w:r>
        <w:rPr>
          <w:rFonts w:hint="eastAsia"/>
        </w:rPr>
        <w:t>应用和数据安全</w:t>
      </w:r>
      <w:r>
        <w:tab/>
      </w:r>
      <w:r>
        <w:fldChar w:fldCharType="begin"/>
      </w:r>
      <w:r>
        <w:instrText xml:space="preserve"> PAGEREF _Toc31181 \h </w:instrText>
      </w:r>
      <w:r>
        <w:fldChar w:fldCharType="separate"/>
      </w:r>
      <w:r>
        <w:t>17</w:t>
      </w:r>
      <w:r>
        <w:fldChar w:fldCharType="end"/>
      </w:r>
      <w:r>
        <w:rPr>
          <w:rFonts w:ascii="Times New Roman" w:hAnsi="Times New Roman" w:cs="Times New Roman" w:eastAsiaTheme="minorEastAsia"/>
        </w:rPr>
        <w:fldChar w:fldCharType="end"/>
      </w:r>
    </w:p>
    <w:p w14:paraId="35055E5D">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_Toc12523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3.4.1. </w:t>
      </w:r>
      <w:r>
        <w:rPr>
          <w:rFonts w:hint="eastAsia"/>
        </w:rPr>
        <w:t>风险分析</w:t>
      </w:r>
      <w:r>
        <w:tab/>
      </w:r>
      <w:r>
        <w:fldChar w:fldCharType="begin"/>
      </w:r>
      <w:r>
        <w:instrText xml:space="preserve"> PAGEREF _Toc12523 \h </w:instrText>
      </w:r>
      <w:r>
        <w:fldChar w:fldCharType="separate"/>
      </w:r>
      <w:r>
        <w:t>17</w:t>
      </w:r>
      <w:r>
        <w:fldChar w:fldCharType="end"/>
      </w:r>
      <w:r>
        <w:rPr>
          <w:rFonts w:ascii="Times New Roman" w:hAnsi="Times New Roman" w:cs="Times New Roman" w:eastAsiaTheme="minorEastAsia"/>
        </w:rPr>
        <w:fldChar w:fldCharType="end"/>
      </w:r>
    </w:p>
    <w:p w14:paraId="0B88BE7A">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_Toc865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3.4.2. </w:t>
      </w:r>
      <w:r>
        <w:rPr>
          <w:rFonts w:hint="eastAsia"/>
        </w:rPr>
        <w:t>业务应用需求分析</w:t>
      </w:r>
      <w:r>
        <w:tab/>
      </w:r>
      <w:r>
        <w:fldChar w:fldCharType="begin"/>
      </w:r>
      <w:r>
        <w:instrText xml:space="preserve"> PAGEREF _Toc865 \h </w:instrText>
      </w:r>
      <w:r>
        <w:fldChar w:fldCharType="separate"/>
      </w:r>
      <w:r>
        <w:t>18</w:t>
      </w:r>
      <w:r>
        <w:fldChar w:fldCharType="end"/>
      </w:r>
      <w:r>
        <w:rPr>
          <w:rFonts w:ascii="Times New Roman" w:hAnsi="Times New Roman" w:cs="Times New Roman" w:eastAsiaTheme="minorEastAsia"/>
        </w:rPr>
        <w:fldChar w:fldCharType="end"/>
      </w:r>
    </w:p>
    <w:p w14:paraId="2171FD41">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_Toc1663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3.5. </w:t>
      </w:r>
      <w:r>
        <w:rPr>
          <w:rFonts w:hint="eastAsia"/>
        </w:rPr>
        <w:t>管理制度</w:t>
      </w:r>
      <w:r>
        <w:tab/>
      </w:r>
      <w:r>
        <w:fldChar w:fldCharType="begin"/>
      </w:r>
      <w:r>
        <w:instrText xml:space="preserve"> PAGEREF _Toc1663 \h </w:instrText>
      </w:r>
      <w:r>
        <w:fldChar w:fldCharType="separate"/>
      </w:r>
      <w:r>
        <w:t>19</w:t>
      </w:r>
      <w:r>
        <w:fldChar w:fldCharType="end"/>
      </w:r>
      <w:r>
        <w:rPr>
          <w:rFonts w:ascii="Times New Roman" w:hAnsi="Times New Roman" w:cs="Times New Roman" w:eastAsiaTheme="minorEastAsia"/>
        </w:rPr>
        <w:fldChar w:fldCharType="end"/>
      </w:r>
    </w:p>
    <w:p w14:paraId="34CAD8ED">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_Toc10194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3.5.1. </w:t>
      </w:r>
      <w:r>
        <w:rPr>
          <w:rFonts w:hint="eastAsia"/>
        </w:rPr>
        <w:t>风险分析</w:t>
      </w:r>
      <w:r>
        <w:tab/>
      </w:r>
      <w:r>
        <w:fldChar w:fldCharType="begin"/>
      </w:r>
      <w:r>
        <w:instrText xml:space="preserve"> PAGEREF _Toc10194 \h </w:instrText>
      </w:r>
      <w:r>
        <w:fldChar w:fldCharType="separate"/>
      </w:r>
      <w:r>
        <w:t>19</w:t>
      </w:r>
      <w:r>
        <w:fldChar w:fldCharType="end"/>
      </w:r>
      <w:r>
        <w:rPr>
          <w:rFonts w:ascii="Times New Roman" w:hAnsi="Times New Roman" w:cs="Times New Roman" w:eastAsiaTheme="minorEastAsia"/>
        </w:rPr>
        <w:fldChar w:fldCharType="end"/>
      </w:r>
    </w:p>
    <w:p w14:paraId="6E023EC3">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_Toc13633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3.5.2. </w:t>
      </w:r>
      <w:r>
        <w:rPr>
          <w:rFonts w:hint="eastAsia"/>
        </w:rPr>
        <w:t>安全管理需求</w:t>
      </w:r>
      <w:r>
        <w:tab/>
      </w:r>
      <w:r>
        <w:fldChar w:fldCharType="begin"/>
      </w:r>
      <w:r>
        <w:instrText xml:space="preserve"> PAGEREF _Toc13633 \h </w:instrText>
      </w:r>
      <w:r>
        <w:fldChar w:fldCharType="separate"/>
      </w:r>
      <w:r>
        <w:t>19</w:t>
      </w:r>
      <w:r>
        <w:fldChar w:fldCharType="end"/>
      </w:r>
      <w:r>
        <w:rPr>
          <w:rFonts w:ascii="Times New Roman" w:hAnsi="Times New Roman" w:cs="Times New Roman" w:eastAsiaTheme="minorEastAsia"/>
        </w:rPr>
        <w:fldChar w:fldCharType="end"/>
      </w:r>
    </w:p>
    <w:p w14:paraId="1239A47A">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_Toc9328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3.6. </w:t>
      </w:r>
      <w:r>
        <w:rPr>
          <w:rFonts w:hint="eastAsia"/>
        </w:rPr>
        <w:t>人员管理</w:t>
      </w:r>
      <w:r>
        <w:tab/>
      </w:r>
      <w:r>
        <w:fldChar w:fldCharType="begin"/>
      </w:r>
      <w:r>
        <w:instrText xml:space="preserve"> PAGEREF _Toc9328 \h </w:instrText>
      </w:r>
      <w:r>
        <w:fldChar w:fldCharType="separate"/>
      </w:r>
      <w:r>
        <w:t>20</w:t>
      </w:r>
      <w:r>
        <w:fldChar w:fldCharType="end"/>
      </w:r>
      <w:r>
        <w:rPr>
          <w:rFonts w:ascii="Times New Roman" w:hAnsi="Times New Roman" w:cs="Times New Roman" w:eastAsiaTheme="minorEastAsia"/>
        </w:rPr>
        <w:fldChar w:fldCharType="end"/>
      </w:r>
    </w:p>
    <w:p w14:paraId="5C270CF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_Toc3426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3.6.1. </w:t>
      </w:r>
      <w:r>
        <w:rPr>
          <w:rFonts w:hint="eastAsia"/>
        </w:rPr>
        <w:t>风险分析</w:t>
      </w:r>
      <w:r>
        <w:tab/>
      </w:r>
      <w:r>
        <w:fldChar w:fldCharType="begin"/>
      </w:r>
      <w:r>
        <w:instrText xml:space="preserve"> PAGEREF _Toc3426 \h </w:instrText>
      </w:r>
      <w:r>
        <w:fldChar w:fldCharType="separate"/>
      </w:r>
      <w:r>
        <w:t>20</w:t>
      </w:r>
      <w:r>
        <w:fldChar w:fldCharType="end"/>
      </w:r>
      <w:r>
        <w:rPr>
          <w:rFonts w:ascii="Times New Roman" w:hAnsi="Times New Roman" w:cs="Times New Roman" w:eastAsiaTheme="minorEastAsia"/>
        </w:rPr>
        <w:fldChar w:fldCharType="end"/>
      </w:r>
    </w:p>
    <w:p w14:paraId="7EB9A5B7">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_Toc30780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3.6.2. </w:t>
      </w:r>
      <w:r>
        <w:rPr>
          <w:rFonts w:hint="eastAsia"/>
        </w:rPr>
        <w:t>安全管理需求</w:t>
      </w:r>
      <w:r>
        <w:tab/>
      </w:r>
      <w:r>
        <w:fldChar w:fldCharType="begin"/>
      </w:r>
      <w:r>
        <w:instrText xml:space="preserve"> PAGEREF _Toc30780 \h </w:instrText>
      </w:r>
      <w:r>
        <w:fldChar w:fldCharType="separate"/>
      </w:r>
      <w:r>
        <w:t>20</w:t>
      </w:r>
      <w:r>
        <w:fldChar w:fldCharType="end"/>
      </w:r>
      <w:r>
        <w:rPr>
          <w:rFonts w:ascii="Times New Roman" w:hAnsi="Times New Roman" w:cs="Times New Roman" w:eastAsiaTheme="minorEastAsia"/>
        </w:rPr>
        <w:fldChar w:fldCharType="end"/>
      </w:r>
    </w:p>
    <w:p w14:paraId="09CCF76E">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_Toc11027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3.7. </w:t>
      </w:r>
      <w:r>
        <w:rPr>
          <w:rFonts w:hint="eastAsia"/>
        </w:rPr>
        <w:t>建设运行</w:t>
      </w:r>
      <w:r>
        <w:tab/>
      </w:r>
      <w:r>
        <w:fldChar w:fldCharType="begin"/>
      </w:r>
      <w:r>
        <w:instrText xml:space="preserve"> PAGEREF _Toc11027 \h </w:instrText>
      </w:r>
      <w:r>
        <w:fldChar w:fldCharType="separate"/>
      </w:r>
      <w:r>
        <w:t>21</w:t>
      </w:r>
      <w:r>
        <w:fldChar w:fldCharType="end"/>
      </w:r>
      <w:r>
        <w:rPr>
          <w:rFonts w:ascii="Times New Roman" w:hAnsi="Times New Roman" w:cs="Times New Roman" w:eastAsiaTheme="minorEastAsia"/>
        </w:rPr>
        <w:fldChar w:fldCharType="end"/>
      </w:r>
    </w:p>
    <w:p w14:paraId="4AEBA0D5">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_Toc19214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3.7.1. </w:t>
      </w:r>
      <w:r>
        <w:rPr>
          <w:rFonts w:hint="eastAsia"/>
        </w:rPr>
        <w:t>风险分析</w:t>
      </w:r>
      <w:r>
        <w:tab/>
      </w:r>
      <w:r>
        <w:fldChar w:fldCharType="begin"/>
      </w:r>
      <w:r>
        <w:instrText xml:space="preserve"> PAGEREF _Toc19214 \h </w:instrText>
      </w:r>
      <w:r>
        <w:fldChar w:fldCharType="separate"/>
      </w:r>
      <w:r>
        <w:t>21</w:t>
      </w:r>
      <w:r>
        <w:fldChar w:fldCharType="end"/>
      </w:r>
      <w:r>
        <w:rPr>
          <w:rFonts w:ascii="Times New Roman" w:hAnsi="Times New Roman" w:cs="Times New Roman" w:eastAsiaTheme="minorEastAsia"/>
        </w:rPr>
        <w:fldChar w:fldCharType="end"/>
      </w:r>
    </w:p>
    <w:p w14:paraId="06A41722">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_Toc18825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3.7.2. </w:t>
      </w:r>
      <w:r>
        <w:rPr>
          <w:rFonts w:hint="eastAsia"/>
        </w:rPr>
        <w:t>安全管理需求</w:t>
      </w:r>
      <w:r>
        <w:tab/>
      </w:r>
      <w:r>
        <w:fldChar w:fldCharType="begin"/>
      </w:r>
      <w:r>
        <w:instrText xml:space="preserve"> PAGEREF _Toc18825 \h </w:instrText>
      </w:r>
      <w:r>
        <w:fldChar w:fldCharType="separate"/>
      </w:r>
      <w:r>
        <w:t>21</w:t>
      </w:r>
      <w:r>
        <w:fldChar w:fldCharType="end"/>
      </w:r>
      <w:r>
        <w:rPr>
          <w:rFonts w:ascii="Times New Roman" w:hAnsi="Times New Roman" w:cs="Times New Roman" w:eastAsiaTheme="minorEastAsia"/>
        </w:rPr>
        <w:fldChar w:fldCharType="end"/>
      </w:r>
    </w:p>
    <w:p w14:paraId="779CDF74">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_Toc23300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3.8. </w:t>
      </w:r>
      <w:r>
        <w:rPr>
          <w:rFonts w:hint="eastAsia"/>
        </w:rPr>
        <w:t>应急处置</w:t>
      </w:r>
      <w:r>
        <w:tab/>
      </w:r>
      <w:r>
        <w:fldChar w:fldCharType="begin"/>
      </w:r>
      <w:r>
        <w:instrText xml:space="preserve"> PAGEREF _Toc23300 \h </w:instrText>
      </w:r>
      <w:r>
        <w:fldChar w:fldCharType="separate"/>
      </w:r>
      <w:r>
        <w:t>21</w:t>
      </w:r>
      <w:r>
        <w:fldChar w:fldCharType="end"/>
      </w:r>
      <w:r>
        <w:rPr>
          <w:rFonts w:ascii="Times New Roman" w:hAnsi="Times New Roman" w:cs="Times New Roman" w:eastAsiaTheme="minorEastAsia"/>
        </w:rPr>
        <w:fldChar w:fldCharType="end"/>
      </w:r>
    </w:p>
    <w:p w14:paraId="5D39872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_Toc18241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3.8.1. </w:t>
      </w:r>
      <w:r>
        <w:rPr>
          <w:rFonts w:hint="eastAsia"/>
        </w:rPr>
        <w:t>风险分析</w:t>
      </w:r>
      <w:r>
        <w:tab/>
      </w:r>
      <w:r>
        <w:fldChar w:fldCharType="begin"/>
      </w:r>
      <w:r>
        <w:instrText xml:space="preserve"> PAGEREF _Toc18241 \h </w:instrText>
      </w:r>
      <w:r>
        <w:fldChar w:fldCharType="separate"/>
      </w:r>
      <w:r>
        <w:t>21</w:t>
      </w:r>
      <w:r>
        <w:fldChar w:fldCharType="end"/>
      </w:r>
      <w:r>
        <w:rPr>
          <w:rFonts w:ascii="Times New Roman" w:hAnsi="Times New Roman" w:cs="Times New Roman" w:eastAsiaTheme="minorEastAsia"/>
        </w:rPr>
        <w:fldChar w:fldCharType="end"/>
      </w:r>
    </w:p>
    <w:p w14:paraId="27BF65BF">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_Toc2605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3.8.2. </w:t>
      </w:r>
      <w:r>
        <w:rPr>
          <w:rFonts w:hint="eastAsia"/>
        </w:rPr>
        <w:t>安全管理需求分析</w:t>
      </w:r>
      <w:r>
        <w:tab/>
      </w:r>
      <w:r>
        <w:fldChar w:fldCharType="begin"/>
      </w:r>
      <w:r>
        <w:instrText xml:space="preserve"> PAGEREF _Toc2605 \h </w:instrText>
      </w:r>
      <w:r>
        <w:fldChar w:fldCharType="separate"/>
      </w:r>
      <w:r>
        <w:t>22</w:t>
      </w:r>
      <w:r>
        <w:fldChar w:fldCharType="end"/>
      </w:r>
      <w:r>
        <w:rPr>
          <w:rFonts w:ascii="Times New Roman" w:hAnsi="Times New Roman" w:cs="Times New Roman" w:eastAsiaTheme="minorEastAsia"/>
        </w:rPr>
        <w:fldChar w:fldCharType="end"/>
      </w:r>
    </w:p>
    <w:p w14:paraId="349C63CD">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_Toc11629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3.9. </w:t>
      </w:r>
      <w:r>
        <w:rPr>
          <w:rFonts w:hint="eastAsia"/>
        </w:rPr>
        <w:t>密码应用需求分析表</w:t>
      </w:r>
      <w:r>
        <w:tab/>
      </w:r>
      <w:r>
        <w:fldChar w:fldCharType="begin"/>
      </w:r>
      <w:r>
        <w:instrText xml:space="preserve"> PAGEREF _Toc11629 \h </w:instrText>
      </w:r>
      <w:r>
        <w:fldChar w:fldCharType="separate"/>
      </w:r>
      <w:r>
        <w:t>22</w:t>
      </w:r>
      <w:r>
        <w:fldChar w:fldCharType="end"/>
      </w:r>
      <w:r>
        <w:rPr>
          <w:rFonts w:ascii="Times New Roman" w:hAnsi="Times New Roman" w:cs="Times New Roman" w:eastAsiaTheme="minorEastAsia"/>
        </w:rPr>
        <w:fldChar w:fldCharType="end"/>
      </w:r>
    </w:p>
    <w:p w14:paraId="6E8BAE24">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_Toc23462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4. </w:t>
      </w:r>
      <w:r>
        <w:rPr>
          <w:rFonts w:hint="eastAsia"/>
        </w:rPr>
        <w:t>安全目标及设计原则</w:t>
      </w:r>
      <w:r>
        <w:tab/>
      </w:r>
      <w:r>
        <w:fldChar w:fldCharType="begin"/>
      </w:r>
      <w:r>
        <w:instrText xml:space="preserve"> PAGEREF _Toc23462 \h </w:instrText>
      </w:r>
      <w:r>
        <w:fldChar w:fldCharType="separate"/>
      </w:r>
      <w:r>
        <w:t>26</w:t>
      </w:r>
      <w:r>
        <w:fldChar w:fldCharType="end"/>
      </w:r>
      <w:r>
        <w:rPr>
          <w:rFonts w:ascii="Times New Roman" w:hAnsi="Times New Roman" w:cs="Times New Roman" w:eastAsiaTheme="minorEastAsia"/>
        </w:rPr>
        <w:fldChar w:fldCharType="end"/>
      </w:r>
    </w:p>
    <w:p w14:paraId="6C58D815">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_Toc6863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4.1. </w:t>
      </w:r>
      <w:r>
        <w:rPr>
          <w:rFonts w:hint="eastAsia"/>
        </w:rPr>
        <w:t>安全目标</w:t>
      </w:r>
      <w:r>
        <w:tab/>
      </w:r>
      <w:r>
        <w:fldChar w:fldCharType="begin"/>
      </w:r>
      <w:r>
        <w:instrText xml:space="preserve"> PAGEREF _Toc6863 \h </w:instrText>
      </w:r>
      <w:r>
        <w:fldChar w:fldCharType="separate"/>
      </w:r>
      <w:r>
        <w:t>26</w:t>
      </w:r>
      <w:r>
        <w:fldChar w:fldCharType="end"/>
      </w:r>
      <w:r>
        <w:rPr>
          <w:rFonts w:ascii="Times New Roman" w:hAnsi="Times New Roman" w:cs="Times New Roman" w:eastAsiaTheme="minorEastAsia"/>
        </w:rPr>
        <w:fldChar w:fldCharType="end"/>
      </w:r>
    </w:p>
    <w:p w14:paraId="04241159">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_Toc16987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4.2. </w:t>
      </w:r>
      <w:r>
        <w:rPr>
          <w:rFonts w:hint="eastAsia"/>
        </w:rPr>
        <w:t>设计原则和依据</w:t>
      </w:r>
      <w:r>
        <w:tab/>
      </w:r>
      <w:r>
        <w:fldChar w:fldCharType="begin"/>
      </w:r>
      <w:r>
        <w:instrText xml:space="preserve"> PAGEREF _Toc16987 \h </w:instrText>
      </w:r>
      <w:r>
        <w:fldChar w:fldCharType="separate"/>
      </w:r>
      <w:r>
        <w:t>26</w:t>
      </w:r>
      <w:r>
        <w:fldChar w:fldCharType="end"/>
      </w:r>
      <w:r>
        <w:rPr>
          <w:rFonts w:ascii="Times New Roman" w:hAnsi="Times New Roman" w:cs="Times New Roman" w:eastAsiaTheme="minorEastAsia"/>
        </w:rPr>
        <w:fldChar w:fldCharType="end"/>
      </w:r>
    </w:p>
    <w:p w14:paraId="010BDF89">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_Toc4815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4.2.1. </w:t>
      </w:r>
      <w:r>
        <w:rPr>
          <w:rFonts w:hint="eastAsia"/>
        </w:rPr>
        <w:t>密码应用建设依据</w:t>
      </w:r>
      <w:r>
        <w:tab/>
      </w:r>
      <w:r>
        <w:fldChar w:fldCharType="begin"/>
      </w:r>
      <w:r>
        <w:instrText xml:space="preserve"> PAGEREF _Toc4815 \h </w:instrText>
      </w:r>
      <w:r>
        <w:fldChar w:fldCharType="separate"/>
      </w:r>
      <w:r>
        <w:t>28</w:t>
      </w:r>
      <w:r>
        <w:fldChar w:fldCharType="end"/>
      </w:r>
      <w:r>
        <w:rPr>
          <w:rFonts w:ascii="Times New Roman" w:hAnsi="Times New Roman" w:cs="Times New Roman" w:eastAsiaTheme="minorEastAsia"/>
        </w:rPr>
        <w:fldChar w:fldCharType="end"/>
      </w:r>
    </w:p>
    <w:p w14:paraId="3895559E">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_Toc10650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4.2.2. </w:t>
      </w:r>
      <w:r>
        <w:rPr>
          <w:rFonts w:hint="eastAsia"/>
        </w:rPr>
        <w:t>密码技术标准</w:t>
      </w:r>
      <w:r>
        <w:tab/>
      </w:r>
      <w:r>
        <w:fldChar w:fldCharType="begin"/>
      </w:r>
      <w:r>
        <w:instrText xml:space="preserve"> PAGEREF _Toc10650 \h </w:instrText>
      </w:r>
      <w:r>
        <w:fldChar w:fldCharType="separate"/>
      </w:r>
      <w:r>
        <w:t>28</w:t>
      </w:r>
      <w:r>
        <w:fldChar w:fldCharType="end"/>
      </w:r>
      <w:r>
        <w:rPr>
          <w:rFonts w:ascii="Times New Roman" w:hAnsi="Times New Roman" w:cs="Times New Roman" w:eastAsiaTheme="minorEastAsia"/>
        </w:rPr>
        <w:fldChar w:fldCharType="end"/>
      </w:r>
    </w:p>
    <w:p w14:paraId="3114C445">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_Toc29814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5. </w:t>
      </w:r>
      <w:r>
        <w:rPr>
          <w:rFonts w:hint="eastAsia"/>
        </w:rPr>
        <w:t>密码应用设计</w:t>
      </w:r>
      <w:r>
        <w:tab/>
      </w:r>
      <w:r>
        <w:fldChar w:fldCharType="begin"/>
      </w:r>
      <w:r>
        <w:instrText xml:space="preserve"> PAGEREF _Toc29814 \h </w:instrText>
      </w:r>
      <w:r>
        <w:fldChar w:fldCharType="separate"/>
      </w:r>
      <w:r>
        <w:t>32</w:t>
      </w:r>
      <w:r>
        <w:fldChar w:fldCharType="end"/>
      </w:r>
      <w:r>
        <w:rPr>
          <w:rFonts w:ascii="Times New Roman" w:hAnsi="Times New Roman" w:cs="Times New Roman" w:eastAsiaTheme="minorEastAsia"/>
        </w:rPr>
        <w:fldChar w:fldCharType="end"/>
      </w:r>
    </w:p>
    <w:p w14:paraId="2319C184">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_Toc12059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5.1. </w:t>
      </w:r>
      <w:r>
        <w:rPr>
          <w:rFonts w:hint="eastAsia"/>
        </w:rPr>
        <w:t>密码应用技术框架</w:t>
      </w:r>
      <w:r>
        <w:tab/>
      </w:r>
      <w:r>
        <w:fldChar w:fldCharType="begin"/>
      </w:r>
      <w:r>
        <w:instrText xml:space="preserve"> PAGEREF _Toc12059 \h </w:instrText>
      </w:r>
      <w:r>
        <w:fldChar w:fldCharType="separate"/>
      </w:r>
      <w:r>
        <w:t>32</w:t>
      </w:r>
      <w:r>
        <w:fldChar w:fldCharType="end"/>
      </w:r>
      <w:r>
        <w:rPr>
          <w:rFonts w:ascii="Times New Roman" w:hAnsi="Times New Roman" w:cs="Times New Roman" w:eastAsiaTheme="minorEastAsia"/>
        </w:rPr>
        <w:fldChar w:fldCharType="end"/>
      </w:r>
    </w:p>
    <w:p w14:paraId="3F04C739">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_Toc4788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5.2. </w:t>
      </w:r>
      <w:r>
        <w:rPr>
          <w:rFonts w:hint="eastAsia"/>
        </w:rPr>
        <w:t>计算平台密码应用方案</w:t>
      </w:r>
      <w:r>
        <w:tab/>
      </w:r>
      <w:r>
        <w:fldChar w:fldCharType="begin"/>
      </w:r>
      <w:r>
        <w:instrText xml:space="preserve"> PAGEREF _Toc4788 \h </w:instrText>
      </w:r>
      <w:r>
        <w:fldChar w:fldCharType="separate"/>
      </w:r>
      <w:r>
        <w:t>34</w:t>
      </w:r>
      <w:r>
        <w:fldChar w:fldCharType="end"/>
      </w:r>
      <w:r>
        <w:rPr>
          <w:rFonts w:ascii="Times New Roman" w:hAnsi="Times New Roman" w:cs="Times New Roman" w:eastAsiaTheme="minorEastAsia"/>
        </w:rPr>
        <w:fldChar w:fldCharType="end"/>
      </w:r>
    </w:p>
    <w:p w14:paraId="67C4DD92">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_Toc15803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lang w:val="en-US" w:eastAsia="zh-CN"/>
        </w:rPr>
        <w:t xml:space="preserve">5.2.1. </w:t>
      </w:r>
      <w:r>
        <w:rPr>
          <w:rFonts w:hint="eastAsia"/>
          <w:lang w:val="en-US" w:eastAsia="zh-CN"/>
        </w:rPr>
        <w:t>物理和环境安全</w:t>
      </w:r>
      <w:r>
        <w:tab/>
      </w:r>
      <w:r>
        <w:fldChar w:fldCharType="begin"/>
      </w:r>
      <w:r>
        <w:instrText xml:space="preserve"> PAGEREF _Toc15803 \h </w:instrText>
      </w:r>
      <w:r>
        <w:fldChar w:fldCharType="separate"/>
      </w:r>
      <w:r>
        <w:t>34</w:t>
      </w:r>
      <w:r>
        <w:fldChar w:fldCharType="end"/>
      </w:r>
      <w:r>
        <w:rPr>
          <w:rFonts w:ascii="Times New Roman" w:hAnsi="Times New Roman" w:cs="Times New Roman" w:eastAsiaTheme="minorEastAsia"/>
        </w:rPr>
        <w:fldChar w:fldCharType="end"/>
      </w:r>
    </w:p>
    <w:p w14:paraId="2B2CADF8">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_Toc18907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5.2.2. </w:t>
      </w:r>
      <w:r>
        <w:rPr>
          <w:rFonts w:hint="eastAsia"/>
        </w:rPr>
        <w:t>网络和通信安全</w:t>
      </w:r>
      <w:r>
        <w:tab/>
      </w:r>
      <w:r>
        <w:fldChar w:fldCharType="begin"/>
      </w:r>
      <w:r>
        <w:instrText xml:space="preserve"> PAGEREF _Toc18907 \h </w:instrText>
      </w:r>
      <w:r>
        <w:fldChar w:fldCharType="separate"/>
      </w:r>
      <w:r>
        <w:t>38</w:t>
      </w:r>
      <w:r>
        <w:fldChar w:fldCharType="end"/>
      </w:r>
      <w:r>
        <w:rPr>
          <w:rFonts w:ascii="Times New Roman" w:hAnsi="Times New Roman" w:cs="Times New Roman" w:eastAsiaTheme="minorEastAsia"/>
        </w:rPr>
        <w:fldChar w:fldCharType="end"/>
      </w:r>
    </w:p>
    <w:p w14:paraId="1B3ACA33">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_Toc4560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5.2.3. </w:t>
      </w:r>
      <w:r>
        <w:rPr>
          <w:rFonts w:hint="eastAsia"/>
        </w:rPr>
        <w:t>设备和计算安全</w:t>
      </w:r>
      <w:r>
        <w:tab/>
      </w:r>
      <w:r>
        <w:fldChar w:fldCharType="begin"/>
      </w:r>
      <w:r>
        <w:instrText xml:space="preserve"> PAGEREF _Toc4560 \h </w:instrText>
      </w:r>
      <w:r>
        <w:fldChar w:fldCharType="separate"/>
      </w:r>
      <w:r>
        <w:t>45</w:t>
      </w:r>
      <w:r>
        <w:fldChar w:fldCharType="end"/>
      </w:r>
      <w:r>
        <w:rPr>
          <w:rFonts w:ascii="Times New Roman" w:hAnsi="Times New Roman" w:cs="Times New Roman" w:eastAsiaTheme="minorEastAsia"/>
        </w:rPr>
        <w:fldChar w:fldCharType="end"/>
      </w:r>
    </w:p>
    <w:p w14:paraId="11342C73">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_Toc31016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5.3. </w:t>
      </w:r>
      <w:r>
        <w:rPr>
          <w:rFonts w:hint="eastAsia"/>
        </w:rPr>
        <w:t>密码应用支撑平台方案</w:t>
      </w:r>
      <w:r>
        <w:tab/>
      </w:r>
      <w:r>
        <w:fldChar w:fldCharType="begin"/>
      </w:r>
      <w:r>
        <w:instrText xml:space="preserve"> PAGEREF _Toc31016 \h </w:instrText>
      </w:r>
      <w:r>
        <w:fldChar w:fldCharType="separate"/>
      </w:r>
      <w:r>
        <w:t>48</w:t>
      </w:r>
      <w:r>
        <w:fldChar w:fldCharType="end"/>
      </w:r>
      <w:r>
        <w:rPr>
          <w:rFonts w:ascii="Times New Roman" w:hAnsi="Times New Roman" w:cs="Times New Roman" w:eastAsiaTheme="minorEastAsia"/>
        </w:rPr>
        <w:fldChar w:fldCharType="end"/>
      </w:r>
    </w:p>
    <w:p w14:paraId="3C40E6B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_Toc14574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5.3.1. </w:t>
      </w:r>
      <w:r>
        <w:rPr>
          <w:rFonts w:hint="eastAsia"/>
        </w:rPr>
        <w:t>密码服务机构</w:t>
      </w:r>
      <w:r>
        <w:tab/>
      </w:r>
      <w:r>
        <w:fldChar w:fldCharType="begin"/>
      </w:r>
      <w:r>
        <w:instrText xml:space="preserve"> PAGEREF _Toc14574 \h </w:instrText>
      </w:r>
      <w:r>
        <w:fldChar w:fldCharType="separate"/>
      </w:r>
      <w:r>
        <w:t>48</w:t>
      </w:r>
      <w:r>
        <w:fldChar w:fldCharType="end"/>
      </w:r>
      <w:r>
        <w:rPr>
          <w:rFonts w:ascii="Times New Roman" w:hAnsi="Times New Roman" w:cs="Times New Roman" w:eastAsiaTheme="minorEastAsia"/>
        </w:rPr>
        <w:fldChar w:fldCharType="end"/>
      </w:r>
    </w:p>
    <w:p w14:paraId="39EB29E1">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_Toc15842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5.3.2. </w:t>
      </w:r>
      <w:r>
        <w:rPr>
          <w:rFonts w:hint="eastAsia"/>
        </w:rPr>
        <w:t>支持的密码体制及算法</w:t>
      </w:r>
      <w:r>
        <w:tab/>
      </w:r>
      <w:r>
        <w:fldChar w:fldCharType="begin"/>
      </w:r>
      <w:r>
        <w:instrText xml:space="preserve"> PAGEREF _Toc15842 \h </w:instrText>
      </w:r>
      <w:r>
        <w:fldChar w:fldCharType="separate"/>
      </w:r>
      <w:r>
        <w:t>48</w:t>
      </w:r>
      <w:r>
        <w:fldChar w:fldCharType="end"/>
      </w:r>
      <w:r>
        <w:rPr>
          <w:rFonts w:ascii="Times New Roman" w:hAnsi="Times New Roman" w:cs="Times New Roman" w:eastAsiaTheme="minorEastAsia"/>
        </w:rPr>
        <w:fldChar w:fldCharType="end"/>
      </w:r>
    </w:p>
    <w:p w14:paraId="20496E6D">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_Toc12575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5.3.3. </w:t>
      </w:r>
      <w:r>
        <w:rPr>
          <w:rFonts w:hint="eastAsia"/>
        </w:rPr>
        <w:t>密码设备遵循标准</w:t>
      </w:r>
      <w:r>
        <w:tab/>
      </w:r>
      <w:r>
        <w:fldChar w:fldCharType="begin"/>
      </w:r>
      <w:r>
        <w:instrText xml:space="preserve"> PAGEREF _Toc12575 \h </w:instrText>
      </w:r>
      <w:r>
        <w:fldChar w:fldCharType="separate"/>
      </w:r>
      <w:r>
        <w:t>49</w:t>
      </w:r>
      <w:r>
        <w:fldChar w:fldCharType="end"/>
      </w:r>
      <w:r>
        <w:rPr>
          <w:rFonts w:ascii="Times New Roman" w:hAnsi="Times New Roman" w:cs="Times New Roman" w:eastAsiaTheme="minorEastAsia"/>
        </w:rPr>
        <w:fldChar w:fldCharType="end"/>
      </w:r>
    </w:p>
    <w:p w14:paraId="4FE2D51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_Toc9288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5.3.4. </w:t>
      </w:r>
      <w:r>
        <w:rPr>
          <w:rFonts w:hint="eastAsia"/>
        </w:rPr>
        <w:t>密码设备功能</w:t>
      </w:r>
      <w:r>
        <w:tab/>
      </w:r>
      <w:r>
        <w:fldChar w:fldCharType="begin"/>
      </w:r>
      <w:r>
        <w:instrText xml:space="preserve"> PAGEREF _Toc9288 \h </w:instrText>
      </w:r>
      <w:r>
        <w:fldChar w:fldCharType="separate"/>
      </w:r>
      <w:r>
        <w:t>50</w:t>
      </w:r>
      <w:r>
        <w:fldChar w:fldCharType="end"/>
      </w:r>
      <w:r>
        <w:rPr>
          <w:rFonts w:ascii="Times New Roman" w:hAnsi="Times New Roman" w:cs="Times New Roman" w:eastAsiaTheme="minorEastAsia"/>
        </w:rPr>
        <w:fldChar w:fldCharType="end"/>
      </w:r>
    </w:p>
    <w:p w14:paraId="7EB9A1CD">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_Toc10912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5.3.5. </w:t>
      </w:r>
      <w:r>
        <w:rPr>
          <w:rFonts w:hint="eastAsia"/>
        </w:rPr>
        <w:t>密码设备部署</w:t>
      </w:r>
      <w:r>
        <w:tab/>
      </w:r>
      <w:r>
        <w:fldChar w:fldCharType="begin"/>
      </w:r>
      <w:r>
        <w:instrText xml:space="preserve"> PAGEREF _Toc10912 \h </w:instrText>
      </w:r>
      <w:r>
        <w:fldChar w:fldCharType="separate"/>
      </w:r>
      <w:r>
        <w:t>50</w:t>
      </w:r>
      <w:r>
        <w:fldChar w:fldCharType="end"/>
      </w:r>
      <w:r>
        <w:rPr>
          <w:rFonts w:ascii="Times New Roman" w:hAnsi="Times New Roman" w:cs="Times New Roman" w:eastAsiaTheme="minorEastAsia"/>
        </w:rPr>
        <w:fldChar w:fldCharType="end"/>
      </w:r>
    </w:p>
    <w:p w14:paraId="5863088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_Toc25806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5.3.6. </w:t>
      </w:r>
      <w:r>
        <w:rPr>
          <w:rFonts w:hint="eastAsia"/>
        </w:rPr>
        <w:t>接入计算平台的方式</w:t>
      </w:r>
      <w:r>
        <w:tab/>
      </w:r>
      <w:r>
        <w:fldChar w:fldCharType="begin"/>
      </w:r>
      <w:r>
        <w:instrText xml:space="preserve"> PAGEREF _Toc25806 \h </w:instrText>
      </w:r>
      <w:r>
        <w:fldChar w:fldCharType="separate"/>
      </w:r>
      <w:r>
        <w:t>51</w:t>
      </w:r>
      <w:r>
        <w:fldChar w:fldCharType="end"/>
      </w:r>
      <w:r>
        <w:rPr>
          <w:rFonts w:ascii="Times New Roman" w:hAnsi="Times New Roman" w:cs="Times New Roman" w:eastAsiaTheme="minorEastAsia"/>
        </w:rPr>
        <w:fldChar w:fldCharType="end"/>
      </w:r>
    </w:p>
    <w:p w14:paraId="4D000FEA">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_Toc18579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5.3.7. </w:t>
      </w:r>
      <w:r>
        <w:rPr>
          <w:rFonts w:hint="eastAsia"/>
        </w:rPr>
        <w:t>密钥管理方式</w:t>
      </w:r>
      <w:r>
        <w:tab/>
      </w:r>
      <w:r>
        <w:fldChar w:fldCharType="begin"/>
      </w:r>
      <w:r>
        <w:instrText xml:space="preserve"> PAGEREF _Toc18579 \h </w:instrText>
      </w:r>
      <w:r>
        <w:fldChar w:fldCharType="separate"/>
      </w:r>
      <w:r>
        <w:t>51</w:t>
      </w:r>
      <w:r>
        <w:fldChar w:fldCharType="end"/>
      </w:r>
      <w:r>
        <w:rPr>
          <w:rFonts w:ascii="Times New Roman" w:hAnsi="Times New Roman" w:cs="Times New Roman" w:eastAsiaTheme="minorEastAsia"/>
        </w:rPr>
        <w:fldChar w:fldCharType="end"/>
      </w:r>
    </w:p>
    <w:p w14:paraId="0A5D06B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_Toc14471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5.3.8. </w:t>
      </w:r>
      <w:r>
        <w:rPr>
          <w:rFonts w:hint="eastAsia"/>
        </w:rPr>
        <w:t>密码支撑平台自身安全性</w:t>
      </w:r>
      <w:r>
        <w:tab/>
      </w:r>
      <w:r>
        <w:fldChar w:fldCharType="begin"/>
      </w:r>
      <w:r>
        <w:instrText xml:space="preserve"> PAGEREF _Toc14471 \h </w:instrText>
      </w:r>
      <w:r>
        <w:fldChar w:fldCharType="separate"/>
      </w:r>
      <w:r>
        <w:t>51</w:t>
      </w:r>
      <w:r>
        <w:fldChar w:fldCharType="end"/>
      </w:r>
      <w:r>
        <w:rPr>
          <w:rFonts w:ascii="Times New Roman" w:hAnsi="Times New Roman" w:cs="Times New Roman" w:eastAsiaTheme="minorEastAsia"/>
        </w:rPr>
        <w:fldChar w:fldCharType="end"/>
      </w:r>
    </w:p>
    <w:p w14:paraId="036115FA">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_Toc24658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5.4. </w:t>
      </w:r>
      <w:r>
        <w:rPr>
          <w:rFonts w:hint="eastAsia"/>
        </w:rPr>
        <w:t>业务应用的密码应用方案</w:t>
      </w:r>
      <w:r>
        <w:tab/>
      </w:r>
      <w:r>
        <w:fldChar w:fldCharType="begin"/>
      </w:r>
      <w:r>
        <w:instrText xml:space="preserve"> PAGEREF _Toc24658 \h </w:instrText>
      </w:r>
      <w:r>
        <w:fldChar w:fldCharType="separate"/>
      </w:r>
      <w:r>
        <w:t>51</w:t>
      </w:r>
      <w:r>
        <w:fldChar w:fldCharType="end"/>
      </w:r>
      <w:r>
        <w:rPr>
          <w:rFonts w:ascii="Times New Roman" w:hAnsi="Times New Roman" w:cs="Times New Roman" w:eastAsiaTheme="minorEastAsia"/>
        </w:rPr>
        <w:fldChar w:fldCharType="end"/>
      </w:r>
    </w:p>
    <w:p w14:paraId="652AEC29">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_Toc26033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5.4.1. </w:t>
      </w:r>
      <w:r>
        <w:rPr>
          <w:rFonts w:hint="eastAsia"/>
        </w:rPr>
        <w:t>身份鉴别</w:t>
      </w:r>
      <w:r>
        <w:tab/>
      </w:r>
      <w:r>
        <w:fldChar w:fldCharType="begin"/>
      </w:r>
      <w:r>
        <w:instrText xml:space="preserve"> PAGEREF _Toc26033 \h </w:instrText>
      </w:r>
      <w:r>
        <w:fldChar w:fldCharType="separate"/>
      </w:r>
      <w:r>
        <w:t>51</w:t>
      </w:r>
      <w:r>
        <w:fldChar w:fldCharType="end"/>
      </w:r>
      <w:r>
        <w:rPr>
          <w:rFonts w:ascii="Times New Roman" w:hAnsi="Times New Roman" w:cs="Times New Roman" w:eastAsiaTheme="minorEastAsia"/>
        </w:rPr>
        <w:fldChar w:fldCharType="end"/>
      </w:r>
    </w:p>
    <w:p w14:paraId="70D19441">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_Toc29760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5.4.2. </w:t>
      </w:r>
      <w:r>
        <w:rPr>
          <w:rFonts w:hint="eastAsia"/>
        </w:rPr>
        <w:t>访问控制信息的完整性</w:t>
      </w:r>
      <w:r>
        <w:tab/>
      </w:r>
      <w:r>
        <w:fldChar w:fldCharType="begin"/>
      </w:r>
      <w:r>
        <w:instrText xml:space="preserve"> PAGEREF _Toc29760 \h </w:instrText>
      </w:r>
      <w:r>
        <w:fldChar w:fldCharType="separate"/>
      </w:r>
      <w:r>
        <w:t>52</w:t>
      </w:r>
      <w:r>
        <w:fldChar w:fldCharType="end"/>
      </w:r>
      <w:r>
        <w:rPr>
          <w:rFonts w:ascii="Times New Roman" w:hAnsi="Times New Roman" w:cs="Times New Roman" w:eastAsiaTheme="minorEastAsia"/>
        </w:rPr>
        <w:fldChar w:fldCharType="end"/>
      </w:r>
    </w:p>
    <w:p w14:paraId="770D53A3">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_Toc28088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5.4.3. </w:t>
      </w:r>
      <w:r>
        <w:rPr>
          <w:rFonts w:hint="eastAsia"/>
        </w:rPr>
        <w:t>重要数据传输的机密性</w:t>
      </w:r>
      <w:r>
        <w:tab/>
      </w:r>
      <w:r>
        <w:fldChar w:fldCharType="begin"/>
      </w:r>
      <w:r>
        <w:instrText xml:space="preserve"> PAGEREF _Toc28088 \h </w:instrText>
      </w:r>
      <w:r>
        <w:fldChar w:fldCharType="separate"/>
      </w:r>
      <w:r>
        <w:t>52</w:t>
      </w:r>
      <w:r>
        <w:fldChar w:fldCharType="end"/>
      </w:r>
      <w:r>
        <w:rPr>
          <w:rFonts w:ascii="Times New Roman" w:hAnsi="Times New Roman" w:cs="Times New Roman" w:eastAsiaTheme="minorEastAsia"/>
        </w:rPr>
        <w:fldChar w:fldCharType="end"/>
      </w:r>
    </w:p>
    <w:p w14:paraId="496BAA9B">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_Toc20052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5.4.4. </w:t>
      </w:r>
      <w:r>
        <w:rPr>
          <w:rFonts w:hint="eastAsia"/>
        </w:rPr>
        <w:t>重要数据传输的完整性</w:t>
      </w:r>
      <w:r>
        <w:tab/>
      </w:r>
      <w:r>
        <w:fldChar w:fldCharType="begin"/>
      </w:r>
      <w:r>
        <w:instrText xml:space="preserve"> PAGEREF _Toc20052 \h </w:instrText>
      </w:r>
      <w:r>
        <w:fldChar w:fldCharType="separate"/>
      </w:r>
      <w:r>
        <w:t>53</w:t>
      </w:r>
      <w:r>
        <w:fldChar w:fldCharType="end"/>
      </w:r>
      <w:r>
        <w:rPr>
          <w:rFonts w:ascii="Times New Roman" w:hAnsi="Times New Roman" w:cs="Times New Roman" w:eastAsiaTheme="minorEastAsia"/>
        </w:rPr>
        <w:fldChar w:fldCharType="end"/>
      </w:r>
    </w:p>
    <w:p w14:paraId="1786AE6E">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_Toc20519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5.4.5. </w:t>
      </w:r>
      <w:r>
        <w:rPr>
          <w:rFonts w:hint="eastAsia"/>
        </w:rPr>
        <w:t>重要数据存储的机密性</w:t>
      </w:r>
      <w:r>
        <w:tab/>
      </w:r>
      <w:r>
        <w:fldChar w:fldCharType="begin"/>
      </w:r>
      <w:r>
        <w:instrText xml:space="preserve"> PAGEREF _Toc20519 \h </w:instrText>
      </w:r>
      <w:r>
        <w:fldChar w:fldCharType="separate"/>
      </w:r>
      <w:r>
        <w:t>53</w:t>
      </w:r>
      <w:r>
        <w:fldChar w:fldCharType="end"/>
      </w:r>
      <w:r>
        <w:rPr>
          <w:rFonts w:ascii="Times New Roman" w:hAnsi="Times New Roman" w:cs="Times New Roman" w:eastAsiaTheme="minorEastAsia"/>
        </w:rPr>
        <w:fldChar w:fldCharType="end"/>
      </w:r>
    </w:p>
    <w:p w14:paraId="068D8C39">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_Toc32679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5.4.6. </w:t>
      </w:r>
      <w:r>
        <w:rPr>
          <w:rFonts w:hint="eastAsia"/>
        </w:rPr>
        <w:t>重要数据存储的完整性</w:t>
      </w:r>
      <w:r>
        <w:tab/>
      </w:r>
      <w:r>
        <w:fldChar w:fldCharType="begin"/>
      </w:r>
      <w:r>
        <w:instrText xml:space="preserve"> PAGEREF _Toc32679 \h </w:instrText>
      </w:r>
      <w:r>
        <w:fldChar w:fldCharType="separate"/>
      </w:r>
      <w:r>
        <w:t>53</w:t>
      </w:r>
      <w:r>
        <w:fldChar w:fldCharType="end"/>
      </w:r>
      <w:r>
        <w:rPr>
          <w:rFonts w:ascii="Times New Roman" w:hAnsi="Times New Roman" w:cs="Times New Roman" w:eastAsiaTheme="minorEastAsia"/>
        </w:rPr>
        <w:fldChar w:fldCharType="end"/>
      </w:r>
    </w:p>
    <w:p w14:paraId="27870B72">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_Toc12905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5.4.7. </w:t>
      </w:r>
      <w:r>
        <w:rPr>
          <w:rFonts w:hint="eastAsia"/>
        </w:rPr>
        <w:t>重要信息资源安全标记完整性</w:t>
      </w:r>
      <w:r>
        <w:tab/>
      </w:r>
      <w:r>
        <w:fldChar w:fldCharType="begin"/>
      </w:r>
      <w:r>
        <w:instrText xml:space="preserve"> PAGEREF _Toc12905 \h </w:instrText>
      </w:r>
      <w:r>
        <w:fldChar w:fldCharType="separate"/>
      </w:r>
      <w:r>
        <w:t>53</w:t>
      </w:r>
      <w:r>
        <w:fldChar w:fldCharType="end"/>
      </w:r>
      <w:r>
        <w:rPr>
          <w:rFonts w:ascii="Times New Roman" w:hAnsi="Times New Roman" w:cs="Times New Roman" w:eastAsiaTheme="minorEastAsia"/>
        </w:rPr>
        <w:fldChar w:fldCharType="end"/>
      </w:r>
    </w:p>
    <w:p w14:paraId="42ED3C25">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_Toc30160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5.4.8. </w:t>
      </w:r>
      <w:r>
        <w:rPr>
          <w:rFonts w:hint="eastAsia"/>
        </w:rPr>
        <w:t>不可否认性</w:t>
      </w:r>
      <w:r>
        <w:tab/>
      </w:r>
      <w:r>
        <w:fldChar w:fldCharType="begin"/>
      </w:r>
      <w:r>
        <w:instrText xml:space="preserve"> PAGEREF _Toc30160 \h </w:instrText>
      </w:r>
      <w:r>
        <w:fldChar w:fldCharType="separate"/>
      </w:r>
      <w:r>
        <w:t>54</w:t>
      </w:r>
      <w:r>
        <w:fldChar w:fldCharType="end"/>
      </w:r>
      <w:r>
        <w:rPr>
          <w:rFonts w:ascii="Times New Roman" w:hAnsi="Times New Roman" w:cs="Times New Roman" w:eastAsiaTheme="minorEastAsia"/>
        </w:rPr>
        <w:fldChar w:fldCharType="end"/>
      </w:r>
    </w:p>
    <w:p w14:paraId="04E67B0A">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_Toc31300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5.4.9. </w:t>
      </w:r>
      <w:r>
        <w:rPr>
          <w:rFonts w:hint="eastAsia"/>
        </w:rPr>
        <w:t>密码应用工作流程</w:t>
      </w:r>
      <w:r>
        <w:tab/>
      </w:r>
      <w:r>
        <w:fldChar w:fldCharType="begin"/>
      </w:r>
      <w:r>
        <w:instrText xml:space="preserve"> PAGEREF _Toc31300 \h </w:instrText>
      </w:r>
      <w:r>
        <w:fldChar w:fldCharType="separate"/>
      </w:r>
      <w:r>
        <w:t>54</w:t>
      </w:r>
      <w:r>
        <w:fldChar w:fldCharType="end"/>
      </w:r>
      <w:r>
        <w:rPr>
          <w:rFonts w:ascii="Times New Roman" w:hAnsi="Times New Roman" w:cs="Times New Roman" w:eastAsiaTheme="minorEastAsia"/>
        </w:rPr>
        <w:fldChar w:fldCharType="end"/>
      </w:r>
    </w:p>
    <w:p w14:paraId="2B16C035">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_Toc7130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5.5. </w:t>
      </w:r>
      <w:r>
        <w:rPr>
          <w:rFonts w:hint="eastAsia"/>
        </w:rPr>
        <w:t>密码应用部署</w:t>
      </w:r>
      <w:r>
        <w:tab/>
      </w:r>
      <w:r>
        <w:fldChar w:fldCharType="begin"/>
      </w:r>
      <w:r>
        <w:instrText xml:space="preserve"> PAGEREF _Toc7130 \h </w:instrText>
      </w:r>
      <w:r>
        <w:fldChar w:fldCharType="separate"/>
      </w:r>
      <w:r>
        <w:t>67</w:t>
      </w:r>
      <w:r>
        <w:fldChar w:fldCharType="end"/>
      </w:r>
      <w:r>
        <w:rPr>
          <w:rFonts w:ascii="Times New Roman" w:hAnsi="Times New Roman" w:cs="Times New Roman" w:eastAsiaTheme="minorEastAsia"/>
        </w:rPr>
        <w:fldChar w:fldCharType="end"/>
      </w:r>
    </w:p>
    <w:p w14:paraId="51D771B2">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_Toc6515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5.5.1. </w:t>
      </w:r>
      <w:r>
        <w:rPr>
          <w:rFonts w:hint="eastAsia"/>
        </w:rPr>
        <w:t>密码设备部署示意图</w:t>
      </w:r>
      <w:r>
        <w:tab/>
      </w:r>
      <w:r>
        <w:fldChar w:fldCharType="begin"/>
      </w:r>
      <w:r>
        <w:instrText xml:space="preserve"> PAGEREF _Toc6515 \h </w:instrText>
      </w:r>
      <w:r>
        <w:fldChar w:fldCharType="separate"/>
      </w:r>
      <w:r>
        <w:t>67</w:t>
      </w:r>
      <w:r>
        <w:fldChar w:fldCharType="end"/>
      </w:r>
      <w:r>
        <w:rPr>
          <w:rFonts w:ascii="Times New Roman" w:hAnsi="Times New Roman" w:cs="Times New Roman" w:eastAsiaTheme="minorEastAsia"/>
        </w:rPr>
        <w:fldChar w:fldCharType="end"/>
      </w:r>
    </w:p>
    <w:p w14:paraId="23912A5F">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_Toc27659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5.5.2. </w:t>
      </w:r>
      <w:r>
        <w:rPr>
          <w:rFonts w:hint="eastAsia"/>
        </w:rPr>
        <w:t>密码设备部署设计</w:t>
      </w:r>
      <w:r>
        <w:tab/>
      </w:r>
      <w:r>
        <w:fldChar w:fldCharType="begin"/>
      </w:r>
      <w:r>
        <w:instrText xml:space="preserve"> PAGEREF _Toc27659 \h </w:instrText>
      </w:r>
      <w:r>
        <w:fldChar w:fldCharType="separate"/>
      </w:r>
      <w:r>
        <w:t>69</w:t>
      </w:r>
      <w:r>
        <w:fldChar w:fldCharType="end"/>
      </w:r>
      <w:r>
        <w:rPr>
          <w:rFonts w:ascii="Times New Roman" w:hAnsi="Times New Roman" w:cs="Times New Roman" w:eastAsiaTheme="minorEastAsia"/>
        </w:rPr>
        <w:fldChar w:fldCharType="end"/>
      </w:r>
    </w:p>
    <w:p w14:paraId="13BFB291">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_Toc16609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6. </w:t>
      </w:r>
      <w:r>
        <w:rPr>
          <w:rFonts w:hint="eastAsia"/>
        </w:rPr>
        <w:t>安全管理方案</w:t>
      </w:r>
      <w:r>
        <w:tab/>
      </w:r>
      <w:r>
        <w:fldChar w:fldCharType="begin"/>
      </w:r>
      <w:r>
        <w:instrText xml:space="preserve"> PAGEREF _Toc16609 \h </w:instrText>
      </w:r>
      <w:r>
        <w:fldChar w:fldCharType="separate"/>
      </w:r>
      <w:r>
        <w:t>71</w:t>
      </w:r>
      <w:r>
        <w:fldChar w:fldCharType="end"/>
      </w:r>
      <w:r>
        <w:rPr>
          <w:rFonts w:ascii="Times New Roman" w:hAnsi="Times New Roman" w:cs="Times New Roman" w:eastAsiaTheme="minorEastAsia"/>
        </w:rPr>
        <w:fldChar w:fldCharType="end"/>
      </w:r>
    </w:p>
    <w:p w14:paraId="496A3A2E">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_Toc17871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6.1. </w:t>
      </w:r>
      <w:r>
        <w:rPr>
          <w:rFonts w:hint="eastAsia"/>
        </w:rPr>
        <w:t>管理制度</w:t>
      </w:r>
      <w:r>
        <w:tab/>
      </w:r>
      <w:r>
        <w:fldChar w:fldCharType="begin"/>
      </w:r>
      <w:r>
        <w:instrText xml:space="preserve"> PAGEREF _Toc17871 \h </w:instrText>
      </w:r>
      <w:r>
        <w:fldChar w:fldCharType="separate"/>
      </w:r>
      <w:r>
        <w:t>71</w:t>
      </w:r>
      <w:r>
        <w:fldChar w:fldCharType="end"/>
      </w:r>
      <w:r>
        <w:rPr>
          <w:rFonts w:ascii="Times New Roman" w:hAnsi="Times New Roman" w:cs="Times New Roman" w:eastAsiaTheme="minorEastAsia"/>
        </w:rPr>
        <w:fldChar w:fldCharType="end"/>
      </w:r>
    </w:p>
    <w:p w14:paraId="0D4BA157">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_Toc26344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6.2. </w:t>
      </w:r>
      <w:r>
        <w:rPr>
          <w:rFonts w:hint="eastAsia"/>
        </w:rPr>
        <w:t>人员管理</w:t>
      </w:r>
      <w:r>
        <w:tab/>
      </w:r>
      <w:r>
        <w:fldChar w:fldCharType="begin"/>
      </w:r>
      <w:r>
        <w:instrText xml:space="preserve"> PAGEREF _Toc26344 \h </w:instrText>
      </w:r>
      <w:r>
        <w:fldChar w:fldCharType="separate"/>
      </w:r>
      <w:r>
        <w:t>72</w:t>
      </w:r>
      <w:r>
        <w:fldChar w:fldCharType="end"/>
      </w:r>
      <w:r>
        <w:rPr>
          <w:rFonts w:ascii="Times New Roman" w:hAnsi="Times New Roman" w:cs="Times New Roman" w:eastAsiaTheme="minorEastAsia"/>
        </w:rPr>
        <w:fldChar w:fldCharType="end"/>
      </w:r>
    </w:p>
    <w:p w14:paraId="67588706">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_Toc5025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6.3. </w:t>
      </w:r>
      <w:r>
        <w:rPr>
          <w:rFonts w:hint="eastAsia"/>
        </w:rPr>
        <w:t>建设运行</w:t>
      </w:r>
      <w:r>
        <w:tab/>
      </w:r>
      <w:r>
        <w:fldChar w:fldCharType="begin"/>
      </w:r>
      <w:r>
        <w:instrText xml:space="preserve"> PAGEREF _Toc5025 \h </w:instrText>
      </w:r>
      <w:r>
        <w:fldChar w:fldCharType="separate"/>
      </w:r>
      <w:r>
        <w:t>73</w:t>
      </w:r>
      <w:r>
        <w:fldChar w:fldCharType="end"/>
      </w:r>
      <w:r>
        <w:rPr>
          <w:rFonts w:ascii="Times New Roman" w:hAnsi="Times New Roman" w:cs="Times New Roman" w:eastAsiaTheme="minorEastAsia"/>
        </w:rPr>
        <w:fldChar w:fldCharType="end"/>
      </w:r>
    </w:p>
    <w:p w14:paraId="61B2B65C">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_Toc15963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6.4. </w:t>
      </w:r>
      <w:r>
        <w:rPr>
          <w:rFonts w:hint="eastAsia"/>
        </w:rPr>
        <w:t>应急处置</w:t>
      </w:r>
      <w:r>
        <w:tab/>
      </w:r>
      <w:r>
        <w:fldChar w:fldCharType="begin"/>
      </w:r>
      <w:r>
        <w:instrText xml:space="preserve"> PAGEREF _Toc15963 \h </w:instrText>
      </w:r>
      <w:r>
        <w:fldChar w:fldCharType="separate"/>
      </w:r>
      <w:r>
        <w:t>74</w:t>
      </w:r>
      <w:r>
        <w:fldChar w:fldCharType="end"/>
      </w:r>
      <w:r>
        <w:rPr>
          <w:rFonts w:ascii="Times New Roman" w:hAnsi="Times New Roman" w:cs="Times New Roman" w:eastAsiaTheme="minorEastAsia"/>
        </w:rPr>
        <w:fldChar w:fldCharType="end"/>
      </w:r>
    </w:p>
    <w:p w14:paraId="08F17642">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_Toc18603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6.4.1. </w:t>
      </w:r>
      <w:r>
        <w:rPr>
          <w:rFonts w:hint="eastAsia"/>
        </w:rPr>
        <w:t>潜在的安全事件分析</w:t>
      </w:r>
      <w:r>
        <w:tab/>
      </w:r>
      <w:r>
        <w:fldChar w:fldCharType="begin"/>
      </w:r>
      <w:r>
        <w:instrText xml:space="preserve"> PAGEREF _Toc18603 \h </w:instrText>
      </w:r>
      <w:r>
        <w:fldChar w:fldCharType="separate"/>
      </w:r>
      <w:r>
        <w:t>74</w:t>
      </w:r>
      <w:r>
        <w:fldChar w:fldCharType="end"/>
      </w:r>
      <w:r>
        <w:rPr>
          <w:rFonts w:ascii="Times New Roman" w:hAnsi="Times New Roman" w:cs="Times New Roman" w:eastAsiaTheme="minorEastAsia"/>
        </w:rPr>
        <w:fldChar w:fldCharType="end"/>
      </w:r>
    </w:p>
    <w:p w14:paraId="76813690">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_Toc29358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6.4.2. </w:t>
      </w:r>
      <w:r>
        <w:rPr>
          <w:rFonts w:hint="eastAsia"/>
        </w:rPr>
        <w:t>应急处置组织机构与职责</w:t>
      </w:r>
      <w:r>
        <w:tab/>
      </w:r>
      <w:r>
        <w:fldChar w:fldCharType="begin"/>
      </w:r>
      <w:r>
        <w:instrText xml:space="preserve"> PAGEREF _Toc29358 \h </w:instrText>
      </w:r>
      <w:r>
        <w:fldChar w:fldCharType="separate"/>
      </w:r>
      <w:r>
        <w:t>77</w:t>
      </w:r>
      <w:r>
        <w:fldChar w:fldCharType="end"/>
      </w:r>
      <w:r>
        <w:rPr>
          <w:rFonts w:ascii="Times New Roman" w:hAnsi="Times New Roman" w:cs="Times New Roman" w:eastAsiaTheme="minorEastAsia"/>
        </w:rPr>
        <w:fldChar w:fldCharType="end"/>
      </w:r>
    </w:p>
    <w:p w14:paraId="6FD3BA6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_Toc8321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6.4.3. </w:t>
      </w:r>
      <w:r>
        <w:rPr>
          <w:rFonts w:hint="eastAsia"/>
        </w:rPr>
        <w:t>应急处置预案设计</w:t>
      </w:r>
      <w:r>
        <w:tab/>
      </w:r>
      <w:r>
        <w:fldChar w:fldCharType="begin"/>
      </w:r>
      <w:r>
        <w:instrText xml:space="preserve"> PAGEREF _Toc8321 \h </w:instrText>
      </w:r>
      <w:r>
        <w:fldChar w:fldCharType="separate"/>
      </w:r>
      <w:r>
        <w:t>78</w:t>
      </w:r>
      <w:r>
        <w:fldChar w:fldCharType="end"/>
      </w:r>
      <w:r>
        <w:rPr>
          <w:rFonts w:ascii="Times New Roman" w:hAnsi="Times New Roman" w:cs="Times New Roman" w:eastAsiaTheme="minorEastAsia"/>
        </w:rPr>
        <w:fldChar w:fldCharType="end"/>
      </w:r>
    </w:p>
    <w:p w14:paraId="20DEF334">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_Toc16232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6.4.4. </w:t>
      </w:r>
      <w:r>
        <w:rPr>
          <w:rFonts w:hint="eastAsia"/>
        </w:rPr>
        <w:t>信息公告流程</w:t>
      </w:r>
      <w:r>
        <w:tab/>
      </w:r>
      <w:r>
        <w:fldChar w:fldCharType="begin"/>
      </w:r>
      <w:r>
        <w:instrText xml:space="preserve"> PAGEREF _Toc16232 \h </w:instrText>
      </w:r>
      <w:r>
        <w:fldChar w:fldCharType="separate"/>
      </w:r>
      <w:r>
        <w:t>85</w:t>
      </w:r>
      <w:r>
        <w:fldChar w:fldCharType="end"/>
      </w:r>
      <w:r>
        <w:rPr>
          <w:rFonts w:ascii="Times New Roman" w:hAnsi="Times New Roman" w:cs="Times New Roman" w:eastAsiaTheme="minorEastAsia"/>
        </w:rPr>
        <w:fldChar w:fldCharType="end"/>
      </w:r>
    </w:p>
    <w:p w14:paraId="482CEB20">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_Toc9661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6.4.5. </w:t>
      </w:r>
      <w:r>
        <w:rPr>
          <w:rFonts w:hint="eastAsia"/>
        </w:rPr>
        <w:t>预案激活条件</w:t>
      </w:r>
      <w:r>
        <w:tab/>
      </w:r>
      <w:r>
        <w:fldChar w:fldCharType="begin"/>
      </w:r>
      <w:r>
        <w:instrText xml:space="preserve"> PAGEREF _Toc9661 \h </w:instrText>
      </w:r>
      <w:r>
        <w:fldChar w:fldCharType="separate"/>
      </w:r>
      <w:r>
        <w:t>86</w:t>
      </w:r>
      <w:r>
        <w:fldChar w:fldCharType="end"/>
      </w:r>
      <w:r>
        <w:rPr>
          <w:rFonts w:ascii="Times New Roman" w:hAnsi="Times New Roman" w:cs="Times New Roman" w:eastAsiaTheme="minorEastAsia"/>
        </w:rPr>
        <w:fldChar w:fldCharType="end"/>
      </w:r>
    </w:p>
    <w:p w14:paraId="56D2A07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_Toc13578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6.4.6. </w:t>
      </w:r>
      <w:r>
        <w:rPr>
          <w:rFonts w:hint="eastAsia"/>
        </w:rPr>
        <w:t>应急预案评审修订内容</w:t>
      </w:r>
      <w:r>
        <w:tab/>
      </w:r>
      <w:r>
        <w:fldChar w:fldCharType="begin"/>
      </w:r>
      <w:r>
        <w:instrText xml:space="preserve"> PAGEREF _Toc13578 \h </w:instrText>
      </w:r>
      <w:r>
        <w:fldChar w:fldCharType="separate"/>
      </w:r>
      <w:r>
        <w:t>86</w:t>
      </w:r>
      <w:r>
        <w:fldChar w:fldCharType="end"/>
      </w:r>
      <w:r>
        <w:rPr>
          <w:rFonts w:ascii="Times New Roman" w:hAnsi="Times New Roman" w:cs="Times New Roman" w:eastAsiaTheme="minorEastAsia"/>
        </w:rPr>
        <w:fldChar w:fldCharType="end"/>
      </w:r>
    </w:p>
    <w:p w14:paraId="0696B83A">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_Toc24048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7. </w:t>
      </w:r>
      <w:r>
        <w:rPr>
          <w:rFonts w:hint="eastAsia"/>
        </w:rPr>
        <w:t>安全与合规性分析</w:t>
      </w:r>
      <w:r>
        <w:tab/>
      </w:r>
      <w:r>
        <w:fldChar w:fldCharType="begin"/>
      </w:r>
      <w:r>
        <w:instrText xml:space="preserve"> PAGEREF _Toc24048 \h </w:instrText>
      </w:r>
      <w:r>
        <w:fldChar w:fldCharType="separate"/>
      </w:r>
      <w:r>
        <w:t>89</w:t>
      </w:r>
      <w:r>
        <w:fldChar w:fldCharType="end"/>
      </w:r>
      <w:r>
        <w:rPr>
          <w:rFonts w:ascii="Times New Roman" w:hAnsi="Times New Roman" w:cs="Times New Roman" w:eastAsiaTheme="minorEastAsia"/>
        </w:rPr>
        <w:fldChar w:fldCharType="end"/>
      </w:r>
    </w:p>
    <w:p w14:paraId="6963CFED">
      <w:pPr>
        <w:pStyle w:val="24"/>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_Toc29144 </w:instrText>
      </w:r>
      <w:r>
        <w:rPr>
          <w:rFonts w:ascii="Times New Roman" w:hAnsi="Times New Roman" w:cs="Times New Roman" w:eastAsiaTheme="minorEastAsia"/>
        </w:rPr>
        <w:fldChar w:fldCharType="separate"/>
      </w:r>
      <w:r>
        <w:rPr>
          <w:rFonts w:hint="default" w:ascii="Times New Roman" w:hAnsi="Times New Roman" w:eastAsia="黑体" w:cs="Times New Roman"/>
          <w:szCs w:val="32"/>
        </w:rPr>
        <w:t xml:space="preserve">8. </w:t>
      </w:r>
      <w:r>
        <w:rPr>
          <w:rFonts w:hint="eastAsia"/>
        </w:rPr>
        <w:t>实施保障方案</w:t>
      </w:r>
      <w:r>
        <w:tab/>
      </w:r>
      <w:r>
        <w:fldChar w:fldCharType="begin"/>
      </w:r>
      <w:r>
        <w:instrText xml:space="preserve"> PAGEREF _Toc29144 \h </w:instrText>
      </w:r>
      <w:r>
        <w:fldChar w:fldCharType="separate"/>
      </w:r>
      <w:r>
        <w:t>101</w:t>
      </w:r>
      <w:r>
        <w:fldChar w:fldCharType="end"/>
      </w:r>
      <w:r>
        <w:rPr>
          <w:rFonts w:ascii="Times New Roman" w:hAnsi="Times New Roman" w:cs="Times New Roman" w:eastAsiaTheme="minorEastAsia"/>
        </w:rPr>
        <w:fldChar w:fldCharType="end"/>
      </w:r>
    </w:p>
    <w:p w14:paraId="6E759CFC">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_Toc24920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8.1. </w:t>
      </w:r>
      <w:r>
        <w:rPr>
          <w:rFonts w:hint="eastAsia"/>
        </w:rPr>
        <w:t>实施内容</w:t>
      </w:r>
      <w:r>
        <w:tab/>
      </w:r>
      <w:r>
        <w:fldChar w:fldCharType="begin"/>
      </w:r>
      <w:r>
        <w:instrText xml:space="preserve"> PAGEREF _Toc24920 \h </w:instrText>
      </w:r>
      <w:r>
        <w:fldChar w:fldCharType="separate"/>
      </w:r>
      <w:r>
        <w:t>101</w:t>
      </w:r>
      <w:r>
        <w:fldChar w:fldCharType="end"/>
      </w:r>
      <w:r>
        <w:rPr>
          <w:rFonts w:ascii="Times New Roman" w:hAnsi="Times New Roman" w:cs="Times New Roman" w:eastAsiaTheme="minorEastAsia"/>
        </w:rPr>
        <w:fldChar w:fldCharType="end"/>
      </w:r>
    </w:p>
    <w:p w14:paraId="38228B3B">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_Toc7284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8.1.1. </w:t>
      </w:r>
      <w:r>
        <w:rPr>
          <w:rFonts w:hint="eastAsia"/>
        </w:rPr>
        <w:t>实施范围及要求</w:t>
      </w:r>
      <w:r>
        <w:tab/>
      </w:r>
      <w:r>
        <w:fldChar w:fldCharType="begin"/>
      </w:r>
      <w:r>
        <w:instrText xml:space="preserve"> PAGEREF _Toc7284 \h </w:instrText>
      </w:r>
      <w:r>
        <w:fldChar w:fldCharType="separate"/>
      </w:r>
      <w:r>
        <w:t>101</w:t>
      </w:r>
      <w:r>
        <w:fldChar w:fldCharType="end"/>
      </w:r>
      <w:r>
        <w:rPr>
          <w:rFonts w:ascii="Times New Roman" w:hAnsi="Times New Roman" w:cs="Times New Roman" w:eastAsiaTheme="minorEastAsia"/>
        </w:rPr>
        <w:fldChar w:fldCharType="end"/>
      </w:r>
    </w:p>
    <w:p w14:paraId="3943C36B">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_Toc24636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8.1.2. </w:t>
      </w:r>
      <w:r>
        <w:rPr>
          <w:rFonts w:hint="eastAsia"/>
        </w:rPr>
        <w:t>设备采购及部署</w:t>
      </w:r>
      <w:r>
        <w:tab/>
      </w:r>
      <w:r>
        <w:fldChar w:fldCharType="begin"/>
      </w:r>
      <w:r>
        <w:instrText xml:space="preserve"> PAGEREF _Toc24636 \h </w:instrText>
      </w:r>
      <w:r>
        <w:fldChar w:fldCharType="separate"/>
      </w:r>
      <w:r>
        <w:t>101</w:t>
      </w:r>
      <w:r>
        <w:fldChar w:fldCharType="end"/>
      </w:r>
      <w:r>
        <w:rPr>
          <w:rFonts w:ascii="Times New Roman" w:hAnsi="Times New Roman" w:cs="Times New Roman" w:eastAsiaTheme="minorEastAsia"/>
        </w:rPr>
        <w:fldChar w:fldCharType="end"/>
      </w:r>
    </w:p>
    <w:p w14:paraId="3B39C433">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_Toc16317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8.1.3. </w:t>
      </w:r>
      <w:r>
        <w:rPr>
          <w:rFonts w:hint="eastAsia"/>
        </w:rPr>
        <w:t>系统集成改造</w:t>
      </w:r>
      <w:r>
        <w:tab/>
      </w:r>
      <w:r>
        <w:fldChar w:fldCharType="begin"/>
      </w:r>
      <w:r>
        <w:instrText xml:space="preserve"> PAGEREF _Toc16317 \h </w:instrText>
      </w:r>
      <w:r>
        <w:fldChar w:fldCharType="separate"/>
      </w:r>
      <w:r>
        <w:t>101</w:t>
      </w:r>
      <w:r>
        <w:fldChar w:fldCharType="end"/>
      </w:r>
      <w:r>
        <w:rPr>
          <w:rFonts w:ascii="Times New Roman" w:hAnsi="Times New Roman" w:cs="Times New Roman" w:eastAsiaTheme="minorEastAsia"/>
        </w:rPr>
        <w:fldChar w:fldCharType="end"/>
      </w:r>
    </w:p>
    <w:p w14:paraId="17D97020">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_Toc16926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8.1.4. </w:t>
      </w:r>
      <w:r>
        <w:rPr>
          <w:rFonts w:hint="eastAsia"/>
        </w:rPr>
        <w:t>综合调试及试运行</w:t>
      </w:r>
      <w:r>
        <w:tab/>
      </w:r>
      <w:r>
        <w:fldChar w:fldCharType="begin"/>
      </w:r>
      <w:r>
        <w:instrText xml:space="preserve"> PAGEREF _Toc16926 \h </w:instrText>
      </w:r>
      <w:r>
        <w:fldChar w:fldCharType="separate"/>
      </w:r>
      <w:r>
        <w:t>101</w:t>
      </w:r>
      <w:r>
        <w:fldChar w:fldCharType="end"/>
      </w:r>
      <w:r>
        <w:rPr>
          <w:rFonts w:ascii="Times New Roman" w:hAnsi="Times New Roman" w:cs="Times New Roman" w:eastAsiaTheme="minorEastAsia"/>
        </w:rPr>
        <w:fldChar w:fldCharType="end"/>
      </w:r>
    </w:p>
    <w:p w14:paraId="7157054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_Toc13313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8.1.5. </w:t>
      </w:r>
      <w:r>
        <w:rPr>
          <w:rFonts w:hint="eastAsia"/>
        </w:rPr>
        <w:t>重难点问题及风险应对</w:t>
      </w:r>
      <w:r>
        <w:tab/>
      </w:r>
      <w:r>
        <w:fldChar w:fldCharType="begin"/>
      </w:r>
      <w:r>
        <w:instrText xml:space="preserve"> PAGEREF _Toc13313 \h </w:instrText>
      </w:r>
      <w:r>
        <w:fldChar w:fldCharType="separate"/>
      </w:r>
      <w:r>
        <w:t>101</w:t>
      </w:r>
      <w:r>
        <w:fldChar w:fldCharType="end"/>
      </w:r>
      <w:r>
        <w:rPr>
          <w:rFonts w:ascii="Times New Roman" w:hAnsi="Times New Roman" w:cs="Times New Roman" w:eastAsiaTheme="minorEastAsia"/>
        </w:rPr>
        <w:fldChar w:fldCharType="end"/>
      </w:r>
    </w:p>
    <w:p w14:paraId="534290A5">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_Toc8245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8.2. </w:t>
      </w:r>
      <w:r>
        <w:rPr>
          <w:rFonts w:hint="eastAsia"/>
        </w:rPr>
        <w:t>实施计划</w:t>
      </w:r>
      <w:r>
        <w:tab/>
      </w:r>
      <w:r>
        <w:fldChar w:fldCharType="begin"/>
      </w:r>
      <w:r>
        <w:instrText xml:space="preserve"> PAGEREF _Toc8245 \h </w:instrText>
      </w:r>
      <w:r>
        <w:fldChar w:fldCharType="separate"/>
      </w:r>
      <w:r>
        <w:t>102</w:t>
      </w:r>
      <w:r>
        <w:fldChar w:fldCharType="end"/>
      </w:r>
      <w:r>
        <w:rPr>
          <w:rFonts w:ascii="Times New Roman" w:hAnsi="Times New Roman" w:cs="Times New Roman" w:eastAsiaTheme="minorEastAsia"/>
        </w:rPr>
        <w:fldChar w:fldCharType="end"/>
      </w:r>
    </w:p>
    <w:p w14:paraId="3A56AED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_Toc20275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8.2.1. </w:t>
      </w:r>
      <w:r>
        <w:rPr>
          <w:rFonts w:hint="eastAsia"/>
        </w:rPr>
        <w:t>项目启动</w:t>
      </w:r>
      <w:r>
        <w:tab/>
      </w:r>
      <w:r>
        <w:fldChar w:fldCharType="begin"/>
      </w:r>
      <w:r>
        <w:instrText xml:space="preserve"> PAGEREF _Toc20275 \h </w:instrText>
      </w:r>
      <w:r>
        <w:fldChar w:fldCharType="separate"/>
      </w:r>
      <w:r>
        <w:t>102</w:t>
      </w:r>
      <w:r>
        <w:fldChar w:fldCharType="end"/>
      </w:r>
      <w:r>
        <w:rPr>
          <w:rFonts w:ascii="Times New Roman" w:hAnsi="Times New Roman" w:cs="Times New Roman" w:eastAsiaTheme="minorEastAsia"/>
        </w:rPr>
        <w:fldChar w:fldCharType="end"/>
      </w:r>
    </w:p>
    <w:p w14:paraId="24F0A9CE">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_Toc31705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8.2.2. </w:t>
      </w:r>
      <w:r>
        <w:rPr>
          <w:rFonts w:hint="eastAsia"/>
        </w:rPr>
        <w:t>工作任务</w:t>
      </w:r>
      <w:r>
        <w:tab/>
      </w:r>
      <w:r>
        <w:fldChar w:fldCharType="begin"/>
      </w:r>
      <w:r>
        <w:instrText xml:space="preserve"> PAGEREF _Toc31705 \h </w:instrText>
      </w:r>
      <w:r>
        <w:fldChar w:fldCharType="separate"/>
      </w:r>
      <w:r>
        <w:t>102</w:t>
      </w:r>
      <w:r>
        <w:fldChar w:fldCharType="end"/>
      </w:r>
      <w:r>
        <w:rPr>
          <w:rFonts w:ascii="Times New Roman" w:hAnsi="Times New Roman" w:cs="Times New Roman" w:eastAsiaTheme="minorEastAsia"/>
        </w:rPr>
        <w:fldChar w:fldCharType="end"/>
      </w:r>
    </w:p>
    <w:p w14:paraId="46C6B2BE">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_Toc19380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8.2.3. </w:t>
      </w:r>
      <w:r>
        <w:rPr>
          <w:rFonts w:hint="eastAsia"/>
        </w:rPr>
        <w:t>成立项目组</w:t>
      </w:r>
      <w:r>
        <w:tab/>
      </w:r>
      <w:r>
        <w:fldChar w:fldCharType="begin"/>
      </w:r>
      <w:r>
        <w:instrText xml:space="preserve"> PAGEREF _Toc19380 \h </w:instrText>
      </w:r>
      <w:r>
        <w:fldChar w:fldCharType="separate"/>
      </w:r>
      <w:r>
        <w:t>102</w:t>
      </w:r>
      <w:r>
        <w:fldChar w:fldCharType="end"/>
      </w:r>
      <w:r>
        <w:rPr>
          <w:rFonts w:ascii="Times New Roman" w:hAnsi="Times New Roman" w:cs="Times New Roman" w:eastAsiaTheme="minorEastAsia"/>
        </w:rPr>
        <w:fldChar w:fldCharType="end"/>
      </w:r>
    </w:p>
    <w:p w14:paraId="3A77DF2D">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_Toc4780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8.2.4. </w:t>
      </w:r>
      <w:r>
        <w:rPr>
          <w:rFonts w:hint="eastAsia"/>
        </w:rPr>
        <w:t>前期调研</w:t>
      </w:r>
      <w:r>
        <w:tab/>
      </w:r>
      <w:r>
        <w:fldChar w:fldCharType="begin"/>
      </w:r>
      <w:r>
        <w:instrText xml:space="preserve"> PAGEREF _Toc4780 \h </w:instrText>
      </w:r>
      <w:r>
        <w:fldChar w:fldCharType="separate"/>
      </w:r>
      <w:r>
        <w:t>103</w:t>
      </w:r>
      <w:r>
        <w:fldChar w:fldCharType="end"/>
      </w:r>
      <w:r>
        <w:rPr>
          <w:rFonts w:ascii="Times New Roman" w:hAnsi="Times New Roman" w:cs="Times New Roman" w:eastAsiaTheme="minorEastAsia"/>
        </w:rPr>
        <w:fldChar w:fldCharType="end"/>
      </w:r>
    </w:p>
    <w:p w14:paraId="675E11F5">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_Toc12890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8.2.5. </w:t>
      </w:r>
      <w:r>
        <w:rPr>
          <w:rFonts w:hint="eastAsia"/>
        </w:rPr>
        <w:t>编制《项目总体计划》</w:t>
      </w:r>
      <w:r>
        <w:tab/>
      </w:r>
      <w:r>
        <w:fldChar w:fldCharType="begin"/>
      </w:r>
      <w:r>
        <w:instrText xml:space="preserve"> PAGEREF _Toc12890 \h </w:instrText>
      </w:r>
      <w:r>
        <w:fldChar w:fldCharType="separate"/>
      </w:r>
      <w:r>
        <w:t>103</w:t>
      </w:r>
      <w:r>
        <w:fldChar w:fldCharType="end"/>
      </w:r>
      <w:r>
        <w:rPr>
          <w:rFonts w:ascii="Times New Roman" w:hAnsi="Times New Roman" w:cs="Times New Roman" w:eastAsiaTheme="minorEastAsia"/>
        </w:rPr>
        <w:fldChar w:fldCharType="end"/>
      </w:r>
    </w:p>
    <w:p w14:paraId="5DE6BBEE">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_Toc27901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8.2.6. </w:t>
      </w:r>
      <w:r>
        <w:rPr>
          <w:rFonts w:hint="eastAsia"/>
        </w:rPr>
        <w:t>启动会</w:t>
      </w:r>
      <w:r>
        <w:tab/>
      </w:r>
      <w:r>
        <w:fldChar w:fldCharType="begin"/>
      </w:r>
      <w:r>
        <w:instrText xml:space="preserve"> PAGEREF _Toc27901 \h </w:instrText>
      </w:r>
      <w:r>
        <w:fldChar w:fldCharType="separate"/>
      </w:r>
      <w:r>
        <w:t>103</w:t>
      </w:r>
      <w:r>
        <w:fldChar w:fldCharType="end"/>
      </w:r>
      <w:r>
        <w:rPr>
          <w:rFonts w:ascii="Times New Roman" w:hAnsi="Times New Roman" w:cs="Times New Roman" w:eastAsiaTheme="minorEastAsia"/>
        </w:rPr>
        <w:fldChar w:fldCharType="end"/>
      </w:r>
    </w:p>
    <w:p w14:paraId="4636B0B6">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_Toc18884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8.2.7. </w:t>
      </w:r>
      <w:r>
        <w:rPr>
          <w:rFonts w:hint="eastAsia"/>
        </w:rPr>
        <w:t>项目计划制定</w:t>
      </w:r>
      <w:r>
        <w:tab/>
      </w:r>
      <w:r>
        <w:fldChar w:fldCharType="begin"/>
      </w:r>
      <w:r>
        <w:instrText xml:space="preserve"> PAGEREF _Toc18884 \h </w:instrText>
      </w:r>
      <w:r>
        <w:fldChar w:fldCharType="separate"/>
      </w:r>
      <w:r>
        <w:t>104</w:t>
      </w:r>
      <w:r>
        <w:fldChar w:fldCharType="end"/>
      </w:r>
      <w:r>
        <w:rPr>
          <w:rFonts w:ascii="Times New Roman" w:hAnsi="Times New Roman" w:cs="Times New Roman" w:eastAsiaTheme="minorEastAsia"/>
        </w:rPr>
        <w:fldChar w:fldCharType="end"/>
      </w:r>
    </w:p>
    <w:p w14:paraId="2F891D4E">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_Toc16463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8.3. </w:t>
      </w:r>
      <w:r>
        <w:rPr>
          <w:rFonts w:hint="eastAsia"/>
        </w:rPr>
        <w:t>保障措施</w:t>
      </w:r>
      <w:r>
        <w:tab/>
      </w:r>
      <w:r>
        <w:fldChar w:fldCharType="begin"/>
      </w:r>
      <w:r>
        <w:instrText xml:space="preserve"> PAGEREF _Toc16463 \h </w:instrText>
      </w:r>
      <w:r>
        <w:fldChar w:fldCharType="separate"/>
      </w:r>
      <w:r>
        <w:t>104</w:t>
      </w:r>
      <w:r>
        <w:fldChar w:fldCharType="end"/>
      </w:r>
      <w:r>
        <w:rPr>
          <w:rFonts w:ascii="Times New Roman" w:hAnsi="Times New Roman" w:cs="Times New Roman" w:eastAsiaTheme="minorEastAsia"/>
        </w:rPr>
        <w:fldChar w:fldCharType="end"/>
      </w:r>
    </w:p>
    <w:p w14:paraId="685B1BBB">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_Toc23868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8.3.1. </w:t>
      </w:r>
      <w:r>
        <w:rPr>
          <w:rFonts w:hint="eastAsia"/>
        </w:rPr>
        <w:t>组织保障</w:t>
      </w:r>
      <w:r>
        <w:tab/>
      </w:r>
      <w:r>
        <w:fldChar w:fldCharType="begin"/>
      </w:r>
      <w:r>
        <w:instrText xml:space="preserve"> PAGEREF _Toc23868 \h </w:instrText>
      </w:r>
      <w:r>
        <w:fldChar w:fldCharType="separate"/>
      </w:r>
      <w:r>
        <w:t>104</w:t>
      </w:r>
      <w:r>
        <w:fldChar w:fldCharType="end"/>
      </w:r>
      <w:r>
        <w:rPr>
          <w:rFonts w:ascii="Times New Roman" w:hAnsi="Times New Roman" w:cs="Times New Roman" w:eastAsiaTheme="minorEastAsia"/>
        </w:rPr>
        <w:fldChar w:fldCharType="end"/>
      </w:r>
    </w:p>
    <w:p w14:paraId="1DC52F3C">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_Toc20279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8.3.2. </w:t>
      </w:r>
      <w:r>
        <w:rPr>
          <w:rFonts w:hint="eastAsia"/>
        </w:rPr>
        <w:t>人员保障</w:t>
      </w:r>
      <w:r>
        <w:tab/>
      </w:r>
      <w:r>
        <w:fldChar w:fldCharType="begin"/>
      </w:r>
      <w:r>
        <w:instrText xml:space="preserve"> PAGEREF _Toc20279 \h </w:instrText>
      </w:r>
      <w:r>
        <w:fldChar w:fldCharType="separate"/>
      </w:r>
      <w:r>
        <w:t>105</w:t>
      </w:r>
      <w:r>
        <w:fldChar w:fldCharType="end"/>
      </w:r>
      <w:r>
        <w:rPr>
          <w:rFonts w:ascii="Times New Roman" w:hAnsi="Times New Roman" w:cs="Times New Roman" w:eastAsiaTheme="minorEastAsia"/>
        </w:rPr>
        <w:fldChar w:fldCharType="end"/>
      </w:r>
    </w:p>
    <w:p w14:paraId="3524DD1F">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_Toc32693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8.3.3. </w:t>
      </w:r>
      <w:r>
        <w:rPr>
          <w:rFonts w:hint="eastAsia"/>
        </w:rPr>
        <w:t>经费保障</w:t>
      </w:r>
      <w:r>
        <w:tab/>
      </w:r>
      <w:r>
        <w:fldChar w:fldCharType="begin"/>
      </w:r>
      <w:r>
        <w:instrText xml:space="preserve"> PAGEREF _Toc32693 \h </w:instrText>
      </w:r>
      <w:r>
        <w:fldChar w:fldCharType="separate"/>
      </w:r>
      <w:r>
        <w:t>105</w:t>
      </w:r>
      <w:r>
        <w:fldChar w:fldCharType="end"/>
      </w:r>
      <w:r>
        <w:rPr>
          <w:rFonts w:ascii="Times New Roman" w:hAnsi="Times New Roman" w:cs="Times New Roman" w:eastAsiaTheme="minorEastAsia"/>
        </w:rPr>
        <w:fldChar w:fldCharType="end"/>
      </w:r>
    </w:p>
    <w:p w14:paraId="231619FB">
      <w:pPr>
        <w:pStyle w:val="19"/>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_Toc30943 </w:instrText>
      </w:r>
      <w:r>
        <w:rPr>
          <w:rFonts w:ascii="Times New Roman" w:hAnsi="Times New Roman" w:cs="Times New Roman" w:eastAsiaTheme="minorEastAsia"/>
        </w:rPr>
        <w:fldChar w:fldCharType="separate"/>
      </w:r>
      <w:r>
        <w:rPr>
          <w:rFonts w:hint="default" w:ascii="Times New Roman" w:hAnsi="Times New Roman" w:eastAsia="黑体" w:cs="Times New Roman"/>
          <w:szCs w:val="28"/>
        </w:rPr>
        <w:t xml:space="preserve">8.3.4. </w:t>
      </w:r>
      <w:r>
        <w:rPr>
          <w:rFonts w:hint="eastAsia"/>
        </w:rPr>
        <w:t>质量保障及监督检查</w:t>
      </w:r>
      <w:r>
        <w:tab/>
      </w:r>
      <w:r>
        <w:fldChar w:fldCharType="begin"/>
      </w:r>
      <w:r>
        <w:instrText xml:space="preserve"> PAGEREF _Toc30943 \h </w:instrText>
      </w:r>
      <w:r>
        <w:fldChar w:fldCharType="separate"/>
      </w:r>
      <w:r>
        <w:t>105</w:t>
      </w:r>
      <w:r>
        <w:fldChar w:fldCharType="end"/>
      </w:r>
      <w:r>
        <w:rPr>
          <w:rFonts w:ascii="Times New Roman" w:hAnsi="Times New Roman" w:cs="Times New Roman" w:eastAsiaTheme="minorEastAsia"/>
        </w:rPr>
        <w:fldChar w:fldCharType="end"/>
      </w:r>
    </w:p>
    <w:p w14:paraId="6098D741">
      <w:pPr>
        <w:pStyle w:val="27"/>
        <w:tabs>
          <w:tab w:val="right" w:leader="dot" w:pos="9072"/>
        </w:tabs>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HYPERLINK \l _Toc21413 </w:instrText>
      </w:r>
      <w:r>
        <w:rPr>
          <w:rFonts w:ascii="Times New Roman" w:hAnsi="Times New Roman" w:cs="Times New Roman" w:eastAsiaTheme="minorEastAsia"/>
        </w:rPr>
        <w:fldChar w:fldCharType="separate"/>
      </w:r>
      <w:r>
        <w:rPr>
          <w:rFonts w:hint="default" w:ascii="Times New Roman" w:hAnsi="Times New Roman" w:eastAsia="仿宋" w:cs="Times New Roman"/>
          <w:szCs w:val="30"/>
        </w:rPr>
        <w:t xml:space="preserve">8.4. </w:t>
      </w:r>
      <w:r>
        <w:rPr>
          <w:rFonts w:hint="eastAsia"/>
        </w:rPr>
        <w:t>经费概算</w:t>
      </w:r>
      <w:r>
        <w:tab/>
      </w:r>
      <w:r>
        <w:fldChar w:fldCharType="begin"/>
      </w:r>
      <w:r>
        <w:instrText xml:space="preserve"> PAGEREF _Toc21413 \h </w:instrText>
      </w:r>
      <w:r>
        <w:fldChar w:fldCharType="separate"/>
      </w:r>
      <w:r>
        <w:t>106</w:t>
      </w:r>
      <w:r>
        <w:fldChar w:fldCharType="end"/>
      </w:r>
      <w:r>
        <w:rPr>
          <w:rFonts w:ascii="Times New Roman" w:hAnsi="Times New Roman" w:cs="Times New Roman" w:eastAsiaTheme="minorEastAsia"/>
        </w:rPr>
        <w:fldChar w:fldCharType="end"/>
      </w:r>
    </w:p>
    <w:p w14:paraId="7FF2A0EF">
      <w:pPr>
        <w:wordWrap w:val="0"/>
      </w:pPr>
      <w:r>
        <w:rPr>
          <w:rFonts w:ascii="Times New Roman" w:hAnsi="Times New Roman" w:cs="Times New Roman" w:eastAsiaTheme="minorEastAsia"/>
        </w:rPr>
        <w:fldChar w:fldCharType="end"/>
      </w:r>
    </w:p>
    <w:p w14:paraId="11383B7A">
      <w:pPr>
        <w:keepNext/>
        <w:keepLines/>
        <w:tabs>
          <w:tab w:val="left" w:pos="420"/>
          <w:tab w:val="left" w:pos="1152"/>
        </w:tabs>
        <w:wordWrap w:val="0"/>
        <w:spacing w:before="240" w:after="120" w:line="240" w:lineRule="auto"/>
        <w:jc w:val="center"/>
        <w:rPr>
          <w:rFonts w:hint="eastAsia" w:ascii="黑体" w:hAnsi="黑体" w:eastAsia="黑体" w:cs="黑体"/>
          <w:sz w:val="32"/>
          <w:szCs w:val="32"/>
        </w:rPr>
        <w:sectPr>
          <w:headerReference r:id="rId7" w:type="default"/>
          <w:footerReference r:id="rId9" w:type="default"/>
          <w:headerReference r:id="rId8" w:type="even"/>
          <w:footerReference r:id="rId10" w:type="even"/>
          <w:pgSz w:w="11906" w:h="16838"/>
          <w:pgMar w:top="1417" w:right="1417" w:bottom="1417" w:left="1417" w:header="1134" w:footer="0" w:gutter="0"/>
          <w:cols w:space="0" w:num="1"/>
          <w:docGrid w:type="lines" w:linePitch="389" w:charSpace="0"/>
        </w:sectPr>
      </w:pPr>
      <w:bookmarkStart w:id="0" w:name="_Toc18477"/>
    </w:p>
    <w:p w14:paraId="19598CDF">
      <w:pPr>
        <w:keepNext/>
        <w:keepLines/>
        <w:tabs>
          <w:tab w:val="left" w:pos="420"/>
          <w:tab w:val="left" w:pos="1152"/>
        </w:tabs>
        <w:wordWrap w:val="0"/>
        <w:spacing w:before="240" w:after="120" w:line="240" w:lineRule="auto"/>
        <w:jc w:val="center"/>
        <w:rPr>
          <w:rFonts w:hint="eastAsia" w:ascii="黑体" w:hAnsi="黑体" w:eastAsia="黑体" w:cs="黑体"/>
          <w:sz w:val="32"/>
          <w:szCs w:val="32"/>
        </w:rPr>
      </w:pPr>
      <w:r>
        <w:rPr>
          <w:rFonts w:ascii="黑体" w:hAnsi="黑体" w:eastAsia="黑体" w:cs="黑体"/>
          <w:sz w:val="32"/>
          <w:szCs w:val="32"/>
        </w:rPr>
        <w:fldChar w:fldCharType="begin"/>
      </w:r>
      <w:r>
        <w:rPr>
          <w:rFonts w:ascii="黑体" w:hAnsi="黑体" w:eastAsia="黑体" w:cs="黑体"/>
          <w:sz w:val="32"/>
          <w:szCs w:val="32"/>
        </w:rPr>
        <w:instrText xml:space="preserve"> STYLEREF 文件标题 \* MERGEFORMAT </w:instrText>
      </w:r>
      <w:r>
        <w:rPr>
          <w:rFonts w:ascii="黑体" w:hAnsi="黑体" w:eastAsia="黑体" w:cs="黑体"/>
          <w:sz w:val="32"/>
          <w:szCs w:val="32"/>
        </w:rPr>
        <w:fldChar w:fldCharType="separate"/>
      </w:r>
      <w:r>
        <w:rPr>
          <w:rFonts w:hint="eastAsia" w:ascii="黑体" w:hAnsi="黑体" w:eastAsia="黑体" w:cs="黑体"/>
          <w:sz w:val="32"/>
          <w:szCs w:val="32"/>
          <w:lang w:eastAsia="zh-CN"/>
        </w:rPr>
        <w:t>城投诚悦荟信息系统</w:t>
      </w:r>
      <w:r>
        <w:rPr>
          <w:rFonts w:ascii="黑体" w:hAnsi="黑体" w:eastAsia="黑体" w:cs="黑体"/>
          <w:sz w:val="32"/>
          <w:szCs w:val="32"/>
        </w:rPr>
        <w:t>密码应用方案</w:t>
      </w:r>
      <w:r>
        <w:rPr>
          <w:rFonts w:ascii="黑体" w:hAnsi="黑体" w:eastAsia="黑体" w:cs="黑体"/>
          <w:sz w:val="32"/>
          <w:szCs w:val="32"/>
        </w:rPr>
        <w:fldChar w:fldCharType="end"/>
      </w:r>
    </w:p>
    <w:bookmarkEnd w:id="0"/>
    <w:p w14:paraId="75763142">
      <w:pPr>
        <w:pStyle w:val="2"/>
        <w:rPr>
          <w:rFonts w:hint="eastAsia"/>
        </w:rPr>
      </w:pPr>
      <w:bookmarkStart w:id="1" w:name="_Toc10231"/>
      <w:r>
        <w:rPr>
          <w:rFonts w:hint="eastAsia"/>
        </w:rPr>
        <w:t>背景</w:t>
      </w:r>
      <w:bookmarkEnd w:id="1"/>
    </w:p>
    <w:p w14:paraId="74DE9BB5">
      <w:pPr>
        <w:pStyle w:val="3"/>
        <w:rPr>
          <w:rFonts w:hint="eastAsia"/>
        </w:rPr>
      </w:pPr>
      <w:bookmarkStart w:id="2" w:name="bookmark4"/>
      <w:bookmarkEnd w:id="2"/>
      <w:bookmarkStart w:id="3" w:name="_Toc20963"/>
      <w:r>
        <w:rPr>
          <w:rFonts w:hint="eastAsia"/>
        </w:rPr>
        <w:t>系统建设规划</w:t>
      </w:r>
      <w:bookmarkEnd w:id="3"/>
    </w:p>
    <w:p w14:paraId="17CDB527">
      <w:pPr>
        <w:pStyle w:val="31"/>
        <w:wordWrap w:val="0"/>
      </w:pPr>
      <w:r>
        <w:rPr>
          <w:rFonts w:hint="eastAsia"/>
        </w:rPr>
        <w:t>密码是保障网络与信息安全的核心技术和基础支撑，是解决网络与信息安全问题最有效、最可靠、最经济的手段。《密码法》的颁布实施，从法律层面为开展商用密码应用提供了根本遵循，《国家政务信息化项目建设管理办法》的颁布实施，进一步促进了商用密码的全面应用。</w:t>
      </w:r>
    </w:p>
    <w:p w14:paraId="3C9506ED">
      <w:pPr>
        <w:pStyle w:val="31"/>
        <w:wordWrap w:val="0"/>
      </w:pPr>
      <w:r>
        <w:rPr>
          <w:rFonts w:hint="eastAsia"/>
        </w:rPr>
        <w:t>为贯彻落实《中华人民共和国密码法》、《中华人民共和国网络安全法》、《</w:t>
      </w:r>
      <w:bookmarkStart w:id="4" w:name="OLE_LINK1"/>
      <w:r>
        <w:rPr>
          <w:rFonts w:hint="eastAsia"/>
        </w:rPr>
        <w:t>商用密码应用安全性评估管理办法</w:t>
      </w:r>
      <w:bookmarkEnd w:id="4"/>
      <w:r>
        <w:rPr>
          <w:rFonts w:hint="eastAsia"/>
        </w:rPr>
        <w:t>》(国家密码管理局2023年第3号令)、《</w:t>
      </w:r>
      <w:r>
        <w:rPr>
          <w:rFonts w:hint="eastAsia"/>
          <w:lang w:val="en-US" w:eastAsia="zh-CN"/>
        </w:rPr>
        <w:t>四川省省级</w:t>
      </w:r>
      <w:r>
        <w:rPr>
          <w:rFonts w:hint="eastAsia"/>
        </w:rPr>
        <w:t>政务信息化项目建设管理办法》，根据《商用密码管理条例》，我单位决定对</w:t>
      </w:r>
      <w:r>
        <w:rPr>
          <w:rFonts w:hint="eastAsia"/>
          <w:lang w:eastAsia="zh-CN"/>
        </w:rPr>
        <w:t>城投诚悦荟信息系统</w:t>
      </w:r>
      <w:r>
        <w:rPr>
          <w:rFonts w:hint="eastAsia"/>
        </w:rPr>
        <w:t>进行升级改造，在升级改造项目中完成系统的密码应用建设。</w:t>
      </w:r>
    </w:p>
    <w:p w14:paraId="2D875172">
      <w:pPr>
        <w:pStyle w:val="3"/>
        <w:rPr>
          <w:rFonts w:hint="eastAsia"/>
        </w:rPr>
      </w:pPr>
      <w:bookmarkStart w:id="5" w:name="bookmark7"/>
      <w:bookmarkEnd w:id="5"/>
      <w:bookmarkStart w:id="6" w:name="bookmark6"/>
      <w:bookmarkEnd w:id="6"/>
      <w:bookmarkStart w:id="7" w:name="_Toc7509"/>
      <w:r>
        <w:rPr>
          <w:rFonts w:hint="eastAsia"/>
        </w:rPr>
        <w:t>法律法规要求</w:t>
      </w:r>
      <w:bookmarkEnd w:id="7"/>
    </w:p>
    <w:p w14:paraId="4D27F99E">
      <w:pPr>
        <w:pStyle w:val="4"/>
        <w:tabs>
          <w:tab w:val="left" w:pos="0"/>
          <w:tab w:val="left" w:pos="420"/>
          <w:tab w:val="clear" w:pos="720"/>
        </w:tabs>
        <w:spacing w:before="0" w:after="0" w:line="240" w:lineRule="auto"/>
      </w:pPr>
      <w:bookmarkStart w:id="8" w:name="_Toc205376647"/>
      <w:bookmarkStart w:id="9" w:name="_Toc17489"/>
      <w:r>
        <w:t>《中国人民共和国网络安全法》</w:t>
      </w:r>
      <w:bookmarkEnd w:id="8"/>
      <w:bookmarkEnd w:id="9"/>
    </w:p>
    <w:p w14:paraId="38F2730F">
      <w:pPr>
        <w:ind w:firstLine="560"/>
      </w:pPr>
      <w:r>
        <w:t>第二十一条“建设、运营网络或者通过网络提供服务，应当依照法律、法规的规定和国家标准的强制要求，采取技术措施和其他必要措施，保障网络安全、稳定运行，有效应对网络安全事件，防范网络违法犯罪活动，维护网络数据的完整性、保密性和可用性。”第三十一条国家对公共通信和信息服务、能源、交通、水利、金融、公共服务、电子政务等重要行业和领域，以及其他一旦遭到破坏、丧失功能或者数据泄露，可能严重危害国家安全、国计民生、公共利益的关键信息基础设施，在网络安全等级保护制度的基础上，实行重点保护。</w:t>
      </w:r>
    </w:p>
    <w:p w14:paraId="50FF174F">
      <w:pPr>
        <w:pStyle w:val="4"/>
        <w:tabs>
          <w:tab w:val="left" w:pos="0"/>
          <w:tab w:val="left" w:pos="420"/>
          <w:tab w:val="clear" w:pos="720"/>
        </w:tabs>
      </w:pPr>
      <w:bookmarkStart w:id="10" w:name="_Toc205376648"/>
      <w:bookmarkStart w:id="11" w:name="_Toc17558"/>
      <w:r>
        <w:t>《网络安全等级保护条例》</w:t>
      </w:r>
      <w:bookmarkEnd w:id="10"/>
      <w:bookmarkEnd w:id="11"/>
      <w:r>
        <w:t xml:space="preserve"> </w:t>
      </w:r>
    </w:p>
    <w:p w14:paraId="5D9C7AEA">
      <w:pPr>
        <w:ind w:firstLine="560"/>
      </w:pPr>
      <w:r>
        <w:t>2018年6月公安部发布的网络安全等级保护条例（征求意见稿），其中：第四十七条</w:t>
      </w:r>
      <w:r>
        <w:rPr>
          <w:rFonts w:hint="eastAsia"/>
        </w:rPr>
        <w:t>【</w:t>
      </w:r>
      <w:r>
        <w:t>非涉密网络密码保护</w:t>
      </w:r>
      <w:r>
        <w:rPr>
          <w:rFonts w:hint="eastAsia"/>
        </w:rPr>
        <w:t>】</w:t>
      </w:r>
      <w:r>
        <w:t>非涉密网络应当按照国家密码管理法律法规和标准的要求，使用密码技术、产品和服务。第三级以上网络应当采用密码保护，并使用国家密码管理部门认可的密码技术、产品和服务。</w:t>
      </w:r>
    </w:p>
    <w:p w14:paraId="2DACA205">
      <w:pPr>
        <w:pStyle w:val="2"/>
        <w:rPr>
          <w:rFonts w:hint="eastAsia"/>
        </w:rPr>
      </w:pPr>
      <w:bookmarkStart w:id="12" w:name="_Toc28814"/>
      <w:bookmarkStart w:id="13" w:name="_Toc205376649"/>
      <w:r>
        <w:rPr>
          <w:rFonts w:hint="eastAsia"/>
        </w:rPr>
        <w:t>系统概述</w:t>
      </w:r>
      <w:bookmarkEnd w:id="12"/>
    </w:p>
    <w:p w14:paraId="1483979E">
      <w:pPr>
        <w:pStyle w:val="3"/>
        <w:rPr>
          <w:rFonts w:hint="eastAsia"/>
        </w:rPr>
      </w:pPr>
      <w:bookmarkStart w:id="14" w:name="bookmark16"/>
      <w:bookmarkEnd w:id="14"/>
      <w:bookmarkStart w:id="15" w:name="bookmark17"/>
      <w:bookmarkEnd w:id="15"/>
      <w:bookmarkStart w:id="16" w:name="_Toc256"/>
      <w:r>
        <w:rPr>
          <w:rFonts w:hint="eastAsia"/>
        </w:rPr>
        <w:t>基本情况</w:t>
      </w:r>
      <w:bookmarkEnd w:id="16"/>
    </w:p>
    <w:p w14:paraId="557C5A68">
      <w:pPr>
        <w:pStyle w:val="12"/>
        <w:tabs>
          <w:tab w:val="center" w:pos="4201"/>
          <w:tab w:val="right" w:leader="dot" w:pos="9298"/>
        </w:tabs>
        <w:wordWrap w:val="0"/>
        <w:ind w:firstLine="420" w:firstLineChars="200"/>
        <w:jc w:val="center"/>
        <w:rPr>
          <w:rFonts w:hint="eastAsia" w:hAnsi="宋体" w:cs="Times New Roma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系统基本情况表</w:t>
      </w:r>
    </w:p>
    <w:tbl>
      <w:tblPr>
        <w:tblStyle w:val="4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2"/>
        <w:gridCol w:w="1239"/>
        <w:gridCol w:w="1599"/>
        <w:gridCol w:w="106"/>
        <w:gridCol w:w="1213"/>
        <w:gridCol w:w="1324"/>
        <w:gridCol w:w="1283"/>
      </w:tblGrid>
      <w:tr w14:paraId="7CDE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exact"/>
        </w:trPr>
        <w:tc>
          <w:tcPr>
            <w:tcW w:w="9286" w:type="dxa"/>
            <w:gridSpan w:val="7"/>
            <w:shd w:val="clear" w:color="auto" w:fill="E7E6E6" w:themeFill="background2"/>
            <w:noWrap/>
            <w:vAlign w:val="center"/>
          </w:tcPr>
          <w:p w14:paraId="1E6613D8">
            <w:pPr>
              <w:wordWrap w:val="0"/>
              <w:spacing w:line="240" w:lineRule="auto"/>
              <w:ind w:firstLine="420"/>
              <w:jc w:val="center"/>
              <w:rPr>
                <w:rFonts w:hint="eastAsia" w:ascii="仿宋" w:hAnsi="仿宋" w:cs="仿宋"/>
                <w:b w:val="0"/>
                <w:sz w:val="21"/>
                <w:szCs w:val="21"/>
              </w:rPr>
            </w:pPr>
            <w:bookmarkStart w:id="17" w:name="_Hlk126849248"/>
            <w:r>
              <w:rPr>
                <w:rFonts w:hint="eastAsia" w:ascii="仿宋" w:hAnsi="仿宋" w:cs="仿宋"/>
                <w:b/>
                <w:sz w:val="21"/>
                <w:szCs w:val="21"/>
              </w:rPr>
              <w:t>单位基本信息</w:t>
            </w:r>
          </w:p>
        </w:tc>
      </w:tr>
      <w:tr w14:paraId="380A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noWrap/>
            <w:vAlign w:val="center"/>
          </w:tcPr>
          <w:p w14:paraId="453B9243">
            <w:pPr>
              <w:wordWrap w:val="0"/>
              <w:spacing w:line="240" w:lineRule="auto"/>
              <w:jc w:val="left"/>
              <w:rPr>
                <w:rFonts w:hint="eastAsia" w:ascii="仿宋" w:hAnsi="仿宋" w:cs="仿宋"/>
                <w:sz w:val="21"/>
                <w:szCs w:val="21"/>
              </w:rPr>
            </w:pPr>
            <w:r>
              <w:rPr>
                <w:rFonts w:hint="eastAsia" w:ascii="仿宋" w:hAnsi="仿宋" w:cs="仿宋"/>
                <w:sz w:val="21"/>
                <w:szCs w:val="21"/>
              </w:rPr>
              <w:t>单位名称</w:t>
            </w:r>
          </w:p>
        </w:tc>
        <w:tc>
          <w:tcPr>
            <w:tcW w:w="6764" w:type="dxa"/>
            <w:gridSpan w:val="6"/>
            <w:noWrap/>
            <w:vAlign w:val="center"/>
          </w:tcPr>
          <w:p w14:paraId="6EC53E61">
            <w:pPr>
              <w:wordWrap w:val="0"/>
              <w:spacing w:line="240" w:lineRule="auto"/>
              <w:jc w:val="left"/>
              <w:rPr>
                <w:rFonts w:hint="eastAsia" w:ascii="仿宋" w:hAnsi="仿宋" w:eastAsia="仿宋" w:cs="仿宋"/>
                <w:sz w:val="21"/>
                <w:szCs w:val="21"/>
                <w:lang w:eastAsia="zh-CN"/>
              </w:rPr>
            </w:pPr>
            <w:r>
              <w:rPr>
                <w:rFonts w:hint="eastAsia" w:ascii="仿宋" w:hAnsi="仿宋" w:cs="仿宋"/>
                <w:sz w:val="21"/>
                <w:szCs w:val="21"/>
                <w:lang w:eastAsia="zh-CN"/>
              </w:rPr>
              <w:t>成都城投置地集团有限公司</w:t>
            </w:r>
          </w:p>
        </w:tc>
      </w:tr>
      <w:tr w14:paraId="3DC6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noWrap/>
            <w:vAlign w:val="center"/>
          </w:tcPr>
          <w:p w14:paraId="0FD7DB06">
            <w:pPr>
              <w:wordWrap w:val="0"/>
              <w:spacing w:line="240" w:lineRule="auto"/>
              <w:jc w:val="left"/>
              <w:rPr>
                <w:rFonts w:hint="eastAsia" w:ascii="仿宋" w:hAnsi="仿宋" w:cs="仿宋"/>
                <w:sz w:val="21"/>
                <w:szCs w:val="21"/>
              </w:rPr>
            </w:pPr>
            <w:r>
              <w:rPr>
                <w:rFonts w:hint="eastAsia" w:ascii="仿宋" w:hAnsi="仿宋" w:cs="仿宋"/>
                <w:sz w:val="21"/>
                <w:szCs w:val="21"/>
              </w:rPr>
              <w:t>单位地址</w:t>
            </w:r>
          </w:p>
        </w:tc>
        <w:tc>
          <w:tcPr>
            <w:tcW w:w="4157" w:type="dxa"/>
            <w:gridSpan w:val="4"/>
            <w:noWrap/>
            <w:vAlign w:val="center"/>
          </w:tcPr>
          <w:p w14:paraId="3BC0467D">
            <w:pPr>
              <w:wordWrap w:val="0"/>
              <w:spacing w:line="240" w:lineRule="auto"/>
              <w:jc w:val="left"/>
              <w:rPr>
                <w:rFonts w:hint="eastAsia" w:ascii="仿宋" w:hAnsi="仿宋" w:eastAsia="仿宋" w:cs="仿宋"/>
                <w:sz w:val="21"/>
                <w:szCs w:val="21"/>
                <w:lang w:eastAsia="zh-CN"/>
              </w:rPr>
            </w:pPr>
            <w:r>
              <w:rPr>
                <w:rFonts w:hint="eastAsia" w:ascii="仿宋" w:hAnsi="仿宋" w:cs="仿宋"/>
                <w:sz w:val="21"/>
                <w:szCs w:val="21"/>
                <w:lang w:eastAsia="zh-CN"/>
              </w:rPr>
              <w:t>成都市金牛区金周路589号</w:t>
            </w:r>
          </w:p>
        </w:tc>
        <w:tc>
          <w:tcPr>
            <w:tcW w:w="1324" w:type="dxa"/>
            <w:vAlign w:val="center"/>
          </w:tcPr>
          <w:p w14:paraId="7FF5FB6F">
            <w:pPr>
              <w:wordWrap w:val="0"/>
              <w:spacing w:line="240" w:lineRule="auto"/>
              <w:jc w:val="center"/>
              <w:rPr>
                <w:rFonts w:hint="eastAsia" w:ascii="仿宋" w:hAnsi="仿宋" w:cs="仿宋"/>
                <w:sz w:val="21"/>
                <w:szCs w:val="21"/>
              </w:rPr>
            </w:pPr>
            <w:r>
              <w:rPr>
                <w:rFonts w:hint="eastAsia" w:ascii="仿宋" w:hAnsi="仿宋" w:cs="仿宋"/>
                <w:sz w:val="21"/>
                <w:szCs w:val="21"/>
              </w:rPr>
              <w:t>邮政编码</w:t>
            </w:r>
          </w:p>
        </w:tc>
        <w:tc>
          <w:tcPr>
            <w:tcW w:w="1283" w:type="dxa"/>
            <w:vAlign w:val="center"/>
          </w:tcPr>
          <w:p w14:paraId="203E84B3">
            <w:pPr>
              <w:wordWrap w:val="0"/>
              <w:spacing w:line="240" w:lineRule="auto"/>
              <w:jc w:val="left"/>
              <w:rPr>
                <w:rFonts w:hint="eastAsia" w:ascii="仿宋" w:hAnsi="仿宋" w:cs="仿宋"/>
                <w:sz w:val="21"/>
                <w:szCs w:val="21"/>
              </w:rPr>
            </w:pPr>
            <w:r>
              <w:rPr>
                <w:rFonts w:hint="eastAsia" w:ascii="仿宋" w:hAnsi="仿宋" w:cs="仿宋"/>
                <w:sz w:val="21"/>
                <w:szCs w:val="21"/>
                <w:lang w:eastAsia="zh-CN"/>
              </w:rPr>
              <w:t>610037</w:t>
            </w:r>
          </w:p>
        </w:tc>
      </w:tr>
      <w:tr w14:paraId="1997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22" w:type="dxa"/>
            <w:noWrap/>
            <w:vAlign w:val="center"/>
          </w:tcPr>
          <w:p w14:paraId="0CDC589F">
            <w:pPr>
              <w:wordWrap w:val="0"/>
              <w:spacing w:line="240" w:lineRule="auto"/>
              <w:jc w:val="left"/>
              <w:rPr>
                <w:rFonts w:hint="eastAsia" w:ascii="仿宋" w:hAnsi="仿宋" w:cs="仿宋"/>
                <w:sz w:val="21"/>
                <w:szCs w:val="21"/>
              </w:rPr>
            </w:pPr>
            <w:r>
              <w:rPr>
                <w:rFonts w:hint="eastAsia" w:ascii="仿宋" w:hAnsi="仿宋" w:cs="仿宋"/>
                <w:sz w:val="21"/>
                <w:szCs w:val="21"/>
              </w:rPr>
              <w:t>所属省部密码管理部门</w:t>
            </w:r>
          </w:p>
        </w:tc>
        <w:tc>
          <w:tcPr>
            <w:tcW w:w="6764" w:type="dxa"/>
            <w:gridSpan w:val="6"/>
            <w:noWrap/>
            <w:vAlign w:val="center"/>
          </w:tcPr>
          <w:p w14:paraId="6CC2761A">
            <w:pPr>
              <w:wordWrap w:val="0"/>
              <w:spacing w:line="240" w:lineRule="auto"/>
              <w:jc w:val="left"/>
              <w:rPr>
                <w:rFonts w:hint="eastAsia" w:ascii="仿宋" w:hAnsi="仿宋" w:eastAsia="仿宋" w:cs="仿宋"/>
                <w:sz w:val="21"/>
                <w:szCs w:val="21"/>
                <w:lang w:eastAsia="zh-CN"/>
              </w:rPr>
            </w:pPr>
            <w:r>
              <w:rPr>
                <w:rFonts w:hint="eastAsia" w:ascii="仿宋" w:hAnsi="仿宋" w:cs="仿宋"/>
                <w:color w:val="000000" w:themeColor="text1"/>
                <w:kern w:val="0"/>
                <w:sz w:val="21"/>
                <w:szCs w:val="21"/>
                <w:lang w:eastAsia="zh-CN"/>
                <w14:textFill>
                  <w14:solidFill>
                    <w14:schemeClr w14:val="tx1"/>
                  </w14:solidFill>
                </w14:textFill>
              </w:rPr>
              <w:t>四川省密码管理局</w:t>
            </w:r>
          </w:p>
        </w:tc>
      </w:tr>
      <w:tr w14:paraId="4667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restart"/>
            <w:noWrap/>
            <w:vAlign w:val="center"/>
          </w:tcPr>
          <w:p w14:paraId="79FB5238">
            <w:pPr>
              <w:wordWrap w:val="0"/>
              <w:spacing w:line="240" w:lineRule="auto"/>
              <w:jc w:val="left"/>
              <w:rPr>
                <w:rFonts w:hint="eastAsia" w:ascii="仿宋" w:hAnsi="仿宋" w:cs="仿宋"/>
                <w:sz w:val="21"/>
                <w:szCs w:val="21"/>
              </w:rPr>
            </w:pPr>
            <w:r>
              <w:rPr>
                <w:rFonts w:hint="eastAsia" w:ascii="仿宋" w:hAnsi="仿宋" w:cs="仿宋"/>
                <w:sz w:val="21"/>
                <w:szCs w:val="21"/>
              </w:rPr>
              <w:t>联系人</w:t>
            </w:r>
          </w:p>
        </w:tc>
        <w:tc>
          <w:tcPr>
            <w:tcW w:w="1239" w:type="dxa"/>
            <w:noWrap/>
            <w:vAlign w:val="center"/>
          </w:tcPr>
          <w:p w14:paraId="004DE94E">
            <w:pPr>
              <w:wordWrap w:val="0"/>
              <w:spacing w:line="240" w:lineRule="auto"/>
              <w:jc w:val="left"/>
              <w:rPr>
                <w:rFonts w:hint="eastAsia" w:ascii="仿宋" w:hAnsi="仿宋" w:cs="仿宋"/>
                <w:sz w:val="21"/>
                <w:szCs w:val="21"/>
              </w:rPr>
            </w:pPr>
            <w:r>
              <w:rPr>
                <w:rFonts w:hint="eastAsia" w:ascii="仿宋" w:hAnsi="仿宋" w:cs="仿宋"/>
                <w:sz w:val="21"/>
                <w:szCs w:val="21"/>
              </w:rPr>
              <w:t>姓名</w:t>
            </w:r>
          </w:p>
        </w:tc>
        <w:tc>
          <w:tcPr>
            <w:tcW w:w="1599" w:type="dxa"/>
            <w:shd w:val="clear" w:color="auto" w:fill="FFFF00"/>
            <w:vAlign w:val="center"/>
          </w:tcPr>
          <w:p w14:paraId="4BC8F965">
            <w:pPr>
              <w:wordWrap w:val="0"/>
              <w:spacing w:line="240" w:lineRule="auto"/>
              <w:jc w:val="center"/>
              <w:rPr>
                <w:rFonts w:hint="eastAsia" w:ascii="仿宋" w:hAnsi="仿宋" w:cs="仿宋"/>
                <w:sz w:val="21"/>
                <w:szCs w:val="21"/>
              </w:rPr>
            </w:pPr>
          </w:p>
        </w:tc>
        <w:tc>
          <w:tcPr>
            <w:tcW w:w="1319" w:type="dxa"/>
            <w:gridSpan w:val="2"/>
            <w:shd w:val="clear" w:color="auto" w:fill="FFFFFF" w:themeFill="background1"/>
            <w:vAlign w:val="center"/>
          </w:tcPr>
          <w:p w14:paraId="49732C0F">
            <w:pPr>
              <w:wordWrap w:val="0"/>
              <w:spacing w:line="240" w:lineRule="auto"/>
              <w:jc w:val="left"/>
              <w:rPr>
                <w:rFonts w:hint="eastAsia" w:ascii="仿宋" w:hAnsi="仿宋" w:cs="仿宋"/>
                <w:sz w:val="21"/>
                <w:szCs w:val="21"/>
              </w:rPr>
            </w:pPr>
            <w:r>
              <w:rPr>
                <w:rFonts w:hint="eastAsia" w:ascii="仿宋" w:hAnsi="仿宋" w:cs="仿宋"/>
                <w:sz w:val="21"/>
                <w:szCs w:val="21"/>
              </w:rPr>
              <w:t>职务/职称</w:t>
            </w:r>
          </w:p>
        </w:tc>
        <w:tc>
          <w:tcPr>
            <w:tcW w:w="2607" w:type="dxa"/>
            <w:gridSpan w:val="2"/>
            <w:shd w:val="clear" w:color="auto" w:fill="FFFF00"/>
            <w:vAlign w:val="center"/>
          </w:tcPr>
          <w:p w14:paraId="12BC63E2">
            <w:pPr>
              <w:wordWrap w:val="0"/>
              <w:spacing w:line="240" w:lineRule="auto"/>
              <w:jc w:val="center"/>
              <w:rPr>
                <w:rFonts w:hint="eastAsia" w:ascii="仿宋" w:hAnsi="仿宋" w:cs="仿宋"/>
                <w:sz w:val="21"/>
                <w:szCs w:val="21"/>
              </w:rPr>
            </w:pPr>
          </w:p>
        </w:tc>
      </w:tr>
      <w:tr w14:paraId="1978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continue"/>
            <w:noWrap/>
            <w:vAlign w:val="center"/>
          </w:tcPr>
          <w:p w14:paraId="2C3A80D3">
            <w:pPr>
              <w:wordWrap w:val="0"/>
              <w:spacing w:line="240" w:lineRule="auto"/>
              <w:ind w:firstLine="420"/>
              <w:jc w:val="left"/>
              <w:rPr>
                <w:rFonts w:hint="eastAsia" w:ascii="仿宋" w:hAnsi="仿宋" w:cs="仿宋"/>
                <w:sz w:val="21"/>
                <w:szCs w:val="21"/>
              </w:rPr>
            </w:pPr>
          </w:p>
        </w:tc>
        <w:tc>
          <w:tcPr>
            <w:tcW w:w="1239" w:type="dxa"/>
            <w:noWrap/>
            <w:vAlign w:val="center"/>
          </w:tcPr>
          <w:p w14:paraId="28D62731">
            <w:pPr>
              <w:wordWrap w:val="0"/>
              <w:spacing w:line="240" w:lineRule="auto"/>
              <w:jc w:val="left"/>
              <w:rPr>
                <w:rFonts w:hint="eastAsia" w:ascii="仿宋" w:hAnsi="仿宋" w:cs="仿宋"/>
                <w:sz w:val="21"/>
                <w:szCs w:val="21"/>
              </w:rPr>
            </w:pPr>
            <w:r>
              <w:rPr>
                <w:rFonts w:hint="eastAsia" w:ascii="仿宋" w:hAnsi="仿宋" w:cs="仿宋"/>
                <w:sz w:val="21"/>
                <w:szCs w:val="21"/>
              </w:rPr>
              <w:t>所属部门</w:t>
            </w:r>
          </w:p>
        </w:tc>
        <w:tc>
          <w:tcPr>
            <w:tcW w:w="1599" w:type="dxa"/>
            <w:shd w:val="clear" w:color="auto" w:fill="FFFF00"/>
            <w:vAlign w:val="center"/>
          </w:tcPr>
          <w:p w14:paraId="47295875">
            <w:pPr>
              <w:wordWrap w:val="0"/>
              <w:spacing w:line="240" w:lineRule="auto"/>
              <w:jc w:val="center"/>
              <w:rPr>
                <w:rFonts w:hint="eastAsia" w:ascii="仿宋" w:hAnsi="仿宋" w:cs="仿宋"/>
                <w:sz w:val="21"/>
                <w:szCs w:val="21"/>
              </w:rPr>
            </w:pPr>
          </w:p>
        </w:tc>
        <w:tc>
          <w:tcPr>
            <w:tcW w:w="1319" w:type="dxa"/>
            <w:gridSpan w:val="2"/>
            <w:shd w:val="clear" w:color="auto" w:fill="FFFFFF" w:themeFill="background1"/>
            <w:vAlign w:val="center"/>
          </w:tcPr>
          <w:p w14:paraId="305A302C">
            <w:pPr>
              <w:wordWrap w:val="0"/>
              <w:spacing w:line="240" w:lineRule="auto"/>
              <w:jc w:val="left"/>
              <w:rPr>
                <w:rFonts w:hint="eastAsia" w:ascii="仿宋" w:hAnsi="仿宋" w:cs="仿宋"/>
                <w:sz w:val="21"/>
                <w:szCs w:val="21"/>
              </w:rPr>
            </w:pPr>
            <w:r>
              <w:rPr>
                <w:rFonts w:hint="eastAsia" w:ascii="仿宋" w:hAnsi="仿宋" w:cs="仿宋"/>
                <w:sz w:val="21"/>
                <w:szCs w:val="21"/>
              </w:rPr>
              <w:t>办公电话</w:t>
            </w:r>
          </w:p>
        </w:tc>
        <w:tc>
          <w:tcPr>
            <w:tcW w:w="2607" w:type="dxa"/>
            <w:gridSpan w:val="2"/>
            <w:shd w:val="clear" w:color="auto" w:fill="FFFF00"/>
            <w:vAlign w:val="center"/>
          </w:tcPr>
          <w:p w14:paraId="6005C609">
            <w:pPr>
              <w:wordWrap w:val="0"/>
              <w:spacing w:line="240" w:lineRule="auto"/>
              <w:jc w:val="center"/>
              <w:rPr>
                <w:rFonts w:hint="eastAsia" w:ascii="仿宋" w:hAnsi="仿宋" w:cs="仿宋"/>
                <w:sz w:val="21"/>
                <w:szCs w:val="21"/>
              </w:rPr>
            </w:pPr>
          </w:p>
        </w:tc>
      </w:tr>
      <w:tr w14:paraId="6BE9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continue"/>
            <w:noWrap/>
            <w:vAlign w:val="center"/>
          </w:tcPr>
          <w:p w14:paraId="615815D3">
            <w:pPr>
              <w:wordWrap w:val="0"/>
              <w:spacing w:line="240" w:lineRule="auto"/>
              <w:ind w:firstLine="420"/>
              <w:jc w:val="left"/>
              <w:rPr>
                <w:rFonts w:hint="eastAsia" w:ascii="仿宋" w:hAnsi="仿宋" w:cs="仿宋"/>
                <w:sz w:val="21"/>
                <w:szCs w:val="21"/>
              </w:rPr>
            </w:pPr>
          </w:p>
        </w:tc>
        <w:tc>
          <w:tcPr>
            <w:tcW w:w="1239" w:type="dxa"/>
            <w:noWrap/>
            <w:vAlign w:val="center"/>
          </w:tcPr>
          <w:p w14:paraId="256388E2">
            <w:pPr>
              <w:wordWrap w:val="0"/>
              <w:spacing w:line="240" w:lineRule="auto"/>
              <w:jc w:val="left"/>
              <w:rPr>
                <w:rFonts w:hint="eastAsia" w:ascii="仿宋" w:hAnsi="仿宋" w:cs="仿宋"/>
                <w:sz w:val="21"/>
                <w:szCs w:val="21"/>
              </w:rPr>
            </w:pPr>
            <w:r>
              <w:rPr>
                <w:rFonts w:hint="eastAsia" w:ascii="仿宋" w:hAnsi="仿宋" w:cs="仿宋"/>
                <w:sz w:val="21"/>
                <w:szCs w:val="21"/>
              </w:rPr>
              <w:t>移动电话</w:t>
            </w:r>
          </w:p>
        </w:tc>
        <w:tc>
          <w:tcPr>
            <w:tcW w:w="1599" w:type="dxa"/>
            <w:shd w:val="clear" w:color="auto" w:fill="FFFF00"/>
            <w:vAlign w:val="center"/>
          </w:tcPr>
          <w:p w14:paraId="39C79F68">
            <w:pPr>
              <w:wordWrap w:val="0"/>
              <w:spacing w:line="240" w:lineRule="auto"/>
              <w:jc w:val="center"/>
              <w:rPr>
                <w:rFonts w:hint="eastAsia" w:ascii="仿宋" w:hAnsi="仿宋" w:cs="仿宋"/>
                <w:sz w:val="21"/>
                <w:szCs w:val="21"/>
              </w:rPr>
            </w:pPr>
          </w:p>
        </w:tc>
        <w:tc>
          <w:tcPr>
            <w:tcW w:w="1319" w:type="dxa"/>
            <w:gridSpan w:val="2"/>
            <w:shd w:val="clear" w:color="auto" w:fill="FFFFFF" w:themeFill="background1"/>
            <w:vAlign w:val="center"/>
          </w:tcPr>
          <w:p w14:paraId="00CD2B6D">
            <w:pPr>
              <w:wordWrap w:val="0"/>
              <w:spacing w:line="240" w:lineRule="auto"/>
              <w:jc w:val="left"/>
              <w:rPr>
                <w:rFonts w:hint="eastAsia" w:ascii="仿宋" w:hAnsi="仿宋" w:cs="仿宋"/>
                <w:sz w:val="21"/>
                <w:szCs w:val="21"/>
              </w:rPr>
            </w:pPr>
            <w:r>
              <w:rPr>
                <w:rFonts w:hint="eastAsia" w:ascii="仿宋" w:hAnsi="仿宋" w:cs="仿宋"/>
                <w:sz w:val="21"/>
                <w:szCs w:val="21"/>
              </w:rPr>
              <w:t>电子邮件</w:t>
            </w:r>
          </w:p>
        </w:tc>
        <w:tc>
          <w:tcPr>
            <w:tcW w:w="2607" w:type="dxa"/>
            <w:gridSpan w:val="2"/>
            <w:shd w:val="clear" w:color="auto" w:fill="FFFF00"/>
            <w:vAlign w:val="center"/>
          </w:tcPr>
          <w:p w14:paraId="1FDFE400">
            <w:pPr>
              <w:wordWrap w:val="0"/>
              <w:spacing w:line="240" w:lineRule="auto"/>
              <w:jc w:val="center"/>
              <w:rPr>
                <w:rFonts w:hint="eastAsia" w:ascii="仿宋" w:hAnsi="仿宋" w:cs="仿宋"/>
                <w:sz w:val="21"/>
                <w:szCs w:val="21"/>
              </w:rPr>
            </w:pPr>
          </w:p>
        </w:tc>
      </w:tr>
      <w:tr w14:paraId="6C4E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exact"/>
        </w:trPr>
        <w:tc>
          <w:tcPr>
            <w:tcW w:w="9286" w:type="dxa"/>
            <w:gridSpan w:val="7"/>
            <w:shd w:val="clear" w:color="auto" w:fill="E7E6E6" w:themeFill="background2"/>
            <w:noWrap/>
            <w:vAlign w:val="center"/>
          </w:tcPr>
          <w:p w14:paraId="780B61C1">
            <w:pPr>
              <w:wordWrap w:val="0"/>
              <w:spacing w:line="240" w:lineRule="auto"/>
              <w:ind w:firstLine="422"/>
              <w:jc w:val="center"/>
              <w:rPr>
                <w:rFonts w:hint="eastAsia" w:ascii="仿宋" w:hAnsi="仿宋" w:cs="仿宋"/>
                <w:b/>
                <w:sz w:val="21"/>
                <w:szCs w:val="21"/>
              </w:rPr>
            </w:pPr>
            <w:r>
              <w:rPr>
                <w:rFonts w:hint="eastAsia" w:ascii="仿宋" w:hAnsi="仿宋" w:cs="仿宋"/>
                <w:b/>
                <w:sz w:val="21"/>
                <w:szCs w:val="21"/>
              </w:rPr>
              <w:t>系统信息</w:t>
            </w:r>
          </w:p>
        </w:tc>
      </w:tr>
      <w:tr w14:paraId="0429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noWrap/>
            <w:vAlign w:val="center"/>
          </w:tcPr>
          <w:p w14:paraId="3B45187F">
            <w:pPr>
              <w:wordWrap w:val="0"/>
              <w:spacing w:line="240" w:lineRule="auto"/>
              <w:jc w:val="left"/>
              <w:rPr>
                <w:rFonts w:hint="eastAsia" w:ascii="仿宋" w:hAnsi="仿宋" w:cs="仿宋"/>
                <w:sz w:val="21"/>
                <w:szCs w:val="21"/>
              </w:rPr>
            </w:pPr>
            <w:r>
              <w:rPr>
                <w:rFonts w:hint="eastAsia" w:ascii="仿宋" w:hAnsi="仿宋" w:cs="仿宋"/>
                <w:sz w:val="21"/>
                <w:szCs w:val="21"/>
              </w:rPr>
              <w:t>系统名称</w:t>
            </w:r>
          </w:p>
        </w:tc>
        <w:tc>
          <w:tcPr>
            <w:tcW w:w="6764" w:type="dxa"/>
            <w:gridSpan w:val="6"/>
            <w:noWrap/>
            <w:vAlign w:val="center"/>
          </w:tcPr>
          <w:p w14:paraId="5C32F6BF">
            <w:pPr>
              <w:wordWrap w:val="0"/>
              <w:spacing w:line="240" w:lineRule="auto"/>
              <w:jc w:val="left"/>
              <w:rPr>
                <w:rFonts w:hint="eastAsia" w:ascii="仿宋" w:hAnsi="仿宋" w:eastAsia="仿宋" w:cs="仿宋"/>
                <w:sz w:val="21"/>
                <w:szCs w:val="21"/>
                <w:lang w:eastAsia="zh-CN"/>
              </w:rPr>
            </w:pPr>
            <w:r>
              <w:rPr>
                <w:rFonts w:hint="eastAsia" w:ascii="仿宋" w:hAnsi="仿宋" w:cs="仿宋"/>
                <w:sz w:val="21"/>
                <w:szCs w:val="21"/>
                <w:lang w:eastAsia="zh-CN"/>
              </w:rPr>
              <w:t>城投诚悦荟信息系统</w:t>
            </w:r>
          </w:p>
        </w:tc>
      </w:tr>
      <w:tr w14:paraId="23A02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noWrap/>
            <w:vAlign w:val="center"/>
          </w:tcPr>
          <w:p w14:paraId="22BFA04B">
            <w:pPr>
              <w:wordWrap w:val="0"/>
              <w:spacing w:line="240" w:lineRule="auto"/>
              <w:jc w:val="left"/>
              <w:rPr>
                <w:rFonts w:hint="eastAsia" w:ascii="仿宋" w:hAnsi="仿宋" w:cs="仿宋"/>
                <w:sz w:val="21"/>
                <w:szCs w:val="21"/>
              </w:rPr>
            </w:pPr>
            <w:r>
              <w:rPr>
                <w:rFonts w:hint="eastAsia" w:ascii="仿宋" w:hAnsi="仿宋" w:cs="仿宋"/>
                <w:sz w:val="21"/>
                <w:szCs w:val="21"/>
              </w:rPr>
              <w:t>是否为关键信息基础设施</w:t>
            </w:r>
          </w:p>
        </w:tc>
        <w:tc>
          <w:tcPr>
            <w:tcW w:w="6764" w:type="dxa"/>
            <w:gridSpan w:val="6"/>
            <w:noWrap/>
            <w:vAlign w:val="center"/>
          </w:tcPr>
          <w:p w14:paraId="3B6FDE08">
            <w:pPr>
              <w:wordWrap w:val="0"/>
              <w:spacing w:line="240" w:lineRule="auto"/>
              <w:jc w:val="left"/>
              <w:rPr>
                <w:rFonts w:hint="eastAsia" w:ascii="仿宋" w:hAnsi="仿宋" w:cs="仿宋"/>
                <w:sz w:val="21"/>
                <w:szCs w:val="21"/>
              </w:rPr>
            </w:pPr>
            <w:bookmarkStart w:id="18" w:name="_Toc123238270"/>
            <w:r>
              <w:rPr>
                <w:rFonts w:ascii="Wingdings 2" w:hAnsi="Wingdings 2" w:cs="仿宋"/>
                <w:sz w:val="21"/>
                <w:szCs w:val="21"/>
              </w:rPr>
              <w:t>£</w:t>
            </w:r>
            <w:r>
              <w:rPr>
                <w:rFonts w:hint="eastAsia" w:ascii="仿宋" w:hAnsi="仿宋" w:cs="仿宋"/>
                <w:sz w:val="21"/>
                <w:szCs w:val="21"/>
              </w:rPr>
              <w:t>已认定，所属安全保护工作部门：</w:t>
            </w:r>
            <w:r>
              <w:rPr>
                <w:rFonts w:hint="eastAsia" w:ascii="仿宋" w:hAnsi="仿宋" w:cs="仿宋"/>
                <w:sz w:val="21"/>
                <w:szCs w:val="21"/>
                <w:u w:val="single"/>
              </w:rPr>
              <w:t xml:space="preserve">              </w:t>
            </w:r>
            <w:r>
              <w:rPr>
                <w:rFonts w:hint="eastAsia" w:ascii="仿宋" w:hAnsi="仿宋" w:cs="仿宋"/>
                <w:sz w:val="21"/>
                <w:szCs w:val="21"/>
              </w:rPr>
              <w:t xml:space="preserve">                </w:t>
            </w:r>
          </w:p>
          <w:p w14:paraId="783DB87F">
            <w:pPr>
              <w:wordWrap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未认定</w:t>
            </w:r>
            <w:bookmarkEnd w:id="18"/>
          </w:p>
        </w:tc>
      </w:tr>
      <w:tr w14:paraId="2490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restart"/>
            <w:noWrap/>
            <w:vAlign w:val="center"/>
          </w:tcPr>
          <w:p w14:paraId="3CD415DE">
            <w:pPr>
              <w:wordWrap w:val="0"/>
              <w:spacing w:line="240" w:lineRule="auto"/>
              <w:jc w:val="left"/>
              <w:rPr>
                <w:rFonts w:hint="eastAsia" w:ascii="仿宋" w:hAnsi="仿宋" w:cs="仿宋"/>
                <w:sz w:val="21"/>
                <w:szCs w:val="21"/>
              </w:rPr>
            </w:pPr>
            <w:r>
              <w:rPr>
                <w:rFonts w:hint="eastAsia" w:ascii="仿宋" w:hAnsi="仿宋" w:cs="仿宋"/>
                <w:sz w:val="21"/>
                <w:szCs w:val="21"/>
              </w:rPr>
              <w:t>网络安全等级保护定级和备案情况</w:t>
            </w:r>
          </w:p>
        </w:tc>
        <w:tc>
          <w:tcPr>
            <w:tcW w:w="6764" w:type="dxa"/>
            <w:gridSpan w:val="6"/>
            <w:noWrap/>
            <w:vAlign w:val="center"/>
          </w:tcPr>
          <w:p w14:paraId="3168C3CC">
            <w:pPr>
              <w:wordWrap w:val="0"/>
              <w:spacing w:line="240" w:lineRule="auto"/>
              <w:jc w:val="left"/>
              <w:rPr>
                <w:rFonts w:hint="eastAsia" w:ascii="仿宋" w:hAnsi="仿宋" w:cs="仿宋"/>
                <w:sz w:val="21"/>
                <w:szCs w:val="21"/>
                <w:u w:val="single"/>
              </w:rPr>
            </w:pPr>
            <w:r>
              <w:rPr>
                <w:rFonts w:ascii="Wingdings 2" w:hAnsi="Wingdings 2" w:cs="仿宋"/>
                <w:sz w:val="21"/>
                <w:szCs w:val="21"/>
              </w:rPr>
              <w:sym w:font="Wingdings 2" w:char="00A3"/>
            </w:r>
            <w:r>
              <w:rPr>
                <w:rFonts w:hint="eastAsia" w:ascii="仿宋" w:hAnsi="仿宋" w:cs="仿宋"/>
                <w:sz w:val="21"/>
                <w:szCs w:val="21"/>
              </w:rPr>
              <w:t>已定级备案，第</w:t>
            </w:r>
            <w:r>
              <w:rPr>
                <w:rFonts w:hint="eastAsia" w:ascii="仿宋" w:hAnsi="仿宋" w:cs="仿宋"/>
                <w:sz w:val="21"/>
                <w:szCs w:val="21"/>
                <w:u w:val="single"/>
              </w:rPr>
              <w:t xml:space="preserve"> 三 </w:t>
            </w:r>
            <w:r>
              <w:rPr>
                <w:rFonts w:hint="eastAsia" w:ascii="仿宋" w:hAnsi="仿宋" w:cs="仿宋"/>
                <w:sz w:val="21"/>
                <w:szCs w:val="21"/>
              </w:rPr>
              <w:t>级（一至四），</w:t>
            </w:r>
            <w:r>
              <w:rPr>
                <w:rFonts w:hint="eastAsia" w:ascii="仿宋" w:hAnsi="仿宋" w:cs="仿宋"/>
                <w:sz w:val="21"/>
                <w:szCs w:val="21"/>
                <w:u w:val="single"/>
              </w:rPr>
              <w:t xml:space="preserve">  </w:t>
            </w:r>
          </w:p>
          <w:p w14:paraId="5E51FA6C">
            <w:pPr>
              <w:wordWrap w:val="0"/>
              <w:spacing w:line="240" w:lineRule="auto"/>
              <w:jc w:val="left"/>
              <w:rPr>
                <w:rFonts w:hint="eastAsia" w:ascii="仿宋" w:hAnsi="仿宋" w:cs="仿宋"/>
                <w:sz w:val="21"/>
                <w:szCs w:val="21"/>
                <w:u w:val="single"/>
              </w:rPr>
            </w:pPr>
            <w:r>
              <w:rPr>
                <w:rFonts w:hint="eastAsia" w:ascii="仿宋" w:hAnsi="仿宋" w:cs="仿宋"/>
                <w:sz w:val="21"/>
                <w:szCs w:val="21"/>
              </w:rPr>
              <w:t>备案证明编号：</w:t>
            </w:r>
            <w:r>
              <w:rPr>
                <w:rFonts w:hint="eastAsia" w:ascii="仿宋" w:hAnsi="仿宋" w:cs="仿宋"/>
                <w:sz w:val="21"/>
                <w:szCs w:val="21"/>
                <w:u w:val="single"/>
              </w:rPr>
              <w:t xml:space="preserve">   </w:t>
            </w:r>
            <w:r>
              <w:rPr>
                <w:rFonts w:hint="eastAsia" w:ascii="仿宋" w:hAnsi="仿宋" w:cs="仿宋"/>
                <w:sz w:val="21"/>
                <w:szCs w:val="21"/>
                <w:u w:val="single"/>
                <w:lang w:val="en-US" w:eastAsia="zh-CN"/>
              </w:rPr>
              <w:t xml:space="preserve">                </w:t>
            </w:r>
            <w:r>
              <w:rPr>
                <w:rFonts w:hint="eastAsia" w:ascii="仿宋" w:hAnsi="仿宋" w:cs="仿宋"/>
                <w:sz w:val="21"/>
                <w:szCs w:val="21"/>
                <w:u w:val="single"/>
              </w:rPr>
              <w:t xml:space="preserve">   </w:t>
            </w:r>
          </w:p>
          <w:p w14:paraId="17BD6384">
            <w:pPr>
              <w:wordWrap w:val="0"/>
              <w:spacing w:before="38" w:beforeLines="10" w:line="240" w:lineRule="auto"/>
              <w:jc w:val="left"/>
              <w:rPr>
                <w:rFonts w:hint="eastAsia" w:ascii="仿宋" w:hAnsi="仿宋" w:cs="仿宋"/>
                <w:sz w:val="21"/>
                <w:szCs w:val="21"/>
              </w:rPr>
            </w:pPr>
            <w:r>
              <w:rPr>
                <w:rFonts w:hint="eastAsia" w:ascii="仿宋" w:hAnsi="仿宋" w:cs="仿宋"/>
                <w:sz w:val="21"/>
                <w:szCs w:val="21"/>
              </w:rPr>
              <w:t>本次被测信息系统与等级保护定级系统是否一致：</w:t>
            </w:r>
          </w:p>
          <w:p w14:paraId="1C5CFC35">
            <w:pPr>
              <w:wordWrap w:val="0"/>
              <w:spacing w:line="240" w:lineRule="auto"/>
              <w:jc w:val="left"/>
              <w:rPr>
                <w:rFonts w:hint="eastAsia" w:ascii="仿宋" w:hAnsi="仿宋" w:cs="仿宋"/>
                <w:b/>
                <w:sz w:val="21"/>
                <w:szCs w:val="21"/>
              </w:rPr>
            </w:pPr>
            <w:r>
              <w:rPr>
                <w:rFonts w:ascii="Wingdings 2" w:hAnsi="Wingdings 2" w:cs="仿宋"/>
                <w:sz w:val="21"/>
                <w:szCs w:val="21"/>
              </w:rPr>
              <w:sym w:font="Wingdings 2" w:char="00A3"/>
            </w:r>
            <w:r>
              <w:rPr>
                <w:rFonts w:hint="eastAsia" w:ascii="仿宋" w:hAnsi="仿宋" w:cs="仿宋"/>
                <w:sz w:val="21"/>
                <w:szCs w:val="21"/>
              </w:rPr>
              <w:t xml:space="preserve">是              </w:t>
            </w:r>
            <w:r>
              <w:rPr>
                <w:rFonts w:ascii="Wingdings 2" w:hAnsi="Wingdings 2" w:cs="仿宋"/>
                <w:sz w:val="21"/>
                <w:szCs w:val="21"/>
              </w:rPr>
              <w:t>£</w:t>
            </w:r>
            <w:r>
              <w:rPr>
                <w:rFonts w:hint="eastAsia" w:ascii="仿宋" w:hAnsi="仿宋" w:cs="仿宋"/>
                <w:sz w:val="21"/>
                <w:szCs w:val="21"/>
              </w:rPr>
              <w:t>否 变化情况说明：</w:t>
            </w:r>
            <w:r>
              <w:rPr>
                <w:rFonts w:hint="eastAsia" w:ascii="仿宋" w:hAnsi="仿宋" w:cs="仿宋"/>
                <w:sz w:val="21"/>
                <w:szCs w:val="21"/>
                <w:u w:val="single"/>
              </w:rPr>
              <w:t xml:space="preserve">                        </w:t>
            </w:r>
          </w:p>
        </w:tc>
      </w:tr>
      <w:tr w14:paraId="18B6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continue"/>
            <w:noWrap/>
            <w:vAlign w:val="center"/>
          </w:tcPr>
          <w:p w14:paraId="23B2370C">
            <w:pPr>
              <w:wordWrap w:val="0"/>
              <w:spacing w:line="240" w:lineRule="auto"/>
              <w:ind w:firstLine="420"/>
              <w:jc w:val="left"/>
              <w:rPr>
                <w:rFonts w:hint="eastAsia" w:ascii="仿宋" w:hAnsi="仿宋" w:cs="仿宋"/>
                <w:sz w:val="21"/>
                <w:szCs w:val="21"/>
              </w:rPr>
            </w:pPr>
          </w:p>
        </w:tc>
        <w:tc>
          <w:tcPr>
            <w:tcW w:w="6764" w:type="dxa"/>
            <w:gridSpan w:val="6"/>
            <w:noWrap/>
            <w:vAlign w:val="center"/>
          </w:tcPr>
          <w:p w14:paraId="4FAF3E8B">
            <w:pPr>
              <w:wordWrap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未定级，本次密评依据GB/T 39786—2021《信息安全技术 信息系统密码应用基本要求》第</w:t>
            </w:r>
            <w:r>
              <w:rPr>
                <w:rFonts w:hint="eastAsia" w:ascii="仿宋" w:hAnsi="仿宋" w:cs="仿宋"/>
                <w:sz w:val="21"/>
                <w:szCs w:val="21"/>
                <w:u w:val="single"/>
              </w:rPr>
              <w:t xml:space="preserve"> </w:t>
            </w:r>
            <w:r>
              <w:rPr>
                <w:rFonts w:hint="eastAsia" w:ascii="仿宋" w:hAnsi="仿宋" w:cs="仿宋"/>
                <w:sz w:val="21"/>
                <w:szCs w:val="21"/>
                <w:u w:val="single"/>
                <w:lang w:val="en-US" w:eastAsia="zh-CN"/>
              </w:rPr>
              <w:t>三</w:t>
            </w:r>
            <w:r>
              <w:rPr>
                <w:rFonts w:hint="eastAsia" w:ascii="仿宋" w:hAnsi="仿宋" w:cs="仿宋"/>
                <w:sz w:val="21"/>
                <w:szCs w:val="21"/>
                <w:u w:val="single"/>
              </w:rPr>
              <w:t xml:space="preserve"> </w:t>
            </w:r>
            <w:r>
              <w:rPr>
                <w:rFonts w:hint="eastAsia" w:ascii="仿宋" w:hAnsi="仿宋" w:cs="仿宋"/>
                <w:sz w:val="21"/>
                <w:szCs w:val="21"/>
              </w:rPr>
              <w:t>级（一至四）信息系统要求</w:t>
            </w:r>
          </w:p>
        </w:tc>
      </w:tr>
      <w:tr w14:paraId="0B74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noWrap/>
            <w:vAlign w:val="center"/>
          </w:tcPr>
          <w:p w14:paraId="2815B521">
            <w:pPr>
              <w:wordWrap w:val="0"/>
              <w:spacing w:line="240" w:lineRule="auto"/>
              <w:jc w:val="left"/>
              <w:rPr>
                <w:rFonts w:hint="eastAsia" w:ascii="仿宋" w:hAnsi="仿宋" w:cs="仿宋"/>
                <w:sz w:val="21"/>
                <w:szCs w:val="21"/>
              </w:rPr>
            </w:pPr>
            <w:r>
              <w:rPr>
                <w:rFonts w:hint="eastAsia" w:ascii="仿宋" w:hAnsi="仿宋" w:cs="仿宋"/>
                <w:sz w:val="21"/>
                <w:szCs w:val="21"/>
              </w:rPr>
              <w:t>网络安全等级测评情况</w:t>
            </w:r>
          </w:p>
        </w:tc>
        <w:tc>
          <w:tcPr>
            <w:tcW w:w="6764" w:type="dxa"/>
            <w:gridSpan w:val="6"/>
            <w:noWrap/>
            <w:vAlign w:val="center"/>
          </w:tcPr>
          <w:p w14:paraId="4312779C">
            <w:pPr>
              <w:wordWrap w:val="0"/>
              <w:spacing w:line="240" w:lineRule="auto"/>
              <w:jc w:val="left"/>
              <w:rPr>
                <w:rFonts w:hint="eastAsia" w:ascii="仿宋" w:hAnsi="仿宋" w:cs="仿宋"/>
                <w:sz w:val="21"/>
                <w:szCs w:val="21"/>
              </w:rPr>
            </w:pPr>
            <w:r>
              <w:rPr>
                <w:rFonts w:ascii="Wingdings 2" w:hAnsi="Wingdings 2" w:cs="仿宋"/>
                <w:sz w:val="21"/>
                <w:szCs w:val="21"/>
              </w:rPr>
              <w:t>£</w:t>
            </w:r>
            <w:r>
              <w:rPr>
                <w:rFonts w:hint="eastAsia" w:ascii="仿宋" w:hAnsi="仿宋" w:cs="仿宋"/>
                <w:sz w:val="21"/>
                <w:szCs w:val="21"/>
              </w:rPr>
              <w:t>已测评</w:t>
            </w:r>
          </w:p>
          <w:p w14:paraId="1DC65771">
            <w:pPr>
              <w:wordWrap w:val="0"/>
              <w:spacing w:line="240" w:lineRule="auto"/>
              <w:jc w:val="left"/>
              <w:rPr>
                <w:rFonts w:hint="eastAsia" w:ascii="仿宋" w:hAnsi="仿宋" w:cs="仿宋"/>
                <w:sz w:val="21"/>
                <w:szCs w:val="21"/>
                <w:u w:val="single"/>
              </w:rPr>
            </w:pPr>
            <w:r>
              <w:rPr>
                <w:rFonts w:hint="eastAsia" w:ascii="仿宋" w:hAnsi="仿宋" w:cs="仿宋"/>
                <w:sz w:val="21"/>
                <w:szCs w:val="21"/>
              </w:rPr>
              <w:t>测评机构名称：</w:t>
            </w:r>
            <w:r>
              <w:rPr>
                <w:rFonts w:hint="eastAsia" w:ascii="仿宋" w:hAnsi="仿宋" w:cs="仿宋"/>
                <w:sz w:val="21"/>
                <w:szCs w:val="21"/>
                <w:u w:val="single"/>
              </w:rPr>
              <w:t xml:space="preserve">                                  　</w:t>
            </w:r>
          </w:p>
          <w:p w14:paraId="17C61039">
            <w:pPr>
              <w:wordWrap w:val="0"/>
              <w:spacing w:line="240" w:lineRule="auto"/>
              <w:jc w:val="left"/>
              <w:rPr>
                <w:rFonts w:hint="eastAsia" w:ascii="仿宋" w:hAnsi="仿宋" w:cs="仿宋"/>
                <w:sz w:val="21"/>
                <w:szCs w:val="21"/>
                <w:u w:val="single"/>
              </w:rPr>
            </w:pPr>
            <w:r>
              <w:rPr>
                <w:rFonts w:hint="eastAsia" w:ascii="仿宋" w:hAnsi="仿宋" w:cs="仿宋"/>
                <w:sz w:val="21"/>
                <w:szCs w:val="21"/>
              </w:rPr>
              <w:t>测评时间：</w:t>
            </w:r>
            <w:r>
              <w:rPr>
                <w:rFonts w:hint="eastAsia" w:ascii="仿宋" w:hAnsi="仿宋" w:cs="仿宋"/>
                <w:sz w:val="21"/>
                <w:szCs w:val="21"/>
                <w:u w:val="single"/>
              </w:rPr>
              <w:t xml:space="preserve">               </w:t>
            </w:r>
            <w:r>
              <w:rPr>
                <w:rFonts w:hint="eastAsia" w:ascii="仿宋" w:hAnsi="仿宋" w:cs="仿宋"/>
                <w:sz w:val="21"/>
                <w:szCs w:val="21"/>
              </w:rPr>
              <w:t xml:space="preserve"> 测评结论：</w:t>
            </w:r>
            <w:r>
              <w:rPr>
                <w:rFonts w:hint="eastAsia" w:ascii="仿宋" w:hAnsi="仿宋" w:cs="仿宋"/>
                <w:sz w:val="21"/>
                <w:szCs w:val="21"/>
                <w:u w:val="single"/>
              </w:rPr>
              <w:t xml:space="preserve">              </w:t>
            </w:r>
          </w:p>
          <w:p w14:paraId="2DB0ED50">
            <w:pPr>
              <w:wordWrap w:val="0"/>
              <w:spacing w:line="240" w:lineRule="auto"/>
              <w:jc w:val="left"/>
              <w:rPr>
                <w:rFonts w:hint="eastAsia" w:ascii="仿宋" w:hAnsi="仿宋" w:cs="仿宋"/>
                <w:sz w:val="21"/>
                <w:szCs w:val="21"/>
              </w:rPr>
            </w:pPr>
            <w:r>
              <w:rPr>
                <w:rFonts w:ascii="Wingdings 2" w:hAnsi="Wingdings 2" w:cs="仿宋"/>
                <w:sz w:val="21"/>
                <w:szCs w:val="21"/>
              </w:rPr>
              <w:t>£</w:t>
            </w:r>
            <w:r>
              <w:rPr>
                <w:rFonts w:hint="eastAsia" w:ascii="仿宋" w:hAnsi="仿宋" w:cs="仿宋"/>
                <w:sz w:val="21"/>
                <w:szCs w:val="21"/>
              </w:rPr>
              <w:t>正在测评   测评机构名称：</w:t>
            </w:r>
            <w:r>
              <w:rPr>
                <w:rFonts w:hint="eastAsia" w:ascii="仿宋" w:hAnsi="仿宋" w:cs="仿宋"/>
                <w:sz w:val="21"/>
                <w:szCs w:val="21"/>
                <w:u w:val="single"/>
              </w:rPr>
              <w:t xml:space="preserve">                                 </w:t>
            </w:r>
          </w:p>
          <w:p w14:paraId="1B71AA45">
            <w:pPr>
              <w:wordWrap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未测评</w:t>
            </w:r>
          </w:p>
        </w:tc>
      </w:tr>
      <w:tr w14:paraId="5E8F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noWrap/>
            <w:vAlign w:val="center"/>
          </w:tcPr>
          <w:p w14:paraId="057178C9">
            <w:pPr>
              <w:wordWrap w:val="0"/>
              <w:spacing w:line="240" w:lineRule="auto"/>
              <w:jc w:val="left"/>
              <w:rPr>
                <w:rFonts w:hint="eastAsia" w:ascii="仿宋" w:hAnsi="仿宋" w:cs="仿宋"/>
                <w:sz w:val="21"/>
                <w:szCs w:val="21"/>
              </w:rPr>
            </w:pPr>
            <w:r>
              <w:rPr>
                <w:rFonts w:hint="eastAsia" w:ascii="仿宋" w:hAnsi="仿宋" w:cs="仿宋"/>
                <w:sz w:val="21"/>
                <w:szCs w:val="21"/>
              </w:rPr>
              <w:t>商用密码应用安全性评估情况</w:t>
            </w:r>
          </w:p>
        </w:tc>
        <w:tc>
          <w:tcPr>
            <w:tcW w:w="6764" w:type="dxa"/>
            <w:gridSpan w:val="6"/>
            <w:noWrap/>
            <w:vAlign w:val="center"/>
          </w:tcPr>
          <w:p w14:paraId="5E30DC4D">
            <w:pPr>
              <w:wordWrap w:val="0"/>
              <w:spacing w:line="240" w:lineRule="auto"/>
              <w:jc w:val="left"/>
              <w:rPr>
                <w:rFonts w:hint="eastAsia" w:ascii="仿宋" w:hAnsi="仿宋" w:cs="仿宋"/>
                <w:sz w:val="21"/>
                <w:szCs w:val="21"/>
              </w:rPr>
            </w:pPr>
            <w:r>
              <w:rPr>
                <w:rFonts w:ascii="Wingdings 2" w:hAnsi="Wingdings 2" w:cs="仿宋"/>
                <w:sz w:val="21"/>
                <w:szCs w:val="21"/>
              </w:rPr>
              <w:t>£</w:t>
            </w:r>
            <w:r>
              <w:rPr>
                <w:rFonts w:hint="eastAsia" w:ascii="仿宋" w:hAnsi="仿宋" w:cs="仿宋"/>
                <w:sz w:val="21"/>
                <w:szCs w:val="21"/>
              </w:rPr>
              <w:t>已评估</w:t>
            </w:r>
          </w:p>
          <w:p w14:paraId="6FFAC0BF">
            <w:pPr>
              <w:wordWrap w:val="0"/>
              <w:spacing w:line="240" w:lineRule="auto"/>
              <w:jc w:val="left"/>
              <w:rPr>
                <w:rFonts w:hint="eastAsia" w:ascii="仿宋" w:hAnsi="仿宋" w:cs="仿宋"/>
                <w:sz w:val="21"/>
                <w:szCs w:val="21"/>
                <w:u w:val="single"/>
              </w:rPr>
            </w:pPr>
            <w:r>
              <w:rPr>
                <w:rFonts w:hint="eastAsia" w:ascii="仿宋" w:hAnsi="仿宋" w:cs="仿宋"/>
                <w:sz w:val="21"/>
                <w:szCs w:val="21"/>
              </w:rPr>
              <w:t>密评机构名称：</w:t>
            </w:r>
            <w:r>
              <w:rPr>
                <w:rFonts w:hint="eastAsia" w:ascii="仿宋" w:hAnsi="仿宋" w:cs="仿宋"/>
                <w:sz w:val="21"/>
                <w:szCs w:val="21"/>
                <w:u w:val="single"/>
              </w:rPr>
              <w:t xml:space="preserve">                                  　</w:t>
            </w:r>
          </w:p>
          <w:p w14:paraId="24AD148F">
            <w:pPr>
              <w:wordWrap w:val="0"/>
              <w:spacing w:line="240" w:lineRule="auto"/>
              <w:jc w:val="left"/>
              <w:rPr>
                <w:rFonts w:hint="eastAsia" w:ascii="仿宋" w:hAnsi="仿宋" w:cs="仿宋"/>
                <w:sz w:val="21"/>
                <w:szCs w:val="21"/>
                <w:u w:val="single"/>
              </w:rPr>
            </w:pPr>
            <w:r>
              <w:rPr>
                <w:rFonts w:hint="eastAsia" w:ascii="仿宋" w:hAnsi="仿宋" w:cs="仿宋"/>
                <w:sz w:val="21"/>
                <w:szCs w:val="21"/>
              </w:rPr>
              <w:t>评估时间：</w:t>
            </w:r>
            <w:r>
              <w:rPr>
                <w:rFonts w:hint="eastAsia" w:ascii="仿宋" w:hAnsi="仿宋" w:cs="仿宋"/>
                <w:sz w:val="21"/>
                <w:szCs w:val="21"/>
                <w:u w:val="single"/>
              </w:rPr>
              <w:t xml:space="preserve">               </w:t>
            </w:r>
            <w:r>
              <w:rPr>
                <w:rFonts w:hint="eastAsia" w:ascii="仿宋" w:hAnsi="仿宋" w:cs="仿宋"/>
                <w:sz w:val="21"/>
                <w:szCs w:val="21"/>
              </w:rPr>
              <w:t xml:space="preserve"> 评估结论：</w:t>
            </w:r>
            <w:r>
              <w:rPr>
                <w:rFonts w:hint="eastAsia" w:ascii="仿宋" w:hAnsi="仿宋" w:cs="仿宋"/>
                <w:sz w:val="21"/>
                <w:szCs w:val="21"/>
                <w:u w:val="single"/>
              </w:rPr>
              <w:t xml:space="preserve">              </w:t>
            </w:r>
          </w:p>
          <w:p w14:paraId="22C7A1C0">
            <w:pPr>
              <w:wordWrap w:val="0"/>
              <w:spacing w:line="240" w:lineRule="auto"/>
              <w:jc w:val="left"/>
              <w:rPr>
                <w:rFonts w:hint="eastAsia" w:ascii="仿宋" w:hAnsi="仿宋" w:cs="仿宋"/>
                <w:sz w:val="21"/>
                <w:szCs w:val="21"/>
              </w:rPr>
            </w:pPr>
            <w:r>
              <w:rPr>
                <w:rFonts w:ascii="Wingdings 2" w:hAnsi="Wingdings 2" w:cs="仿宋"/>
                <w:sz w:val="21"/>
                <w:szCs w:val="21"/>
              </w:rPr>
              <w:t>£</w:t>
            </w:r>
            <w:r>
              <w:rPr>
                <w:rFonts w:hint="eastAsia" w:ascii="仿宋" w:hAnsi="仿宋" w:cs="仿宋"/>
                <w:sz w:val="21"/>
                <w:szCs w:val="21"/>
              </w:rPr>
              <w:t>正在评估    密评机构名称：</w:t>
            </w:r>
            <w:r>
              <w:rPr>
                <w:rFonts w:hint="eastAsia" w:ascii="仿宋" w:hAnsi="仿宋" w:cs="仿宋"/>
                <w:sz w:val="21"/>
                <w:szCs w:val="21"/>
                <w:u w:val="single"/>
              </w:rPr>
              <w:t xml:space="preserve">                                  </w:t>
            </w:r>
          </w:p>
          <w:p w14:paraId="6515CACA">
            <w:pPr>
              <w:wordWrap w:val="0"/>
              <w:spacing w:line="240" w:lineRule="auto"/>
              <w:jc w:val="left"/>
              <w:rPr>
                <w:rFonts w:hint="eastAsia" w:ascii="仿宋" w:hAnsi="仿宋" w:cs="仿宋"/>
                <w:sz w:val="21"/>
                <w:szCs w:val="21"/>
                <w:u w:val="single"/>
              </w:rPr>
            </w:pPr>
            <w:r>
              <w:rPr>
                <w:rFonts w:ascii="Wingdings 2" w:hAnsi="Wingdings 2" w:cs="仿宋"/>
                <w:sz w:val="21"/>
                <w:szCs w:val="21"/>
              </w:rPr>
              <w:t>R</w:t>
            </w:r>
            <w:r>
              <w:rPr>
                <w:rFonts w:hint="eastAsia" w:ascii="仿宋" w:hAnsi="仿宋" w:cs="仿宋"/>
                <w:sz w:val="21"/>
                <w:szCs w:val="21"/>
              </w:rPr>
              <w:t>未评估</w:t>
            </w:r>
          </w:p>
        </w:tc>
      </w:tr>
      <w:tr w14:paraId="711D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restart"/>
            <w:noWrap/>
            <w:vAlign w:val="center"/>
          </w:tcPr>
          <w:p w14:paraId="01F8C874">
            <w:pPr>
              <w:wordWrap w:val="0"/>
              <w:spacing w:line="240" w:lineRule="auto"/>
              <w:jc w:val="left"/>
              <w:rPr>
                <w:rFonts w:hint="eastAsia" w:ascii="仿宋" w:hAnsi="仿宋" w:cs="仿宋"/>
                <w:sz w:val="21"/>
                <w:szCs w:val="21"/>
              </w:rPr>
            </w:pPr>
            <w:commentRangeStart w:id="0"/>
            <w:commentRangeStart w:id="1"/>
            <w:r>
              <w:rPr>
                <w:rFonts w:hint="eastAsia" w:ascii="仿宋" w:hAnsi="仿宋" w:cs="仿宋"/>
                <w:sz w:val="21"/>
                <w:szCs w:val="21"/>
              </w:rPr>
              <w:t>系统是否依赖不在本系统范围内的云平台运行</w:t>
            </w:r>
            <w:commentRangeEnd w:id="0"/>
            <w:r>
              <w:commentReference w:id="0"/>
            </w:r>
            <w:commentRangeEnd w:id="1"/>
            <w:r>
              <w:commentReference w:id="1"/>
            </w:r>
          </w:p>
        </w:tc>
        <w:tc>
          <w:tcPr>
            <w:tcW w:w="2944" w:type="dxa"/>
            <w:gridSpan w:val="3"/>
            <w:noWrap/>
            <w:vAlign w:val="center"/>
          </w:tcPr>
          <w:p w14:paraId="2B45CBCC">
            <w:pPr>
              <w:wordWrap w:val="0"/>
              <w:spacing w:line="240" w:lineRule="auto"/>
              <w:jc w:val="left"/>
              <w:rPr>
                <w:rFonts w:hint="eastAsia" w:ascii="仿宋" w:hAnsi="仿宋" w:cs="仿宋"/>
                <w:sz w:val="21"/>
                <w:szCs w:val="21"/>
                <w:highlight w:val="none"/>
              </w:rPr>
            </w:pPr>
            <w:r>
              <w:rPr>
                <w:rFonts w:ascii="Wingdings 2" w:hAnsi="Wingdings 2" w:cs="仿宋"/>
                <w:sz w:val="21"/>
                <w:szCs w:val="21"/>
                <w:highlight w:val="none"/>
              </w:rPr>
              <w:sym w:font="Wingdings 2" w:char="00A3"/>
            </w:r>
            <w:r>
              <w:rPr>
                <w:rFonts w:hint="eastAsia" w:ascii="仿宋" w:hAnsi="仿宋" w:cs="仿宋"/>
                <w:sz w:val="21"/>
                <w:szCs w:val="21"/>
                <w:highlight w:val="none"/>
              </w:rPr>
              <w:t>是，</w:t>
            </w:r>
          </w:p>
          <w:p w14:paraId="51E87FA0">
            <w:pPr>
              <w:wordWrap w:val="0"/>
              <w:spacing w:line="240" w:lineRule="auto"/>
              <w:ind w:left="420" w:hanging="420" w:hangingChars="200"/>
              <w:jc w:val="left"/>
              <w:rPr>
                <w:rFonts w:hint="eastAsia" w:ascii="仿宋" w:hAnsi="仿宋" w:cs="仿宋"/>
                <w:sz w:val="21"/>
                <w:szCs w:val="21"/>
                <w:highlight w:val="none"/>
              </w:rPr>
            </w:pPr>
            <w:r>
              <w:rPr>
                <w:rFonts w:hint="eastAsia" w:ascii="仿宋" w:hAnsi="仿宋" w:cs="仿宋"/>
                <w:sz w:val="21"/>
                <w:szCs w:val="21"/>
                <w:highlight w:val="none"/>
              </w:rPr>
              <w:t>云平台名称：</w:t>
            </w:r>
            <w:r>
              <w:rPr>
                <w:rFonts w:hint="eastAsia" w:ascii="仿宋" w:hAnsi="仿宋" w:cs="仿宋"/>
                <w:sz w:val="21"/>
                <w:szCs w:val="21"/>
                <w:highlight w:val="none"/>
                <w:u w:val="single"/>
              </w:rPr>
              <w:t xml:space="preserve">  </w:t>
            </w:r>
            <w:r>
              <w:rPr>
                <w:rFonts w:hint="eastAsia" w:ascii="仿宋" w:hAnsi="仿宋" w:cs="仿宋"/>
                <w:sz w:val="21"/>
                <w:szCs w:val="21"/>
                <w:highlight w:val="none"/>
                <w:u w:val="single"/>
                <w:lang w:val="en-US" w:eastAsia="zh-CN"/>
              </w:rPr>
              <w:t xml:space="preserve">  华为云    </w:t>
            </w:r>
          </w:p>
        </w:tc>
        <w:tc>
          <w:tcPr>
            <w:tcW w:w="3820" w:type="dxa"/>
            <w:gridSpan w:val="3"/>
            <w:vAlign w:val="center"/>
          </w:tcPr>
          <w:p w14:paraId="3712C41B">
            <w:pPr>
              <w:wordWrap w:val="0"/>
              <w:spacing w:line="240" w:lineRule="auto"/>
              <w:jc w:val="left"/>
              <w:rPr>
                <w:rFonts w:hint="eastAsia" w:ascii="仿宋" w:hAnsi="仿宋" w:cs="仿宋"/>
                <w:sz w:val="21"/>
                <w:szCs w:val="21"/>
                <w:highlight w:val="none"/>
              </w:rPr>
            </w:pPr>
            <w:r>
              <w:rPr>
                <w:rFonts w:ascii="Wingdings 2" w:hAnsi="Wingdings 2" w:cs="仿宋"/>
                <w:sz w:val="21"/>
                <w:szCs w:val="21"/>
                <w:highlight w:val="none"/>
              </w:rPr>
              <w:t>£</w:t>
            </w:r>
            <w:r>
              <w:rPr>
                <w:rFonts w:hint="eastAsia" w:ascii="仿宋" w:hAnsi="仿宋" w:cs="仿宋"/>
                <w:sz w:val="21"/>
                <w:szCs w:val="21"/>
                <w:highlight w:val="none"/>
              </w:rPr>
              <w:t xml:space="preserve">已评估 </w:t>
            </w:r>
            <w:r>
              <w:rPr>
                <w:rFonts w:ascii="Wingdings 2" w:hAnsi="Wingdings 2" w:cs="仿宋"/>
                <w:sz w:val="21"/>
                <w:szCs w:val="21"/>
                <w:highlight w:val="none"/>
              </w:rPr>
              <w:t>£</w:t>
            </w:r>
            <w:r>
              <w:rPr>
                <w:rFonts w:hint="eastAsia" w:ascii="仿宋" w:hAnsi="仿宋" w:cs="仿宋"/>
                <w:sz w:val="21"/>
                <w:szCs w:val="21"/>
                <w:highlight w:val="none"/>
              </w:rPr>
              <w:t xml:space="preserve">评估中 </w:t>
            </w:r>
            <w:r>
              <w:rPr>
                <w:rFonts w:ascii="Wingdings 2" w:hAnsi="Wingdings 2" w:cs="仿宋"/>
                <w:sz w:val="21"/>
                <w:szCs w:val="21"/>
                <w:highlight w:val="none"/>
              </w:rPr>
              <w:sym w:font="Wingdings 2" w:char="0052"/>
            </w:r>
            <w:r>
              <w:rPr>
                <w:rFonts w:hint="eastAsia" w:ascii="仿宋" w:hAnsi="仿宋" w:cs="仿宋"/>
                <w:sz w:val="21"/>
                <w:szCs w:val="21"/>
                <w:highlight w:val="none"/>
              </w:rPr>
              <w:t>未评估</w:t>
            </w:r>
          </w:p>
          <w:p w14:paraId="6534C79A">
            <w:pPr>
              <w:wordWrap w:val="0"/>
              <w:spacing w:line="240" w:lineRule="auto"/>
              <w:jc w:val="left"/>
              <w:rPr>
                <w:rFonts w:hint="eastAsia" w:ascii="仿宋" w:hAnsi="仿宋" w:cs="仿宋"/>
                <w:sz w:val="21"/>
                <w:szCs w:val="21"/>
                <w:highlight w:val="none"/>
              </w:rPr>
            </w:pPr>
            <w:r>
              <w:rPr>
                <w:rFonts w:hint="eastAsia" w:ascii="仿宋" w:hAnsi="仿宋" w:cs="仿宋"/>
                <w:sz w:val="21"/>
                <w:szCs w:val="21"/>
                <w:highlight w:val="none"/>
              </w:rPr>
              <w:t>密评机构名称：</w:t>
            </w:r>
            <w:r>
              <w:rPr>
                <w:rFonts w:hint="eastAsia" w:ascii="仿宋" w:hAnsi="仿宋" w:cs="仿宋"/>
                <w:sz w:val="21"/>
                <w:szCs w:val="21"/>
                <w:highlight w:val="none"/>
                <w:u w:val="single"/>
              </w:rPr>
              <w:t xml:space="preserve">                    </w:t>
            </w:r>
          </w:p>
          <w:p w14:paraId="065996DA">
            <w:pPr>
              <w:wordWrap w:val="0"/>
              <w:spacing w:line="240" w:lineRule="auto"/>
              <w:jc w:val="left"/>
              <w:rPr>
                <w:rFonts w:hint="eastAsia" w:ascii="仿宋" w:hAnsi="仿宋" w:cs="仿宋"/>
                <w:sz w:val="21"/>
                <w:szCs w:val="21"/>
                <w:highlight w:val="none"/>
                <w:u w:val="single"/>
              </w:rPr>
            </w:pPr>
            <w:r>
              <w:rPr>
                <w:rFonts w:hint="eastAsia" w:ascii="仿宋" w:hAnsi="仿宋" w:cs="仿宋"/>
                <w:sz w:val="21"/>
                <w:szCs w:val="21"/>
                <w:highlight w:val="none"/>
              </w:rPr>
              <w:t>评估时间：</w:t>
            </w:r>
            <w:r>
              <w:rPr>
                <w:rFonts w:hint="eastAsia" w:ascii="仿宋" w:hAnsi="仿宋" w:cs="仿宋"/>
                <w:sz w:val="21"/>
                <w:szCs w:val="21"/>
                <w:highlight w:val="none"/>
                <w:u w:val="single"/>
              </w:rPr>
              <w:t xml:space="preserve">                        </w:t>
            </w:r>
          </w:p>
          <w:p w14:paraId="58918849">
            <w:pPr>
              <w:wordWrap w:val="0"/>
              <w:spacing w:line="240" w:lineRule="auto"/>
              <w:jc w:val="left"/>
              <w:rPr>
                <w:rFonts w:hint="eastAsia" w:ascii="仿宋" w:hAnsi="仿宋" w:cs="仿宋"/>
                <w:sz w:val="21"/>
                <w:szCs w:val="21"/>
                <w:highlight w:val="none"/>
              </w:rPr>
            </w:pPr>
            <w:r>
              <w:rPr>
                <w:rFonts w:hint="eastAsia" w:ascii="仿宋" w:hAnsi="仿宋" w:cs="仿宋"/>
                <w:sz w:val="21"/>
                <w:szCs w:val="21"/>
                <w:highlight w:val="none"/>
              </w:rPr>
              <w:t>评估结论：</w:t>
            </w:r>
            <w:r>
              <w:rPr>
                <w:rFonts w:hint="eastAsia" w:ascii="仿宋" w:hAnsi="仿宋" w:cs="仿宋"/>
                <w:sz w:val="21"/>
                <w:szCs w:val="21"/>
                <w:highlight w:val="none"/>
                <w:u w:val="single"/>
              </w:rPr>
              <w:t xml:space="preserve">               </w:t>
            </w:r>
          </w:p>
        </w:tc>
      </w:tr>
      <w:tr w14:paraId="3A98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22" w:type="dxa"/>
            <w:vMerge w:val="continue"/>
            <w:noWrap/>
            <w:vAlign w:val="center"/>
          </w:tcPr>
          <w:p w14:paraId="40282EB2">
            <w:pPr>
              <w:wordWrap w:val="0"/>
              <w:spacing w:line="240" w:lineRule="auto"/>
              <w:ind w:firstLine="420"/>
              <w:jc w:val="left"/>
              <w:rPr>
                <w:rFonts w:hint="eastAsia" w:ascii="仿宋" w:hAnsi="仿宋" w:cs="仿宋"/>
                <w:sz w:val="21"/>
                <w:szCs w:val="21"/>
              </w:rPr>
            </w:pPr>
          </w:p>
        </w:tc>
        <w:tc>
          <w:tcPr>
            <w:tcW w:w="6764" w:type="dxa"/>
            <w:gridSpan w:val="6"/>
            <w:noWrap/>
            <w:vAlign w:val="top"/>
          </w:tcPr>
          <w:p w14:paraId="5D48BE98">
            <w:pPr>
              <w:wordWrap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否</w:t>
            </w:r>
          </w:p>
        </w:tc>
      </w:tr>
      <w:bookmarkEnd w:id="17"/>
    </w:tbl>
    <w:p w14:paraId="227D4954">
      <w:pPr>
        <w:wordWrap w:val="0"/>
        <w:ind w:firstLine="420"/>
        <w:rPr>
          <w:rFonts w:hint="eastAsia" w:eastAsia="仿宋"/>
          <w:lang w:val="en-US" w:eastAsia="zh-CN"/>
        </w:rPr>
      </w:pPr>
      <w:r>
        <w:rPr>
          <w:rFonts w:hint="eastAsia"/>
        </w:rPr>
        <w:t>等保备案证明材料：</w:t>
      </w:r>
      <w:r>
        <w:rPr>
          <w:rFonts w:hint="eastAsia"/>
          <w:lang w:val="en-US" w:eastAsia="zh-CN"/>
        </w:rPr>
        <w:t>无。</w:t>
      </w:r>
    </w:p>
    <w:p w14:paraId="5344D7E1">
      <w:pPr>
        <w:pStyle w:val="3"/>
        <w:rPr>
          <w:rFonts w:hint="eastAsia"/>
        </w:rPr>
      </w:pPr>
      <w:bookmarkStart w:id="438" w:name="_GoBack"/>
      <w:bookmarkEnd w:id="438"/>
      <w:bookmarkStart w:id="19" w:name="_Toc649"/>
      <w:r>
        <w:rPr>
          <w:rFonts w:hint="eastAsia"/>
        </w:rPr>
        <w:t>计算平台现状</w:t>
      </w:r>
      <w:bookmarkEnd w:id="19"/>
    </w:p>
    <w:p w14:paraId="530B385E">
      <w:pPr>
        <w:pStyle w:val="4"/>
      </w:pPr>
      <w:bookmarkStart w:id="20" w:name="_Toc21890"/>
      <w:r>
        <w:rPr>
          <w:rFonts w:hint="eastAsia"/>
        </w:rPr>
        <w:t>物理环境</w:t>
      </w:r>
      <w:bookmarkEnd w:id="20"/>
    </w:p>
    <w:p w14:paraId="20AF4195">
      <w:pPr>
        <w:pStyle w:val="12"/>
        <w:tabs>
          <w:tab w:val="center" w:pos="4201"/>
          <w:tab w:val="right" w:leader="dot" w:pos="9298"/>
        </w:tabs>
        <w:wordWrap w:val="0"/>
        <w:ind w:firstLine="420" w:firstLineChars="200"/>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2</w:t>
      </w:r>
      <w:r>
        <w:fldChar w:fldCharType="end"/>
      </w:r>
      <w:r>
        <w:rPr>
          <w:rFonts w:hint="eastAsia"/>
        </w:rPr>
        <w:t xml:space="preserve"> 物理环境情况</w:t>
      </w:r>
    </w:p>
    <w:tbl>
      <w:tblPr>
        <w:tblStyle w:val="32"/>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4091"/>
        <w:gridCol w:w="3071"/>
      </w:tblGrid>
      <w:tr w14:paraId="285B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22" w:type="dxa"/>
            <w:shd w:val="clear" w:color="auto" w:fill="F1F1F1" w:themeFill="background1" w:themeFillShade="F2"/>
            <w:vAlign w:val="center"/>
          </w:tcPr>
          <w:p w14:paraId="4EB0B9C4">
            <w:pPr>
              <w:pStyle w:val="49"/>
              <w:wordWrap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机房名称</w:t>
            </w:r>
          </w:p>
        </w:tc>
        <w:tc>
          <w:tcPr>
            <w:tcW w:w="4091" w:type="dxa"/>
            <w:shd w:val="clear" w:color="auto" w:fill="F1F1F1" w:themeFill="background1" w:themeFillShade="F2"/>
            <w:vAlign w:val="center"/>
          </w:tcPr>
          <w:p w14:paraId="659BDDCF">
            <w:pPr>
              <w:pStyle w:val="49"/>
              <w:wordWrap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机房地址</w:t>
            </w:r>
          </w:p>
        </w:tc>
        <w:tc>
          <w:tcPr>
            <w:tcW w:w="3071" w:type="dxa"/>
            <w:shd w:val="clear" w:color="auto" w:fill="F1F1F1" w:themeFill="background1" w:themeFillShade="F2"/>
            <w:vAlign w:val="center"/>
          </w:tcPr>
          <w:p w14:paraId="470DB2D3">
            <w:pPr>
              <w:pStyle w:val="49"/>
              <w:wordWrap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管理责任主体</w:t>
            </w:r>
          </w:p>
        </w:tc>
      </w:tr>
      <w:tr w14:paraId="1A1E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14:paraId="53113211">
            <w:pPr>
              <w:pStyle w:val="49"/>
              <w:wordWrap w:val="0"/>
              <w:ind w:firstLine="0" w:firstLineChars="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私有云机房</w:t>
            </w:r>
          </w:p>
        </w:tc>
        <w:tc>
          <w:tcPr>
            <w:tcW w:w="4091" w:type="dxa"/>
            <w:vAlign w:val="center"/>
          </w:tcPr>
          <w:p w14:paraId="625A61F7">
            <w:pPr>
              <w:pStyle w:val="49"/>
              <w:wordWrap w:val="0"/>
              <w:ind w:firstLine="0" w:firstLineChars="0"/>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成都市金牛区金周路589号</w:t>
            </w:r>
            <w:r>
              <w:rPr>
                <w:rFonts w:hint="eastAsia" w:ascii="仿宋" w:hAnsi="仿宋" w:eastAsia="仿宋" w:cs="仿宋"/>
                <w:sz w:val="21"/>
                <w:szCs w:val="21"/>
                <w:lang w:val="en-US" w:eastAsia="zh-CN"/>
              </w:rPr>
              <w:t>1楼</w:t>
            </w:r>
          </w:p>
        </w:tc>
        <w:tc>
          <w:tcPr>
            <w:tcW w:w="3071" w:type="dxa"/>
            <w:vAlign w:val="center"/>
          </w:tcPr>
          <w:p w14:paraId="17F40EF8">
            <w:pPr>
              <w:pStyle w:val="49"/>
              <w:wordWrap w:val="0"/>
              <w:ind w:firstLine="0" w:firstLineChars="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成都城投置地集团有限公司</w:t>
            </w:r>
          </w:p>
        </w:tc>
      </w:tr>
    </w:tbl>
    <w:p w14:paraId="3F53C09F">
      <w:pPr>
        <w:pStyle w:val="74"/>
        <w:ind w:firstLine="560"/>
        <w:rPr>
          <w:rFonts w:hint="eastAsia"/>
        </w:rPr>
      </w:pPr>
      <w:r>
        <w:rPr>
          <w:rFonts w:hint="eastAsia"/>
          <w:lang w:eastAsia="zh-CN"/>
        </w:rPr>
        <w:t>私有云机房</w:t>
      </w:r>
      <w:r>
        <w:rPr>
          <w:rFonts w:hint="eastAsia"/>
        </w:rPr>
        <w:t>由</w:t>
      </w:r>
      <w:r>
        <w:rPr>
          <w:rFonts w:hint="eastAsia"/>
          <w:lang w:eastAsia="zh-CN"/>
        </w:rPr>
        <w:t>成都城投置地集团有限公司</w:t>
      </w:r>
      <w:r>
        <w:rPr>
          <w:rFonts w:hint="eastAsia"/>
        </w:rPr>
        <w:t>进行管理，位于</w:t>
      </w:r>
      <w:r>
        <w:rPr>
          <w:rFonts w:hint="eastAsia"/>
          <w:lang w:eastAsia="zh-CN"/>
        </w:rPr>
        <w:t>成都市金牛区金周路589号</w:t>
      </w:r>
      <w:r>
        <w:rPr>
          <w:rFonts w:hint="eastAsia"/>
        </w:rPr>
        <w:t>，机房已部署电子门禁系统和视频监控系统，机房有</w:t>
      </w:r>
      <w:r>
        <w:rPr>
          <w:rFonts w:hint="eastAsia"/>
          <w:lang w:val="en-US" w:eastAsia="zh-CN"/>
        </w:rPr>
        <w:t>1</w:t>
      </w:r>
      <w:r>
        <w:rPr>
          <w:rFonts w:hint="eastAsia"/>
        </w:rPr>
        <w:t>个出入口，</w:t>
      </w:r>
      <w:r>
        <w:rPr>
          <w:rFonts w:hint="eastAsia"/>
          <w:lang w:val="en-US" w:eastAsia="zh-CN"/>
        </w:rPr>
        <w:t>未</w:t>
      </w:r>
      <w:r>
        <w:rPr>
          <w:rFonts w:hint="eastAsia"/>
        </w:rPr>
        <w:t>安排有专人</w:t>
      </w:r>
      <w:r>
        <w:rPr>
          <w:rFonts w:hint="eastAsia"/>
          <w:lang w:val="en-US" w:eastAsia="zh-CN"/>
        </w:rPr>
        <w:t>24小时</w:t>
      </w:r>
      <w:r>
        <w:rPr>
          <w:rFonts w:hint="eastAsia"/>
        </w:rPr>
        <w:t>值守，出入机房</w:t>
      </w:r>
      <w:r>
        <w:rPr>
          <w:rFonts w:hint="eastAsia"/>
          <w:lang w:val="en-US" w:eastAsia="zh-CN"/>
        </w:rPr>
        <w:t>无</w:t>
      </w:r>
      <w:r>
        <w:rPr>
          <w:rFonts w:hint="eastAsia"/>
        </w:rPr>
        <w:t>登记。</w:t>
      </w:r>
    </w:p>
    <w:p w14:paraId="547FA7BA">
      <w:pPr>
        <w:pStyle w:val="4"/>
      </w:pPr>
      <w:bookmarkStart w:id="21" w:name="_Toc17735"/>
      <w:r>
        <w:rPr>
          <w:rFonts w:hint="eastAsia"/>
        </w:rPr>
        <w:t>网络环境</w:t>
      </w:r>
      <w:bookmarkEnd w:id="21"/>
    </w:p>
    <w:p w14:paraId="4F3CF6C0">
      <w:pPr>
        <w:pStyle w:val="5"/>
      </w:pPr>
      <w:r>
        <w:rPr>
          <w:rFonts w:hint="eastAsia"/>
        </w:rPr>
        <w:t>网络框架</w:t>
      </w:r>
    </w:p>
    <w:p w14:paraId="5F8F8AA4">
      <w:pPr>
        <w:widowControl/>
        <w:wordWrap w:val="0"/>
        <w:ind w:firstLine="560" w:firstLineChars="200"/>
        <w:jc w:val="left"/>
        <w:rPr>
          <w:rFonts w:hint="eastAsia" w:ascii="仿宋" w:hAnsi="仿宋"/>
          <w:szCs w:val="28"/>
        </w:rPr>
      </w:pPr>
      <w:r>
        <w:rPr>
          <w:rFonts w:hint="eastAsia"/>
          <w:lang w:eastAsia="zh-CN"/>
        </w:rPr>
        <w:t>城投诚悦荟信息系统</w:t>
      </w:r>
      <w:r>
        <w:rPr>
          <w:rFonts w:hint="eastAsia"/>
        </w:rPr>
        <w:t>网络</w:t>
      </w:r>
      <w:r>
        <w:rPr>
          <w:rFonts w:hint="eastAsia" w:ascii="仿宋" w:hAnsi="仿宋"/>
          <w:szCs w:val="28"/>
        </w:rPr>
        <w:t>框架如下：</w:t>
      </w:r>
    </w:p>
    <w:p w14:paraId="1BE54107">
      <w:pPr>
        <w:pStyle w:val="11"/>
        <w:wordWrap w:val="0"/>
        <w:ind w:firstLine="0"/>
        <w:jc w:val="center"/>
        <w:rPr>
          <w:rFonts w:hint="eastAsia" w:ascii="仿宋" w:hAnsi="仿宋" w:cs="仿宋"/>
          <w:color w:val="000000"/>
          <w:kern w:val="0"/>
          <w:szCs w:val="28"/>
          <w:highlight w:val="yellow"/>
          <w:lang w:bidi="ar"/>
        </w:rPr>
      </w:pPr>
      <w:r>
        <w:drawing>
          <wp:inline distT="0" distB="0" distL="114300" distR="114300">
            <wp:extent cx="3656330" cy="4374515"/>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3656330" cy="4374515"/>
                    </a:xfrm>
                    <a:prstGeom prst="rect">
                      <a:avLst/>
                    </a:prstGeom>
                    <a:noFill/>
                    <a:ln>
                      <a:noFill/>
                    </a:ln>
                  </pic:spPr>
                </pic:pic>
              </a:graphicData>
            </a:graphic>
          </wp:inline>
        </w:drawing>
      </w:r>
    </w:p>
    <w:p w14:paraId="0D698282">
      <w:pPr>
        <w:pStyle w:val="43"/>
        <w:wordWrap w:val="0"/>
        <w:ind w:firstLine="0" w:firstLineChars="0"/>
        <w:jc w:val="center"/>
        <w:rPr>
          <w:rFonts w:hint="eastAsia" w:ascii="黑体" w:hAnsi="黑体" w:eastAsia="黑体" w:cs="黑体"/>
          <w:b/>
          <w:bCs/>
        </w:rPr>
      </w:pPr>
      <w:r>
        <w:rPr>
          <w:rFonts w:hint="eastAsia" w:ascii="Arial" w:hAnsi="Arial" w:eastAsia="黑体" w:cstheme="minorBidi"/>
          <w:kern w:val="2"/>
          <w:sz w:val="20"/>
          <w:szCs w:val="24"/>
        </w:rPr>
        <w:t xml:space="preserve">图 </w:t>
      </w:r>
      <w:r>
        <w:rPr>
          <w:rFonts w:hint="eastAsia" w:ascii="Arial" w:hAnsi="Arial" w:eastAsia="黑体" w:cstheme="minorBidi"/>
          <w:kern w:val="2"/>
          <w:sz w:val="20"/>
          <w:szCs w:val="24"/>
        </w:rPr>
        <w:fldChar w:fldCharType="begin"/>
      </w:r>
      <w:r>
        <w:rPr>
          <w:rFonts w:hint="eastAsia" w:ascii="Arial" w:hAnsi="Arial" w:eastAsia="黑体" w:cstheme="minorBidi"/>
          <w:kern w:val="2"/>
          <w:sz w:val="20"/>
          <w:szCs w:val="24"/>
        </w:rPr>
        <w:instrText xml:space="preserve"> STYLEREF 1 \s </w:instrText>
      </w:r>
      <w:r>
        <w:rPr>
          <w:rFonts w:hint="eastAsia" w:ascii="Arial" w:hAnsi="Arial" w:eastAsia="黑体" w:cstheme="minorBidi"/>
          <w:kern w:val="2"/>
          <w:sz w:val="20"/>
          <w:szCs w:val="24"/>
        </w:rPr>
        <w:fldChar w:fldCharType="separate"/>
      </w:r>
      <w:r>
        <w:rPr>
          <w:rFonts w:hint="eastAsia" w:ascii="Arial" w:hAnsi="Arial" w:eastAsia="黑体" w:cstheme="minorBidi"/>
          <w:kern w:val="2"/>
          <w:sz w:val="20"/>
          <w:szCs w:val="24"/>
        </w:rPr>
        <w:t>2</w:t>
      </w:r>
      <w:r>
        <w:rPr>
          <w:rFonts w:hint="eastAsia" w:ascii="Arial" w:hAnsi="Arial" w:eastAsia="黑体" w:cstheme="minorBidi"/>
          <w:kern w:val="2"/>
          <w:sz w:val="20"/>
          <w:szCs w:val="24"/>
        </w:rPr>
        <w:fldChar w:fldCharType="end"/>
      </w:r>
      <w:r>
        <w:rPr>
          <w:rFonts w:hint="eastAsia" w:ascii="Arial" w:hAnsi="Arial" w:eastAsia="黑体" w:cstheme="minorBidi"/>
          <w:kern w:val="2"/>
          <w:sz w:val="20"/>
          <w:szCs w:val="24"/>
        </w:rPr>
        <w:noBreakHyphen/>
      </w:r>
      <w:r>
        <w:rPr>
          <w:rFonts w:hint="eastAsia" w:ascii="Arial" w:hAnsi="Arial" w:eastAsia="黑体" w:cstheme="minorBidi"/>
          <w:kern w:val="2"/>
          <w:sz w:val="20"/>
          <w:szCs w:val="24"/>
        </w:rPr>
        <w:fldChar w:fldCharType="begin"/>
      </w:r>
      <w:r>
        <w:rPr>
          <w:rFonts w:hint="eastAsia" w:ascii="Arial" w:hAnsi="Arial" w:eastAsia="黑体" w:cstheme="minorBidi"/>
          <w:kern w:val="2"/>
          <w:sz w:val="20"/>
          <w:szCs w:val="24"/>
        </w:rPr>
        <w:instrText xml:space="preserve"> SEQ 图 \* ARABIC \s 1 </w:instrText>
      </w:r>
      <w:r>
        <w:rPr>
          <w:rFonts w:hint="eastAsia" w:ascii="Arial" w:hAnsi="Arial" w:eastAsia="黑体" w:cstheme="minorBidi"/>
          <w:kern w:val="2"/>
          <w:sz w:val="20"/>
          <w:szCs w:val="24"/>
        </w:rPr>
        <w:fldChar w:fldCharType="separate"/>
      </w:r>
      <w:r>
        <w:rPr>
          <w:rFonts w:hint="eastAsia" w:ascii="Arial" w:hAnsi="Arial" w:eastAsia="黑体" w:cstheme="minorBidi"/>
          <w:kern w:val="2"/>
          <w:sz w:val="20"/>
          <w:szCs w:val="24"/>
        </w:rPr>
        <w:t>1</w:t>
      </w:r>
      <w:r>
        <w:rPr>
          <w:rFonts w:hint="eastAsia" w:ascii="Arial" w:hAnsi="Arial" w:eastAsia="黑体" w:cstheme="minorBidi"/>
          <w:kern w:val="2"/>
          <w:sz w:val="20"/>
          <w:szCs w:val="24"/>
        </w:rPr>
        <w:fldChar w:fldCharType="end"/>
      </w:r>
      <w:r>
        <w:rPr>
          <w:rFonts w:hint="eastAsia" w:ascii="Arial" w:hAnsi="Arial" w:eastAsia="黑体" w:cstheme="minorBidi"/>
          <w:kern w:val="2"/>
          <w:sz w:val="20"/>
          <w:szCs w:val="24"/>
        </w:rPr>
        <w:t xml:space="preserve"> 网络框架图</w:t>
      </w:r>
    </w:p>
    <w:p w14:paraId="7AF0EBD1">
      <w:pPr>
        <w:pStyle w:val="5"/>
      </w:pPr>
      <w:r>
        <w:rPr>
          <w:rFonts w:hint="eastAsia"/>
        </w:rPr>
        <w:t>网络拓扑及边界划分</w:t>
      </w:r>
    </w:p>
    <w:p w14:paraId="2C0A2ACA">
      <w:pPr>
        <w:shd w:val="clear"/>
        <w:wordWrap w:val="0"/>
        <w:ind w:firstLine="420"/>
      </w:pPr>
      <w:r>
        <w:rPr>
          <w:rFonts w:hint="eastAsia"/>
          <w:lang w:eastAsia="zh-CN"/>
        </w:rPr>
        <w:t>城投诚悦荟信息系统</w:t>
      </w:r>
      <w:r>
        <w:rPr>
          <w:rFonts w:hint="eastAsia"/>
        </w:rPr>
        <w:t>部署在</w:t>
      </w:r>
      <w:r>
        <w:rPr>
          <w:rFonts w:hint="eastAsia"/>
          <w:lang w:eastAsia="zh-CN"/>
        </w:rPr>
        <w:t>私有云机房</w:t>
      </w:r>
      <w:r>
        <w:rPr>
          <w:rFonts w:hint="eastAsia"/>
        </w:rPr>
        <w:t>，网络拓扑结构及边界信息见下图。</w:t>
      </w:r>
    </w:p>
    <w:p w14:paraId="4606BBBB">
      <w:pPr>
        <w:pStyle w:val="11"/>
        <w:shd w:val="clear"/>
        <w:wordWrap w:val="0"/>
        <w:ind w:firstLine="0"/>
        <w:jc w:val="center"/>
        <w:rPr>
          <w:rFonts w:hint="default" w:ascii="仿宋" w:hAnsi="仿宋" w:eastAsia="仿宋" w:cs="仿宋"/>
          <w:color w:val="000000"/>
          <w:kern w:val="0"/>
          <w:szCs w:val="28"/>
          <w:highlight w:val="none"/>
          <w:lang w:val="en-US" w:eastAsia="zh-CN" w:bidi="ar"/>
        </w:rPr>
      </w:pPr>
      <w:r>
        <w:rPr>
          <w:rFonts w:hint="default" w:ascii="仿宋" w:hAnsi="仿宋" w:eastAsia="仿宋" w:cs="仿宋"/>
          <w:color w:val="000000"/>
          <w:kern w:val="0"/>
          <w:szCs w:val="28"/>
          <w:highlight w:val="none"/>
          <w:lang w:val="en-US" w:eastAsia="zh-CN" w:bidi="ar"/>
        </w:rPr>
        <w:drawing>
          <wp:inline distT="0" distB="0" distL="114300" distR="114300">
            <wp:extent cx="5760720" cy="4352925"/>
            <wp:effectExtent l="0" t="0" r="0" b="0"/>
            <wp:docPr id="27"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CB019B1-382A-4266-B25C-5B523AA43C14-1" descr="wps"/>
                    <pic:cNvPicPr>
                      <a:picLocks noChangeAspect="1"/>
                    </pic:cNvPicPr>
                  </pic:nvPicPr>
                  <pic:blipFill>
                    <a:blip r:embed="rId21"/>
                    <a:stretch>
                      <a:fillRect/>
                    </a:stretch>
                  </pic:blipFill>
                  <pic:spPr>
                    <a:xfrm>
                      <a:off x="0" y="0"/>
                      <a:ext cx="5760720" cy="4352925"/>
                    </a:xfrm>
                    <a:prstGeom prst="rect">
                      <a:avLst/>
                    </a:prstGeom>
                  </pic:spPr>
                </pic:pic>
              </a:graphicData>
            </a:graphic>
          </wp:inline>
        </w:drawing>
      </w:r>
    </w:p>
    <w:p w14:paraId="6BC79957">
      <w:pPr>
        <w:pStyle w:val="43"/>
        <w:wordWrap w:val="0"/>
        <w:ind w:firstLine="0" w:firstLineChars="0"/>
        <w:jc w:val="center"/>
        <w:rPr>
          <w:rFonts w:hint="eastAsia" w:ascii="黑体" w:hAnsi="黑体" w:eastAsia="黑体" w:cs="黑体"/>
          <w:b/>
          <w:bCs/>
        </w:rPr>
      </w:pPr>
      <w:r>
        <w:rPr>
          <w:rFonts w:hint="eastAsia" w:ascii="Arial" w:hAnsi="Arial" w:eastAsia="黑体" w:cstheme="minorBidi"/>
          <w:kern w:val="2"/>
          <w:sz w:val="20"/>
          <w:szCs w:val="24"/>
        </w:rPr>
        <w:t xml:space="preserve">图 </w:t>
      </w:r>
      <w:r>
        <w:rPr>
          <w:rFonts w:hint="eastAsia" w:ascii="Arial" w:hAnsi="Arial" w:eastAsia="黑体" w:cstheme="minorBidi"/>
          <w:kern w:val="2"/>
          <w:sz w:val="20"/>
          <w:szCs w:val="24"/>
        </w:rPr>
        <w:fldChar w:fldCharType="begin"/>
      </w:r>
      <w:r>
        <w:rPr>
          <w:rFonts w:hint="eastAsia" w:ascii="Arial" w:hAnsi="Arial" w:eastAsia="黑体" w:cstheme="minorBidi"/>
          <w:kern w:val="2"/>
          <w:sz w:val="20"/>
          <w:szCs w:val="24"/>
        </w:rPr>
        <w:instrText xml:space="preserve"> STYLEREF 1 \s </w:instrText>
      </w:r>
      <w:r>
        <w:rPr>
          <w:rFonts w:hint="eastAsia" w:ascii="Arial" w:hAnsi="Arial" w:eastAsia="黑体" w:cstheme="minorBidi"/>
          <w:kern w:val="2"/>
          <w:sz w:val="20"/>
          <w:szCs w:val="24"/>
        </w:rPr>
        <w:fldChar w:fldCharType="separate"/>
      </w:r>
      <w:r>
        <w:rPr>
          <w:rFonts w:hint="eastAsia" w:ascii="Arial" w:hAnsi="Arial" w:eastAsia="黑体" w:cstheme="minorBidi"/>
          <w:kern w:val="2"/>
          <w:sz w:val="20"/>
          <w:szCs w:val="24"/>
        </w:rPr>
        <w:t>2</w:t>
      </w:r>
      <w:r>
        <w:rPr>
          <w:rFonts w:hint="eastAsia" w:ascii="Arial" w:hAnsi="Arial" w:eastAsia="黑体" w:cstheme="minorBidi"/>
          <w:kern w:val="2"/>
          <w:sz w:val="20"/>
          <w:szCs w:val="24"/>
        </w:rPr>
        <w:fldChar w:fldCharType="end"/>
      </w:r>
      <w:r>
        <w:rPr>
          <w:rFonts w:hint="eastAsia" w:ascii="Arial" w:hAnsi="Arial" w:eastAsia="黑体" w:cstheme="minorBidi"/>
          <w:kern w:val="2"/>
          <w:sz w:val="20"/>
          <w:szCs w:val="24"/>
        </w:rPr>
        <w:noBreakHyphen/>
      </w:r>
      <w:r>
        <w:rPr>
          <w:rFonts w:hint="eastAsia" w:ascii="Arial" w:hAnsi="Arial" w:eastAsia="黑体" w:cstheme="minorBidi"/>
          <w:kern w:val="2"/>
          <w:sz w:val="20"/>
          <w:szCs w:val="24"/>
        </w:rPr>
        <w:fldChar w:fldCharType="begin"/>
      </w:r>
      <w:r>
        <w:rPr>
          <w:rFonts w:hint="eastAsia" w:ascii="Arial" w:hAnsi="Arial" w:eastAsia="黑体" w:cstheme="minorBidi"/>
          <w:kern w:val="2"/>
          <w:sz w:val="20"/>
          <w:szCs w:val="24"/>
        </w:rPr>
        <w:instrText xml:space="preserve"> SEQ 图 \* ARABIC \s 1 </w:instrText>
      </w:r>
      <w:r>
        <w:rPr>
          <w:rFonts w:hint="eastAsia" w:ascii="Arial" w:hAnsi="Arial" w:eastAsia="黑体" w:cstheme="minorBidi"/>
          <w:kern w:val="2"/>
          <w:sz w:val="20"/>
          <w:szCs w:val="24"/>
        </w:rPr>
        <w:fldChar w:fldCharType="separate"/>
      </w:r>
      <w:r>
        <w:rPr>
          <w:rFonts w:hint="eastAsia" w:ascii="Arial" w:hAnsi="Arial" w:eastAsia="黑体" w:cstheme="minorBidi"/>
          <w:kern w:val="2"/>
          <w:sz w:val="20"/>
          <w:szCs w:val="24"/>
        </w:rPr>
        <w:t>2</w:t>
      </w:r>
      <w:r>
        <w:rPr>
          <w:rFonts w:hint="eastAsia" w:ascii="Arial" w:hAnsi="Arial" w:eastAsia="黑体" w:cstheme="minorBidi"/>
          <w:kern w:val="2"/>
          <w:sz w:val="20"/>
          <w:szCs w:val="24"/>
        </w:rPr>
        <w:fldChar w:fldCharType="end"/>
      </w:r>
      <w:r>
        <w:rPr>
          <w:rFonts w:hint="eastAsia" w:ascii="Arial" w:hAnsi="Arial" w:eastAsia="黑体" w:cstheme="minorBidi"/>
          <w:kern w:val="2"/>
          <w:sz w:val="20"/>
          <w:szCs w:val="24"/>
        </w:rPr>
        <w:t xml:space="preserve"> 网络拓扑图</w:t>
      </w:r>
    </w:p>
    <w:p w14:paraId="79C11F8D">
      <w:pPr>
        <w:pStyle w:val="50"/>
        <w:wordWrap w:val="0"/>
        <w:spacing w:before="120" w:after="120"/>
        <w:ind w:firstLine="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网络边界包括有：</w:t>
      </w:r>
      <w:r>
        <w:rPr>
          <w:rFonts w:hint="eastAsia" w:ascii="仿宋" w:hAnsi="仿宋" w:eastAsia="仿宋"/>
          <w:color w:val="000000" w:themeColor="text1"/>
          <w:lang w:eastAsia="zh-CN"/>
          <w14:textFill>
            <w14:solidFill>
              <w14:schemeClr w14:val="tx1"/>
            </w14:solidFill>
          </w14:textFill>
        </w:rPr>
        <w:t>私有云机房</w:t>
      </w:r>
      <w:r>
        <w:rPr>
          <w:rFonts w:hint="eastAsia" w:ascii="仿宋" w:hAnsi="仿宋" w:eastAsia="仿宋"/>
          <w:color w:val="000000" w:themeColor="text1"/>
          <w:lang w:val="en-US" w:eastAsia="zh-CN"/>
          <w14:textFill>
            <w14:solidFill>
              <w14:schemeClr w14:val="tx1"/>
            </w14:solidFill>
          </w14:textFill>
        </w:rPr>
        <w:t>及内部用户办公区</w:t>
      </w:r>
      <w:r>
        <w:rPr>
          <w:rFonts w:hint="eastAsia" w:ascii="仿宋" w:hAnsi="仿宋" w:eastAsia="仿宋"/>
          <w:color w:val="000000" w:themeColor="text1"/>
          <w14:textFill>
            <w14:solidFill>
              <w14:schemeClr w14:val="tx1"/>
            </w14:solidFill>
          </w14:textFill>
        </w:rPr>
        <w:t>。</w:t>
      </w:r>
    </w:p>
    <w:p w14:paraId="56BCAE70">
      <w:pPr>
        <w:pStyle w:val="5"/>
      </w:pPr>
      <w:r>
        <w:rPr>
          <w:rFonts w:hint="eastAsia"/>
        </w:rPr>
        <w:t>设备组成及实现功能</w:t>
      </w:r>
    </w:p>
    <w:p w14:paraId="20CEE0D8">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如网络拓扑图所示，网络边界内划分为</w:t>
      </w:r>
      <w:r>
        <w:rPr>
          <w:rFonts w:hint="eastAsia" w:ascii="仿宋" w:hAnsi="仿宋" w:eastAsia="仿宋"/>
          <w:color w:val="000000" w:themeColor="text1"/>
          <w:lang w:val="en-US" w:eastAsia="zh-CN"/>
          <w14:textFill>
            <w14:solidFill>
              <w14:schemeClr w14:val="tx1"/>
            </w14:solidFill>
          </w14:textFill>
        </w:rPr>
        <w:t>网络资源池</w:t>
      </w:r>
      <w:r>
        <w:rPr>
          <w:rFonts w:hint="eastAsia" w:ascii="仿宋" w:hAnsi="仿宋" w:eastAsia="仿宋"/>
          <w:color w:val="000000" w:themeColor="text1"/>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计算资源池</w:t>
      </w:r>
      <w:r>
        <w:rPr>
          <w:rFonts w:hint="eastAsia" w:ascii="仿宋" w:hAnsi="仿宋" w:eastAsia="仿宋"/>
          <w:color w:val="000000" w:themeColor="text1"/>
          <w14:textFill>
            <w14:solidFill>
              <w14:schemeClr w14:val="tx1"/>
            </w14:solidFill>
          </w14:textFill>
        </w:rPr>
        <w:t>和环境监控区。</w:t>
      </w:r>
    </w:p>
    <w:p w14:paraId="66092274">
      <w:pPr>
        <w:pStyle w:val="50"/>
        <w:spacing w:before="120" w:after="120"/>
        <w:ind w:firstLine="0"/>
        <w:rPr>
          <w:rFonts w:hint="eastAsia" w:ascii="仿宋" w:hAnsi="仿宋" w:eastAsia="仿宋"/>
          <w:b/>
          <w:bCs/>
          <w:color w:val="000000" w:themeColor="text1"/>
          <w:lang w:val="en-US" w:eastAsia="zh-CN"/>
          <w14:textFill>
            <w14:solidFill>
              <w14:schemeClr w14:val="tx1"/>
            </w14:solidFill>
          </w14:textFill>
        </w:rPr>
      </w:pPr>
      <w:r>
        <w:rPr>
          <w:rFonts w:hint="eastAsia" w:ascii="仿宋" w:hAnsi="仿宋" w:eastAsia="仿宋"/>
          <w:b/>
          <w:bCs/>
          <w:color w:val="000000" w:themeColor="text1"/>
          <w:lang w:val="en-US" w:eastAsia="zh-CN"/>
          <w14:textFill>
            <w14:solidFill>
              <w14:schemeClr w14:val="tx1"/>
            </w14:solidFill>
          </w14:textFill>
        </w:rPr>
        <w:t>网络资源池：</w:t>
      </w:r>
    </w:p>
    <w:p w14:paraId="0B9C32C8">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cs="仿宋"/>
          <w:szCs w:val="28"/>
        </w:rPr>
        <w:t>部署了出口</w:t>
      </w:r>
      <w:r>
        <w:rPr>
          <w:rFonts w:hint="eastAsia" w:ascii="仿宋" w:hAnsi="仿宋" w:cs="仿宋"/>
          <w:szCs w:val="28"/>
          <w:lang w:val="en-US" w:eastAsia="zh-CN"/>
        </w:rPr>
        <w:t>防火墙、零信任安全网关、上网行为管理</w:t>
      </w:r>
      <w:r>
        <w:rPr>
          <w:rFonts w:hint="eastAsia" w:ascii="仿宋" w:hAnsi="仿宋" w:cs="仿宋"/>
          <w:szCs w:val="28"/>
        </w:rPr>
        <w:t>、核心交换机、</w:t>
      </w:r>
      <w:r>
        <w:rPr>
          <w:rFonts w:hint="eastAsia" w:ascii="仿宋" w:hAnsi="仿宋" w:cs="仿宋"/>
          <w:szCs w:val="28"/>
          <w:lang w:val="en-US" w:eastAsia="zh-CN"/>
        </w:rPr>
        <w:t>服务器防火墙</w:t>
      </w:r>
      <w:r>
        <w:rPr>
          <w:rFonts w:hint="eastAsia" w:ascii="仿宋" w:hAnsi="仿宋" w:cs="仿宋"/>
          <w:szCs w:val="28"/>
        </w:rPr>
        <w:t>等设备，实现对系统中设备的集中运维管理</w:t>
      </w:r>
      <w:r>
        <w:rPr>
          <w:rFonts w:hint="eastAsia" w:ascii="仿宋" w:hAnsi="仿宋" w:eastAsia="仿宋"/>
          <w:color w:val="000000" w:themeColor="text1"/>
          <w14:textFill>
            <w14:solidFill>
              <w14:schemeClr w14:val="tx1"/>
            </w14:solidFill>
          </w14:textFill>
        </w:rPr>
        <w:t>。</w:t>
      </w:r>
    </w:p>
    <w:p w14:paraId="1807C3E3">
      <w:pPr>
        <w:pStyle w:val="50"/>
        <w:spacing w:before="120" w:after="120"/>
        <w:ind w:firstLine="0"/>
        <w:rPr>
          <w:rFonts w:hint="eastAsia" w:ascii="仿宋" w:hAnsi="仿宋" w:eastAsia="仿宋"/>
          <w:b/>
          <w:bCs/>
          <w:color w:val="000000" w:themeColor="text1"/>
          <w14:textFill>
            <w14:solidFill>
              <w14:schemeClr w14:val="tx1"/>
            </w14:solidFill>
          </w14:textFill>
        </w:rPr>
      </w:pPr>
      <w:r>
        <w:rPr>
          <w:rFonts w:hint="eastAsia" w:ascii="仿宋" w:hAnsi="仿宋" w:eastAsia="仿宋"/>
          <w:b/>
          <w:bCs/>
          <w:color w:val="000000" w:themeColor="text1"/>
          <w:lang w:val="en-US" w:eastAsia="zh-CN"/>
          <w14:textFill>
            <w14:solidFill>
              <w14:schemeClr w14:val="tx1"/>
            </w14:solidFill>
          </w14:textFill>
        </w:rPr>
        <w:t>计算资源池</w:t>
      </w:r>
      <w:r>
        <w:rPr>
          <w:rFonts w:hint="eastAsia" w:ascii="仿宋" w:hAnsi="仿宋" w:eastAsia="仿宋"/>
          <w:b/>
          <w:bCs/>
          <w:color w:val="000000" w:themeColor="text1"/>
          <w14:textFill>
            <w14:solidFill>
              <w14:schemeClr w14:val="tx1"/>
            </w14:solidFill>
          </w14:textFill>
        </w:rPr>
        <w:t>：</w:t>
      </w:r>
    </w:p>
    <w:p w14:paraId="65F3442F">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计算资源池</w:t>
      </w:r>
      <w:r>
        <w:rPr>
          <w:rFonts w:hint="eastAsia" w:ascii="仿宋" w:hAnsi="仿宋" w:eastAsia="仿宋"/>
          <w:color w:val="000000" w:themeColor="text1"/>
          <w14:textFill>
            <w14:solidFill>
              <w14:schemeClr w14:val="tx1"/>
            </w14:solidFill>
          </w14:textFill>
        </w:rPr>
        <w:t>主要部署</w:t>
      </w:r>
      <w:r>
        <w:rPr>
          <w:rFonts w:hint="eastAsia" w:ascii="仿宋" w:hAnsi="仿宋" w:eastAsia="仿宋"/>
          <w:color w:val="000000" w:themeColor="text1"/>
          <w:lang w:eastAsia="zh-CN"/>
          <w14:textFill>
            <w14:solidFill>
              <w14:schemeClr w14:val="tx1"/>
            </w14:solidFill>
          </w14:textFill>
        </w:rPr>
        <w:t>城投诚悦荟信息系统</w:t>
      </w:r>
      <w:r>
        <w:rPr>
          <w:rFonts w:hint="eastAsia" w:ascii="仿宋" w:hAnsi="仿宋" w:eastAsia="仿宋"/>
          <w:color w:val="000000" w:themeColor="text1"/>
          <w14:textFill>
            <w14:solidFill>
              <w14:schemeClr w14:val="tx1"/>
            </w14:solidFill>
          </w14:textFill>
        </w:rPr>
        <w:t>的应用服务器、数据库服务器。</w:t>
      </w:r>
    </w:p>
    <w:p w14:paraId="0BE4D31D">
      <w:pPr>
        <w:pStyle w:val="50"/>
        <w:spacing w:before="120" w:after="120"/>
        <w:ind w:firstLine="0"/>
        <w:rPr>
          <w:rFonts w:hint="eastAsia" w:ascii="仿宋" w:hAnsi="仿宋" w:eastAsia="仿宋"/>
          <w:b/>
          <w:bCs/>
          <w:color w:val="000000" w:themeColor="text1"/>
          <w14:textFill>
            <w14:solidFill>
              <w14:schemeClr w14:val="tx1"/>
            </w14:solidFill>
          </w14:textFill>
        </w:rPr>
      </w:pPr>
      <w:r>
        <w:rPr>
          <w:rFonts w:hint="eastAsia" w:ascii="仿宋" w:hAnsi="仿宋" w:eastAsia="仿宋"/>
          <w:b/>
          <w:bCs/>
          <w:color w:val="000000" w:themeColor="text1"/>
          <w14:textFill>
            <w14:solidFill>
              <w14:schemeClr w14:val="tx1"/>
            </w14:solidFill>
          </w14:textFill>
        </w:rPr>
        <w:t>环境监控区：</w:t>
      </w:r>
    </w:p>
    <w:p w14:paraId="558172B7">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环境监控区部署门禁系统和视频监控系统。</w:t>
      </w:r>
      <w:bookmarkStart w:id="22" w:name="_Hlk174193978"/>
    </w:p>
    <w:p w14:paraId="78A76E1C">
      <w:pPr>
        <w:pStyle w:val="5"/>
      </w:pPr>
      <w:r>
        <w:rPr>
          <w:rFonts w:hint="eastAsia"/>
        </w:rPr>
        <w:t>内外部数据交互情况</w:t>
      </w:r>
    </w:p>
    <w:bookmarkEnd w:id="22"/>
    <w:p w14:paraId="5F7ABA2C">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内部用户</w:t>
      </w:r>
      <w:r>
        <w:rPr>
          <w:rFonts w:hint="eastAsia" w:ascii="仿宋" w:hAnsi="仿宋" w:eastAsia="仿宋"/>
          <w:color w:val="000000" w:themeColor="text1"/>
          <w14:textFill>
            <w14:solidFill>
              <w14:schemeClr w14:val="tx1"/>
            </w14:solidFill>
          </w14:textFill>
        </w:rPr>
        <w:t>通过</w:t>
      </w:r>
      <w:r>
        <w:rPr>
          <w:rFonts w:hint="eastAsia" w:ascii="仿宋" w:hAnsi="仿宋" w:eastAsia="仿宋"/>
          <w:color w:val="000000" w:themeColor="text1"/>
          <w:lang w:val="en-US" w:eastAsia="zh-CN"/>
          <w14:textFill>
            <w14:solidFill>
              <w14:schemeClr w14:val="tx1"/>
            </w14:solidFill>
          </w14:textFill>
        </w:rPr>
        <w:t>内网</w:t>
      </w:r>
      <w:r>
        <w:rPr>
          <w:rFonts w:hint="eastAsia" w:ascii="仿宋" w:hAnsi="仿宋" w:eastAsia="仿宋"/>
          <w:color w:val="000000" w:themeColor="text1"/>
          <w14:textFill>
            <w14:solidFill>
              <w14:schemeClr w14:val="tx1"/>
            </w14:solidFill>
          </w14:textFill>
        </w:rPr>
        <w:t>访问系统。</w:t>
      </w:r>
    </w:p>
    <w:p w14:paraId="2D661404">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运维用户通过互联网实现系统的运维管理。</w:t>
      </w:r>
    </w:p>
    <w:p w14:paraId="1FC4576D">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公众用户通过互联网访问系统。</w:t>
      </w:r>
    </w:p>
    <w:p w14:paraId="4E886205">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第三方系统</w:t>
      </w:r>
      <w:r>
        <w:rPr>
          <w:rFonts w:hint="eastAsia" w:ascii="仿宋" w:hAnsi="仿宋" w:eastAsia="仿宋"/>
          <w:color w:val="000000" w:themeColor="text1"/>
          <w14:textFill>
            <w14:solidFill>
              <w14:schemeClr w14:val="tx1"/>
            </w14:solidFill>
          </w14:textFill>
        </w:rPr>
        <w:t>通过互联网与系统联通。</w:t>
      </w:r>
    </w:p>
    <w:p w14:paraId="290FE36F">
      <w:pPr>
        <w:pStyle w:val="5"/>
      </w:pPr>
      <w:r>
        <w:rPr>
          <w:rFonts w:hint="eastAsia"/>
        </w:rPr>
        <w:t>安全防护措施</w:t>
      </w:r>
    </w:p>
    <w:p w14:paraId="62145F61">
      <w:pPr>
        <w:pStyle w:val="50"/>
        <w:wordWrap w:val="0"/>
        <w:spacing w:before="120" w:after="12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本系统采用防火墙保障网络访问安全。</w:t>
      </w:r>
    </w:p>
    <w:p w14:paraId="47CAE739">
      <w:pPr>
        <w:pStyle w:val="4"/>
      </w:pPr>
      <w:bookmarkStart w:id="23" w:name="_Toc11670"/>
      <w:r>
        <w:rPr>
          <w:rFonts w:hint="eastAsia"/>
        </w:rPr>
        <w:t>计算环境</w:t>
      </w:r>
      <w:bookmarkEnd w:id="23"/>
    </w:p>
    <w:p w14:paraId="0D20DF73">
      <w:pPr>
        <w:pStyle w:val="5"/>
      </w:pPr>
      <w:r>
        <w:rPr>
          <w:rFonts w:hint="eastAsia"/>
        </w:rPr>
        <w:t>服务器及存储设备</w:t>
      </w:r>
    </w:p>
    <w:p w14:paraId="786626D0">
      <w:pPr>
        <w:pStyle w:val="12"/>
        <w:keepNext/>
        <w:tabs>
          <w:tab w:val="center" w:pos="4201"/>
          <w:tab w:val="right" w:leader="dot" w:pos="9298"/>
        </w:tabs>
        <w:wordWrap w:val="0"/>
        <w:ind w:firstLine="420" w:firstLineChars="200"/>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3</w:t>
      </w:r>
      <w:r>
        <w:fldChar w:fldCharType="end"/>
      </w:r>
      <w:r>
        <w:rPr>
          <w:rFonts w:hint="eastAsia"/>
        </w:rPr>
        <w:t xml:space="preserve"> 服务器及存储设备</w:t>
      </w:r>
    </w:p>
    <w:tbl>
      <w:tblPr>
        <w:tblStyle w:val="52"/>
        <w:tblW w:w="9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64" w:type="dxa"/>
          <w:bottom w:w="40" w:type="dxa"/>
          <w:right w:w="64" w:type="dxa"/>
        </w:tblCellMar>
      </w:tblPr>
      <w:tblGrid>
        <w:gridCol w:w="645"/>
        <w:gridCol w:w="1661"/>
        <w:gridCol w:w="1259"/>
        <w:gridCol w:w="1259"/>
        <w:gridCol w:w="1054"/>
        <w:gridCol w:w="1616"/>
        <w:gridCol w:w="646"/>
        <w:gridCol w:w="1054"/>
      </w:tblGrid>
      <w:tr w14:paraId="1E3C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blHeader/>
          <w:jc w:val="center"/>
        </w:trPr>
        <w:tc>
          <w:tcPr>
            <w:tcW w:w="645" w:type="dxa"/>
            <w:shd w:val="clear" w:color="auto" w:fill="F1F1F1" w:themeFill="background1" w:themeFillShade="F2"/>
            <w:vAlign w:val="center"/>
          </w:tcPr>
          <w:p w14:paraId="35C5FA0B">
            <w:pPr>
              <w:pStyle w:val="51"/>
              <w:keepNext/>
              <w:wordWrap w:val="0"/>
              <w:spacing w:line="240" w:lineRule="auto"/>
              <w:rPr>
                <w:rFonts w:hint="eastAsia" w:ascii="仿宋" w:hAnsi="仿宋" w:cs="仿宋"/>
                <w:b/>
                <w:bCs/>
              </w:rPr>
            </w:pPr>
            <w:r>
              <w:rPr>
                <w:rFonts w:hint="eastAsia" w:ascii="仿宋" w:hAnsi="仿宋" w:cs="仿宋"/>
                <w:b/>
                <w:bCs/>
              </w:rPr>
              <w:t>序号</w:t>
            </w:r>
          </w:p>
        </w:tc>
        <w:tc>
          <w:tcPr>
            <w:tcW w:w="1661" w:type="dxa"/>
            <w:shd w:val="clear" w:color="auto" w:fill="F1F1F1" w:themeFill="background1" w:themeFillShade="F2"/>
            <w:vAlign w:val="center"/>
          </w:tcPr>
          <w:p w14:paraId="252934E9">
            <w:pPr>
              <w:pStyle w:val="51"/>
              <w:keepNext/>
              <w:wordWrap w:val="0"/>
              <w:spacing w:line="240" w:lineRule="auto"/>
              <w:rPr>
                <w:rFonts w:hint="eastAsia" w:ascii="仿宋" w:hAnsi="仿宋" w:cs="仿宋"/>
                <w:b/>
                <w:bCs/>
              </w:rPr>
            </w:pPr>
            <w:r>
              <w:rPr>
                <w:rFonts w:hint="eastAsia" w:ascii="仿宋" w:hAnsi="仿宋" w:cs="仿宋"/>
                <w:b/>
                <w:bCs/>
              </w:rPr>
              <w:t>设备名称</w:t>
            </w:r>
          </w:p>
        </w:tc>
        <w:tc>
          <w:tcPr>
            <w:tcW w:w="1259" w:type="dxa"/>
            <w:shd w:val="clear" w:color="auto" w:fill="F1F1F1" w:themeFill="background1" w:themeFillShade="F2"/>
            <w:vAlign w:val="center"/>
          </w:tcPr>
          <w:p w14:paraId="3CFE525D">
            <w:pPr>
              <w:pStyle w:val="51"/>
              <w:keepNext/>
              <w:wordWrap w:val="0"/>
              <w:spacing w:line="240" w:lineRule="auto"/>
              <w:rPr>
                <w:rFonts w:hint="eastAsia" w:ascii="仿宋" w:hAnsi="仿宋" w:cs="仿宋"/>
                <w:b/>
                <w:bCs/>
              </w:rPr>
            </w:pPr>
            <w:r>
              <w:rPr>
                <w:rFonts w:hint="eastAsia" w:ascii="仿宋" w:hAnsi="仿宋" w:cs="仿宋"/>
                <w:b/>
                <w:bCs/>
              </w:rPr>
              <w:t>品牌及型号</w:t>
            </w:r>
          </w:p>
        </w:tc>
        <w:tc>
          <w:tcPr>
            <w:tcW w:w="1259" w:type="dxa"/>
            <w:shd w:val="clear" w:color="auto" w:fill="F1F1F1" w:themeFill="background1" w:themeFillShade="F2"/>
            <w:vAlign w:val="center"/>
          </w:tcPr>
          <w:p w14:paraId="15F27F20">
            <w:pPr>
              <w:pStyle w:val="51"/>
              <w:keepNext/>
              <w:wordWrap w:val="0"/>
              <w:spacing w:line="240" w:lineRule="auto"/>
              <w:rPr>
                <w:rFonts w:hint="eastAsia" w:ascii="仿宋" w:hAnsi="仿宋" w:cs="仿宋"/>
                <w:b/>
                <w:bCs/>
              </w:rPr>
            </w:pPr>
            <w:r>
              <w:rPr>
                <w:rFonts w:hint="eastAsia" w:ascii="仿宋" w:hAnsi="仿宋" w:cs="仿宋"/>
                <w:b/>
                <w:bCs/>
              </w:rPr>
              <w:t>系统及版本</w:t>
            </w:r>
          </w:p>
        </w:tc>
        <w:tc>
          <w:tcPr>
            <w:tcW w:w="1054" w:type="dxa"/>
            <w:shd w:val="clear" w:color="auto" w:fill="F1F1F1" w:themeFill="background1" w:themeFillShade="F2"/>
            <w:vAlign w:val="center"/>
          </w:tcPr>
          <w:p w14:paraId="3B667739">
            <w:pPr>
              <w:pStyle w:val="51"/>
              <w:keepNext/>
              <w:wordWrap w:val="0"/>
              <w:spacing w:line="240" w:lineRule="auto"/>
              <w:rPr>
                <w:rFonts w:hint="eastAsia" w:ascii="仿宋" w:hAnsi="仿宋" w:cs="仿宋"/>
                <w:b/>
                <w:bCs/>
              </w:rPr>
            </w:pPr>
            <w:r>
              <w:rPr>
                <w:rFonts w:hint="eastAsia" w:ascii="仿宋" w:hAnsi="仿宋" w:cs="仿宋"/>
                <w:b/>
                <w:bCs/>
              </w:rPr>
              <w:t>虚拟设备</w:t>
            </w:r>
          </w:p>
        </w:tc>
        <w:tc>
          <w:tcPr>
            <w:tcW w:w="1616" w:type="dxa"/>
            <w:shd w:val="clear" w:color="auto" w:fill="F1F1F1" w:themeFill="background1" w:themeFillShade="F2"/>
            <w:vAlign w:val="center"/>
          </w:tcPr>
          <w:p w14:paraId="31056F4C">
            <w:pPr>
              <w:pStyle w:val="51"/>
              <w:keepNext/>
              <w:wordWrap w:val="0"/>
              <w:spacing w:line="240" w:lineRule="auto"/>
              <w:rPr>
                <w:rFonts w:hint="eastAsia" w:ascii="仿宋" w:hAnsi="仿宋" w:cs="仿宋"/>
                <w:b/>
                <w:bCs/>
              </w:rPr>
            </w:pPr>
            <w:r>
              <w:rPr>
                <w:rFonts w:hint="eastAsia" w:ascii="仿宋" w:hAnsi="仿宋" w:cs="仿宋"/>
                <w:b/>
                <w:bCs/>
              </w:rPr>
              <w:t>用途</w:t>
            </w:r>
          </w:p>
        </w:tc>
        <w:tc>
          <w:tcPr>
            <w:tcW w:w="646" w:type="dxa"/>
            <w:shd w:val="clear" w:color="auto" w:fill="F1F1F1" w:themeFill="background1" w:themeFillShade="F2"/>
            <w:vAlign w:val="center"/>
          </w:tcPr>
          <w:p w14:paraId="3BBF421A">
            <w:pPr>
              <w:pStyle w:val="51"/>
              <w:keepNext/>
              <w:wordWrap w:val="0"/>
              <w:spacing w:line="240" w:lineRule="auto"/>
              <w:rPr>
                <w:rFonts w:hint="eastAsia" w:ascii="仿宋" w:hAnsi="仿宋" w:cs="仿宋"/>
                <w:b/>
                <w:bCs/>
              </w:rPr>
            </w:pPr>
            <w:r>
              <w:rPr>
                <w:rFonts w:hint="eastAsia" w:ascii="仿宋" w:hAnsi="仿宋" w:cs="仿宋"/>
                <w:b/>
                <w:bCs/>
              </w:rPr>
              <w:t>数量</w:t>
            </w:r>
          </w:p>
        </w:tc>
        <w:tc>
          <w:tcPr>
            <w:tcW w:w="1054" w:type="dxa"/>
            <w:shd w:val="clear" w:color="auto" w:fill="F1F1F1" w:themeFill="background1" w:themeFillShade="F2"/>
            <w:vAlign w:val="center"/>
          </w:tcPr>
          <w:p w14:paraId="2C86FE31">
            <w:pPr>
              <w:pStyle w:val="51"/>
              <w:keepNext/>
              <w:wordWrap w:val="0"/>
              <w:spacing w:line="240" w:lineRule="auto"/>
              <w:rPr>
                <w:rFonts w:hint="eastAsia" w:ascii="仿宋" w:hAnsi="仿宋" w:cs="仿宋"/>
                <w:b/>
                <w:bCs/>
              </w:rPr>
            </w:pPr>
            <w:r>
              <w:rPr>
                <w:rFonts w:hint="eastAsia" w:ascii="仿宋" w:hAnsi="仿宋" w:cs="仿宋"/>
                <w:b/>
                <w:bCs/>
              </w:rPr>
              <w:t>重要程度</w:t>
            </w:r>
          </w:p>
        </w:tc>
      </w:tr>
      <w:tr w14:paraId="029D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645" w:type="dxa"/>
            <w:shd w:val="clear" w:color="auto" w:fill="FFFFFF" w:themeFill="background1"/>
            <w:vAlign w:val="center"/>
          </w:tcPr>
          <w:p w14:paraId="19B1DEE8">
            <w:pPr>
              <w:pStyle w:val="51"/>
              <w:keepNext/>
              <w:numPr>
                <w:ilvl w:val="0"/>
                <w:numId w:val="4"/>
              </w:numPr>
              <w:wordWrap w:val="0"/>
              <w:spacing w:line="240" w:lineRule="auto"/>
              <w:ind w:left="0" w:firstLine="0"/>
              <w:jc w:val="left"/>
              <w:rPr>
                <w:rFonts w:hint="eastAsia" w:ascii="仿宋" w:hAnsi="仿宋" w:cs="仿宋"/>
              </w:rPr>
            </w:pPr>
          </w:p>
        </w:tc>
        <w:tc>
          <w:tcPr>
            <w:tcW w:w="1661" w:type="dxa"/>
            <w:shd w:val="clear" w:color="auto" w:fill="FFFFFF" w:themeFill="background1"/>
            <w:vAlign w:val="center"/>
          </w:tcPr>
          <w:p w14:paraId="7DB06797">
            <w:pPr>
              <w:pStyle w:val="51"/>
              <w:keepNext/>
              <w:wordWrap w:val="0"/>
              <w:spacing w:line="240" w:lineRule="auto"/>
              <w:rPr>
                <w:rFonts w:hint="eastAsia" w:ascii="仿宋" w:hAnsi="仿宋" w:cs="仿宋"/>
              </w:rPr>
            </w:pPr>
            <w:r>
              <w:rPr>
                <w:rFonts w:hint="eastAsia" w:ascii="仿宋" w:hAnsi="仿宋" w:cs="仿宋"/>
              </w:rPr>
              <w:t>应用服务器</w:t>
            </w:r>
          </w:p>
        </w:tc>
        <w:tc>
          <w:tcPr>
            <w:tcW w:w="1259" w:type="dxa"/>
            <w:shd w:val="clear" w:color="auto" w:fill="FFFFFF" w:themeFill="background1"/>
            <w:vAlign w:val="center"/>
          </w:tcPr>
          <w:p w14:paraId="14F47759">
            <w:pPr>
              <w:pStyle w:val="51"/>
              <w:keepNext/>
              <w:wordWrap w:val="0"/>
              <w:spacing w:line="240" w:lineRule="auto"/>
              <w:jc w:val="left"/>
              <w:rPr>
                <w:rFonts w:hint="eastAsia" w:ascii="仿宋" w:hAnsi="仿宋" w:cs="仿宋"/>
              </w:rPr>
            </w:pPr>
            <w:r>
              <w:rPr>
                <w:rFonts w:hint="eastAsia" w:cs="Times New Roman"/>
                <w:sz w:val="21"/>
                <w:szCs w:val="21"/>
                <w:lang w:val="en-US" w:eastAsia="zh-CN"/>
              </w:rPr>
              <w:t>深信服一体机aServer-R-2105</w:t>
            </w:r>
          </w:p>
        </w:tc>
        <w:tc>
          <w:tcPr>
            <w:tcW w:w="1259" w:type="dxa"/>
            <w:shd w:val="clear" w:color="auto" w:fill="FFFFFF" w:themeFill="background1"/>
            <w:vAlign w:val="center"/>
          </w:tcPr>
          <w:p w14:paraId="210EFFC5">
            <w:pPr>
              <w:pStyle w:val="51"/>
              <w:keepNext/>
              <w:wordWrap w:val="0"/>
              <w:spacing w:line="240" w:lineRule="auto"/>
              <w:rPr>
                <w:rFonts w:hint="eastAsia" w:ascii="仿宋" w:hAnsi="仿宋" w:cs="仿宋"/>
              </w:rPr>
            </w:pPr>
            <w:r>
              <w:rPr>
                <w:rFonts w:hint="eastAsia" w:cs="Times New Roman"/>
                <w:sz w:val="21"/>
                <w:szCs w:val="21"/>
                <w:lang w:val="en-US" w:eastAsia="zh-CN"/>
              </w:rPr>
              <w:t>统信1070E服务器操作系统</w:t>
            </w:r>
          </w:p>
        </w:tc>
        <w:tc>
          <w:tcPr>
            <w:tcW w:w="1054" w:type="dxa"/>
            <w:shd w:val="clear" w:color="auto" w:fill="FFFFFF" w:themeFill="background1"/>
            <w:vAlign w:val="center"/>
          </w:tcPr>
          <w:p w14:paraId="6AAB035E">
            <w:pPr>
              <w:pStyle w:val="51"/>
              <w:keepNext/>
              <w:wordWrap w:val="0"/>
              <w:spacing w:line="240" w:lineRule="auto"/>
              <w:rPr>
                <w:rFonts w:hint="eastAsia" w:ascii="仿宋" w:hAnsi="仿宋" w:cs="仿宋"/>
              </w:rPr>
            </w:pPr>
            <w:r>
              <w:rPr>
                <w:rFonts w:hint="eastAsia" w:ascii="仿宋" w:hAnsi="仿宋" w:cs="仿宋"/>
              </w:rPr>
              <w:t>否</w:t>
            </w:r>
          </w:p>
        </w:tc>
        <w:tc>
          <w:tcPr>
            <w:tcW w:w="1616" w:type="dxa"/>
            <w:shd w:val="clear" w:color="auto" w:fill="FFFFFF" w:themeFill="background1"/>
            <w:vAlign w:val="center"/>
          </w:tcPr>
          <w:p w14:paraId="71D59215">
            <w:pPr>
              <w:pStyle w:val="51"/>
              <w:keepNext/>
              <w:wordWrap w:val="0"/>
              <w:spacing w:line="240" w:lineRule="auto"/>
              <w:jc w:val="left"/>
              <w:rPr>
                <w:rFonts w:hint="eastAsia" w:ascii="仿宋" w:hAnsi="仿宋" w:cs="仿宋"/>
              </w:rPr>
            </w:pPr>
            <w:r>
              <w:rPr>
                <w:rFonts w:hint="eastAsia"/>
                <w:sz w:val="21"/>
                <w:szCs w:val="21"/>
                <w:lang w:val="en-US" w:eastAsia="zh-CN"/>
              </w:rPr>
              <w:t>组成超融合私有云，</w:t>
            </w:r>
            <w:r>
              <w:rPr>
                <w:sz w:val="21"/>
                <w:szCs w:val="21"/>
                <w:lang w:eastAsia="zh-CN"/>
              </w:rPr>
              <w:t>承载业务系统运行</w:t>
            </w:r>
          </w:p>
        </w:tc>
        <w:tc>
          <w:tcPr>
            <w:tcW w:w="646" w:type="dxa"/>
            <w:shd w:val="clear" w:color="auto" w:fill="FFFFFF" w:themeFill="background1"/>
            <w:vAlign w:val="center"/>
          </w:tcPr>
          <w:p w14:paraId="64A7977C">
            <w:pPr>
              <w:pStyle w:val="51"/>
              <w:keepNext/>
              <w:wordWrap w:val="0"/>
              <w:spacing w:line="240" w:lineRule="auto"/>
              <w:rPr>
                <w:rFonts w:hint="eastAsia" w:ascii="仿宋" w:hAnsi="仿宋" w:eastAsia="仿宋" w:cs="仿宋"/>
                <w:lang w:eastAsia="zh-CN"/>
              </w:rPr>
            </w:pPr>
            <w:r>
              <w:rPr>
                <w:rFonts w:hint="eastAsia" w:ascii="仿宋" w:hAnsi="仿宋" w:cs="仿宋"/>
                <w:lang w:val="en-US" w:eastAsia="zh-CN"/>
              </w:rPr>
              <w:t>6</w:t>
            </w:r>
          </w:p>
        </w:tc>
        <w:tc>
          <w:tcPr>
            <w:tcW w:w="1054" w:type="dxa"/>
            <w:shd w:val="clear" w:color="auto" w:fill="FFFFFF" w:themeFill="background1"/>
            <w:vAlign w:val="center"/>
          </w:tcPr>
          <w:p w14:paraId="0BA8B94F">
            <w:pPr>
              <w:pStyle w:val="51"/>
              <w:keepNext/>
              <w:wordWrap w:val="0"/>
              <w:spacing w:line="240" w:lineRule="auto"/>
              <w:rPr>
                <w:rFonts w:hint="eastAsia" w:ascii="仿宋" w:hAnsi="仿宋" w:cs="仿宋"/>
              </w:rPr>
            </w:pPr>
            <w:r>
              <w:rPr>
                <w:rFonts w:hint="eastAsia" w:ascii="仿宋" w:hAnsi="仿宋" w:cs="仿宋"/>
              </w:rPr>
              <w:t>重要</w:t>
            </w:r>
          </w:p>
        </w:tc>
      </w:tr>
    </w:tbl>
    <w:p w14:paraId="37F89295">
      <w:pPr>
        <w:pStyle w:val="5"/>
      </w:pPr>
      <w:r>
        <w:rPr>
          <w:rFonts w:hint="eastAsia"/>
        </w:rPr>
        <w:t>网络及安全设备</w:t>
      </w:r>
    </w:p>
    <w:p w14:paraId="2D628A2C">
      <w:pPr>
        <w:pStyle w:val="12"/>
        <w:tabs>
          <w:tab w:val="center" w:pos="4201"/>
          <w:tab w:val="right" w:leader="dot" w:pos="9298"/>
        </w:tabs>
        <w:wordWrap w:val="0"/>
        <w:ind w:firstLine="420" w:firstLineChars="200"/>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4</w:t>
      </w:r>
      <w:r>
        <w:fldChar w:fldCharType="end"/>
      </w:r>
      <w:r>
        <w:rPr>
          <w:rFonts w:hint="eastAsia"/>
        </w:rPr>
        <w:t xml:space="preserve"> 网络及安全设备</w:t>
      </w:r>
    </w:p>
    <w:tbl>
      <w:tblPr>
        <w:tblStyle w:val="32"/>
        <w:tblW w:w="92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6" w:type="dxa"/>
          <w:left w:w="96" w:type="dxa"/>
          <w:bottom w:w="56" w:type="dxa"/>
          <w:right w:w="96" w:type="dxa"/>
        </w:tblCellMar>
      </w:tblPr>
      <w:tblGrid>
        <w:gridCol w:w="711"/>
        <w:gridCol w:w="1500"/>
        <w:gridCol w:w="976"/>
        <w:gridCol w:w="2025"/>
        <w:gridCol w:w="792"/>
        <w:gridCol w:w="2582"/>
        <w:gridCol w:w="678"/>
      </w:tblGrid>
      <w:tr w14:paraId="6025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blHeader/>
          <w:jc w:val="center"/>
        </w:trPr>
        <w:tc>
          <w:tcPr>
            <w:tcW w:w="711" w:type="dxa"/>
            <w:shd w:val="clear" w:color="auto" w:fill="F1F1F1" w:themeFill="background1" w:themeFillShade="F2"/>
            <w:vAlign w:val="center"/>
          </w:tcPr>
          <w:p w14:paraId="2FBDB577">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序号</w:t>
            </w:r>
          </w:p>
        </w:tc>
        <w:tc>
          <w:tcPr>
            <w:tcW w:w="1500" w:type="dxa"/>
            <w:shd w:val="clear" w:color="auto" w:fill="F1F1F1" w:themeFill="background1" w:themeFillShade="F2"/>
            <w:vAlign w:val="center"/>
          </w:tcPr>
          <w:p w14:paraId="6490DFAB">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设备名称</w:t>
            </w:r>
          </w:p>
        </w:tc>
        <w:tc>
          <w:tcPr>
            <w:tcW w:w="976" w:type="dxa"/>
            <w:shd w:val="clear" w:color="auto" w:fill="F1F1F1" w:themeFill="background1" w:themeFillShade="F2"/>
            <w:vAlign w:val="center"/>
          </w:tcPr>
          <w:p w14:paraId="482D4232">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品牌及型号</w:t>
            </w:r>
          </w:p>
        </w:tc>
        <w:tc>
          <w:tcPr>
            <w:tcW w:w="2025" w:type="dxa"/>
            <w:shd w:val="clear" w:color="auto" w:fill="F1F1F1" w:themeFill="background1" w:themeFillShade="F2"/>
            <w:vAlign w:val="center"/>
          </w:tcPr>
          <w:p w14:paraId="1F2B7D71">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系统及版本</w:t>
            </w:r>
          </w:p>
        </w:tc>
        <w:tc>
          <w:tcPr>
            <w:tcW w:w="792" w:type="dxa"/>
            <w:shd w:val="clear" w:color="auto" w:fill="F1F1F1" w:themeFill="background1" w:themeFillShade="F2"/>
            <w:vAlign w:val="center"/>
          </w:tcPr>
          <w:p w14:paraId="10ABDEB5">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虚拟设备</w:t>
            </w:r>
          </w:p>
        </w:tc>
        <w:tc>
          <w:tcPr>
            <w:tcW w:w="2582" w:type="dxa"/>
            <w:shd w:val="clear" w:color="auto" w:fill="F1F1F1" w:themeFill="background1" w:themeFillShade="F2"/>
            <w:vAlign w:val="center"/>
          </w:tcPr>
          <w:p w14:paraId="15D7CFBD">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用途</w:t>
            </w:r>
          </w:p>
        </w:tc>
        <w:tc>
          <w:tcPr>
            <w:tcW w:w="678" w:type="dxa"/>
            <w:shd w:val="clear" w:color="auto" w:fill="F1F1F1" w:themeFill="background1" w:themeFillShade="F2"/>
            <w:vAlign w:val="center"/>
          </w:tcPr>
          <w:p w14:paraId="3B750EDB">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重要程度</w:t>
            </w:r>
          </w:p>
        </w:tc>
      </w:tr>
      <w:tr w14:paraId="0A52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11" w:type="dxa"/>
            <w:noWrap/>
            <w:vAlign w:val="center"/>
          </w:tcPr>
          <w:p w14:paraId="12479CD4">
            <w:pPr>
              <w:pStyle w:val="51"/>
              <w:numPr>
                <w:ilvl w:val="0"/>
                <w:numId w:val="5"/>
              </w:numPr>
              <w:wordWrap w:val="0"/>
              <w:spacing w:line="240" w:lineRule="auto"/>
              <w:ind w:left="0" w:firstLine="0"/>
              <w:jc w:val="left"/>
              <w:rPr>
                <w:rFonts w:hint="eastAsia" w:ascii="仿宋" w:hAnsi="仿宋" w:cs="仿宋"/>
              </w:rPr>
            </w:pPr>
          </w:p>
        </w:tc>
        <w:tc>
          <w:tcPr>
            <w:tcW w:w="1500" w:type="dxa"/>
            <w:noWrap/>
            <w:vAlign w:val="center"/>
          </w:tcPr>
          <w:p w14:paraId="70C1E8E1">
            <w:pPr>
              <w:pStyle w:val="51"/>
              <w:wordWrap w:val="0"/>
              <w:spacing w:line="240" w:lineRule="auto"/>
              <w:rPr>
                <w:rFonts w:hint="eastAsia" w:ascii="仿宋" w:hAnsi="仿宋" w:cs="仿宋"/>
              </w:rPr>
            </w:pPr>
            <w:r>
              <w:rPr>
                <w:rFonts w:hint="eastAsia" w:ascii="仿宋" w:hAnsi="仿宋" w:cs="仿宋"/>
                <w:lang w:val="en-US" w:eastAsia="zh-CN"/>
              </w:rPr>
              <w:t>出口</w:t>
            </w:r>
            <w:r>
              <w:rPr>
                <w:rFonts w:hint="eastAsia" w:ascii="仿宋" w:hAnsi="仿宋" w:cs="仿宋"/>
              </w:rPr>
              <w:t>防火墙</w:t>
            </w:r>
          </w:p>
        </w:tc>
        <w:tc>
          <w:tcPr>
            <w:tcW w:w="976" w:type="dxa"/>
            <w:noWrap/>
            <w:vAlign w:val="center"/>
          </w:tcPr>
          <w:p w14:paraId="4298DB77">
            <w:pPr>
              <w:pStyle w:val="51"/>
              <w:wordWrap w:val="0"/>
              <w:spacing w:line="240" w:lineRule="auto"/>
              <w:rPr>
                <w:rFonts w:hint="eastAsia" w:ascii="仿宋" w:hAnsi="仿宋" w:cs="仿宋"/>
                <w:lang w:val="en-US" w:eastAsia="zh-CN"/>
              </w:rPr>
            </w:pPr>
            <w:r>
              <w:rPr>
                <w:rFonts w:hint="eastAsia" w:ascii="仿宋" w:hAnsi="仿宋" w:cs="仿宋"/>
                <w:lang w:val="en-US" w:eastAsia="zh-CN"/>
              </w:rPr>
              <w:t>深信服</w:t>
            </w:r>
          </w:p>
        </w:tc>
        <w:tc>
          <w:tcPr>
            <w:tcW w:w="2025" w:type="dxa"/>
            <w:noWrap/>
            <w:vAlign w:val="center"/>
          </w:tcPr>
          <w:p w14:paraId="1F2449F2">
            <w:pPr>
              <w:pStyle w:val="51"/>
              <w:wordWrap w:val="0"/>
              <w:spacing w:line="240" w:lineRule="auto"/>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AF-1000-FH1600B</w:t>
            </w:r>
          </w:p>
        </w:tc>
        <w:tc>
          <w:tcPr>
            <w:tcW w:w="792" w:type="dxa"/>
            <w:noWrap/>
            <w:vAlign w:val="center"/>
          </w:tcPr>
          <w:p w14:paraId="7D740FEF">
            <w:pPr>
              <w:pStyle w:val="51"/>
              <w:wordWrap w:val="0"/>
              <w:spacing w:line="240" w:lineRule="auto"/>
              <w:rPr>
                <w:rFonts w:hint="eastAsia" w:ascii="仿宋" w:hAnsi="仿宋" w:cs="仿宋"/>
              </w:rPr>
            </w:pPr>
            <w:r>
              <w:rPr>
                <w:rFonts w:hint="eastAsia" w:ascii="仿宋" w:hAnsi="仿宋" w:cs="仿宋"/>
              </w:rPr>
              <w:t>否</w:t>
            </w:r>
          </w:p>
        </w:tc>
        <w:tc>
          <w:tcPr>
            <w:tcW w:w="2582" w:type="dxa"/>
            <w:noWrap/>
            <w:vAlign w:val="center"/>
          </w:tcPr>
          <w:p w14:paraId="5F137F87">
            <w:pPr>
              <w:pStyle w:val="51"/>
              <w:wordWrap w:val="0"/>
              <w:spacing w:line="240" w:lineRule="auto"/>
              <w:rPr>
                <w:rFonts w:hint="eastAsia" w:ascii="仿宋" w:hAnsi="仿宋" w:cs="仿宋"/>
              </w:rPr>
            </w:pPr>
            <w:r>
              <w:rPr>
                <w:rFonts w:ascii="Times New Roman" w:hAnsi="Times New Roman" w:cs="Times New Roman"/>
                <w:sz w:val="21"/>
                <w:szCs w:val="21"/>
                <w:lang w:eastAsia="zh-CN"/>
              </w:rPr>
              <w:t>保护网络边界安全</w:t>
            </w:r>
          </w:p>
        </w:tc>
        <w:tc>
          <w:tcPr>
            <w:tcW w:w="678" w:type="dxa"/>
            <w:noWrap/>
            <w:vAlign w:val="center"/>
          </w:tcPr>
          <w:p w14:paraId="77D76F03">
            <w:pPr>
              <w:pStyle w:val="51"/>
              <w:wordWrap w:val="0"/>
              <w:spacing w:line="240" w:lineRule="auto"/>
              <w:rPr>
                <w:rFonts w:hint="eastAsia" w:ascii="仿宋" w:hAnsi="仿宋" w:cs="仿宋"/>
              </w:rPr>
            </w:pPr>
            <w:r>
              <w:rPr>
                <w:rFonts w:hint="eastAsia" w:ascii="仿宋" w:hAnsi="仿宋" w:cs="仿宋"/>
              </w:rPr>
              <w:t>关键</w:t>
            </w:r>
          </w:p>
        </w:tc>
      </w:tr>
      <w:tr w14:paraId="77D0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11" w:type="dxa"/>
            <w:noWrap/>
            <w:vAlign w:val="center"/>
          </w:tcPr>
          <w:p w14:paraId="1E7DE0D9">
            <w:pPr>
              <w:pStyle w:val="51"/>
              <w:numPr>
                <w:ilvl w:val="0"/>
                <w:numId w:val="5"/>
              </w:numPr>
              <w:wordWrap w:val="0"/>
              <w:spacing w:line="240" w:lineRule="auto"/>
              <w:ind w:left="0" w:firstLine="0"/>
              <w:jc w:val="left"/>
              <w:rPr>
                <w:rFonts w:hint="eastAsia" w:ascii="仿宋" w:hAnsi="仿宋" w:cs="仿宋"/>
              </w:rPr>
            </w:pPr>
          </w:p>
        </w:tc>
        <w:tc>
          <w:tcPr>
            <w:tcW w:w="1500" w:type="dxa"/>
            <w:noWrap/>
            <w:vAlign w:val="center"/>
          </w:tcPr>
          <w:p w14:paraId="36FA6989">
            <w:pPr>
              <w:pStyle w:val="51"/>
              <w:wordWrap w:val="0"/>
              <w:spacing w:line="240" w:lineRule="auto"/>
              <w:rPr>
                <w:rFonts w:hint="eastAsia" w:ascii="仿宋" w:hAnsi="仿宋" w:cs="仿宋"/>
              </w:rPr>
            </w:pPr>
            <w:r>
              <w:rPr>
                <w:rFonts w:hint="eastAsia" w:ascii="仿宋" w:hAnsi="仿宋" w:cs="仿宋"/>
                <w:lang w:val="en-US" w:eastAsia="zh-CN"/>
              </w:rPr>
              <w:t>服务器防火墙</w:t>
            </w:r>
          </w:p>
        </w:tc>
        <w:tc>
          <w:tcPr>
            <w:tcW w:w="976" w:type="dxa"/>
            <w:noWrap/>
            <w:vAlign w:val="center"/>
          </w:tcPr>
          <w:p w14:paraId="05AE7700">
            <w:pPr>
              <w:pStyle w:val="51"/>
              <w:wordWrap w:val="0"/>
              <w:spacing w:line="240" w:lineRule="auto"/>
              <w:rPr>
                <w:rFonts w:hint="eastAsia" w:ascii="仿宋" w:hAnsi="仿宋" w:cs="仿宋"/>
                <w:lang w:val="en-US" w:eastAsia="zh-CN"/>
              </w:rPr>
            </w:pPr>
            <w:r>
              <w:rPr>
                <w:rFonts w:hint="eastAsia" w:ascii="仿宋" w:hAnsi="仿宋" w:cs="仿宋"/>
                <w:lang w:val="en-US" w:eastAsia="zh-CN"/>
              </w:rPr>
              <w:t>深信服</w:t>
            </w:r>
          </w:p>
        </w:tc>
        <w:tc>
          <w:tcPr>
            <w:tcW w:w="2025" w:type="dxa"/>
            <w:noWrap/>
            <w:vAlign w:val="center"/>
          </w:tcPr>
          <w:p w14:paraId="5B27837D">
            <w:pPr>
              <w:pStyle w:val="51"/>
              <w:wordWrap w:val="0"/>
              <w:spacing w:line="240" w:lineRule="auto"/>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AF-1000-FH21500B</w:t>
            </w:r>
          </w:p>
        </w:tc>
        <w:tc>
          <w:tcPr>
            <w:tcW w:w="792" w:type="dxa"/>
            <w:noWrap/>
            <w:vAlign w:val="center"/>
          </w:tcPr>
          <w:p w14:paraId="5D12177F">
            <w:pPr>
              <w:pStyle w:val="51"/>
              <w:wordWrap w:val="0"/>
              <w:spacing w:line="240" w:lineRule="auto"/>
              <w:rPr>
                <w:rFonts w:hint="eastAsia" w:ascii="仿宋" w:hAnsi="仿宋" w:cs="仿宋"/>
              </w:rPr>
            </w:pPr>
            <w:r>
              <w:rPr>
                <w:rFonts w:hint="eastAsia" w:ascii="仿宋" w:hAnsi="仿宋" w:cs="仿宋"/>
              </w:rPr>
              <w:t>否</w:t>
            </w:r>
          </w:p>
        </w:tc>
        <w:tc>
          <w:tcPr>
            <w:tcW w:w="2582" w:type="dxa"/>
            <w:noWrap/>
            <w:vAlign w:val="center"/>
          </w:tcPr>
          <w:p w14:paraId="4A89C40C">
            <w:pPr>
              <w:pStyle w:val="51"/>
              <w:wordWrap w:val="0"/>
              <w:spacing w:line="240" w:lineRule="auto"/>
              <w:rPr>
                <w:rFonts w:hint="eastAsia" w:ascii="仿宋" w:hAnsi="仿宋" w:cs="仿宋"/>
              </w:rPr>
            </w:pPr>
            <w:r>
              <w:rPr>
                <w:rFonts w:ascii="Times New Roman" w:hAnsi="Times New Roman" w:cs="Times New Roman"/>
                <w:sz w:val="21"/>
                <w:szCs w:val="21"/>
                <w:lang w:eastAsia="zh-CN"/>
              </w:rPr>
              <w:t>保护应用服务器安全</w:t>
            </w:r>
          </w:p>
        </w:tc>
        <w:tc>
          <w:tcPr>
            <w:tcW w:w="678" w:type="dxa"/>
            <w:noWrap/>
            <w:vAlign w:val="center"/>
          </w:tcPr>
          <w:p w14:paraId="2D119020">
            <w:pPr>
              <w:pStyle w:val="51"/>
              <w:wordWrap w:val="0"/>
              <w:spacing w:line="240" w:lineRule="auto"/>
              <w:rPr>
                <w:rFonts w:hint="eastAsia" w:ascii="仿宋" w:hAnsi="仿宋" w:cs="仿宋"/>
              </w:rPr>
            </w:pPr>
            <w:r>
              <w:rPr>
                <w:rFonts w:hint="eastAsia" w:ascii="仿宋" w:hAnsi="仿宋" w:cs="仿宋"/>
              </w:rPr>
              <w:t>关键</w:t>
            </w:r>
          </w:p>
        </w:tc>
      </w:tr>
      <w:tr w14:paraId="569B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11" w:type="dxa"/>
            <w:noWrap/>
            <w:vAlign w:val="center"/>
          </w:tcPr>
          <w:p w14:paraId="24E13355">
            <w:pPr>
              <w:pStyle w:val="51"/>
              <w:numPr>
                <w:ilvl w:val="0"/>
                <w:numId w:val="5"/>
              </w:numPr>
              <w:wordWrap w:val="0"/>
              <w:spacing w:line="240" w:lineRule="auto"/>
              <w:ind w:left="0" w:firstLine="0"/>
              <w:jc w:val="left"/>
              <w:rPr>
                <w:rFonts w:hint="eastAsia" w:ascii="仿宋" w:hAnsi="仿宋" w:cs="仿宋"/>
              </w:rPr>
            </w:pPr>
          </w:p>
        </w:tc>
        <w:tc>
          <w:tcPr>
            <w:tcW w:w="1500" w:type="dxa"/>
            <w:noWrap/>
            <w:vAlign w:val="center"/>
          </w:tcPr>
          <w:p w14:paraId="4E0EFFD0">
            <w:pPr>
              <w:pStyle w:val="51"/>
              <w:wordWrap w:val="0"/>
              <w:spacing w:line="240" w:lineRule="auto"/>
              <w:rPr>
                <w:rFonts w:hint="eastAsia" w:ascii="仿宋" w:hAnsi="仿宋" w:cs="仿宋"/>
              </w:rPr>
            </w:pPr>
            <w:r>
              <w:rPr>
                <w:rFonts w:hint="eastAsia" w:ascii="仿宋" w:hAnsi="仿宋" w:cs="仿宋"/>
                <w:lang w:val="en-US" w:eastAsia="zh-CN"/>
              </w:rPr>
              <w:t>上网行为管理</w:t>
            </w:r>
          </w:p>
        </w:tc>
        <w:tc>
          <w:tcPr>
            <w:tcW w:w="976" w:type="dxa"/>
            <w:noWrap/>
            <w:vAlign w:val="center"/>
          </w:tcPr>
          <w:p w14:paraId="0295844A">
            <w:pPr>
              <w:pStyle w:val="51"/>
              <w:wordWrap w:val="0"/>
              <w:spacing w:line="240" w:lineRule="auto"/>
              <w:rPr>
                <w:rFonts w:hint="eastAsia" w:ascii="仿宋" w:hAnsi="仿宋" w:cs="仿宋"/>
                <w:lang w:val="en-US" w:eastAsia="zh-CN"/>
              </w:rPr>
            </w:pPr>
            <w:r>
              <w:rPr>
                <w:rFonts w:hint="eastAsia" w:ascii="仿宋" w:hAnsi="仿宋" w:cs="仿宋"/>
                <w:lang w:val="en-US" w:eastAsia="zh-CN"/>
              </w:rPr>
              <w:t>网康</w:t>
            </w:r>
          </w:p>
        </w:tc>
        <w:tc>
          <w:tcPr>
            <w:tcW w:w="2025" w:type="dxa"/>
            <w:noWrap/>
            <w:vAlign w:val="center"/>
          </w:tcPr>
          <w:p w14:paraId="5F4A817C">
            <w:pPr>
              <w:pStyle w:val="51"/>
              <w:wordWrap w:val="0"/>
              <w:spacing w:line="240" w:lineRule="auto"/>
              <w:rPr>
                <w:rFonts w:hint="eastAsia" w:ascii="Times New Roman" w:hAnsi="Times New Roman" w:cs="Times New Roman"/>
                <w:sz w:val="21"/>
                <w:szCs w:val="21"/>
                <w:lang w:eastAsia="zh-CN"/>
              </w:rPr>
            </w:pPr>
            <w:r>
              <w:rPr>
                <w:rFonts w:hint="eastAsia" w:ascii="Times New Roman" w:hAnsi="Times New Roman" w:cs="Times New Roman"/>
                <w:sz w:val="21"/>
                <w:szCs w:val="21"/>
                <w:lang w:val="en-US" w:eastAsia="zh-CN"/>
              </w:rPr>
              <w:t>NS-ICG</w:t>
            </w:r>
          </w:p>
        </w:tc>
        <w:tc>
          <w:tcPr>
            <w:tcW w:w="792" w:type="dxa"/>
            <w:noWrap/>
            <w:vAlign w:val="center"/>
          </w:tcPr>
          <w:p w14:paraId="4221B2C7">
            <w:pPr>
              <w:pStyle w:val="51"/>
              <w:wordWrap w:val="0"/>
              <w:spacing w:line="240" w:lineRule="auto"/>
              <w:rPr>
                <w:rFonts w:hint="eastAsia" w:ascii="仿宋" w:hAnsi="仿宋" w:cs="仿宋"/>
              </w:rPr>
            </w:pPr>
            <w:r>
              <w:rPr>
                <w:rFonts w:hint="eastAsia" w:ascii="仿宋" w:hAnsi="仿宋" w:cs="仿宋"/>
              </w:rPr>
              <w:t>否</w:t>
            </w:r>
          </w:p>
        </w:tc>
        <w:tc>
          <w:tcPr>
            <w:tcW w:w="2582" w:type="dxa"/>
            <w:noWrap/>
            <w:vAlign w:val="center"/>
          </w:tcPr>
          <w:p w14:paraId="05956801">
            <w:pPr>
              <w:pStyle w:val="51"/>
              <w:wordWrap w:val="0"/>
              <w:spacing w:line="240" w:lineRule="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保障</w:t>
            </w:r>
            <w:r>
              <w:rPr>
                <w:rFonts w:ascii="Times New Roman" w:hAnsi="Times New Roman" w:cs="Times New Roman"/>
                <w:sz w:val="21"/>
                <w:szCs w:val="21"/>
                <w:lang w:eastAsia="zh-CN"/>
              </w:rPr>
              <w:t>信息安全</w:t>
            </w:r>
          </w:p>
        </w:tc>
        <w:tc>
          <w:tcPr>
            <w:tcW w:w="678" w:type="dxa"/>
            <w:noWrap/>
            <w:vAlign w:val="center"/>
          </w:tcPr>
          <w:p w14:paraId="66A0BE64">
            <w:pPr>
              <w:pStyle w:val="51"/>
              <w:wordWrap w:val="0"/>
              <w:spacing w:line="240" w:lineRule="auto"/>
              <w:rPr>
                <w:rFonts w:hint="eastAsia" w:ascii="仿宋" w:hAnsi="仿宋" w:cs="仿宋"/>
              </w:rPr>
            </w:pPr>
            <w:r>
              <w:rPr>
                <w:rFonts w:hint="eastAsia" w:ascii="仿宋" w:hAnsi="仿宋" w:cs="仿宋"/>
              </w:rPr>
              <w:t>重要</w:t>
            </w:r>
          </w:p>
        </w:tc>
      </w:tr>
    </w:tbl>
    <w:p w14:paraId="268CF51F">
      <w:pPr>
        <w:pStyle w:val="5"/>
      </w:pPr>
      <w:r>
        <w:rPr>
          <w:rFonts w:hint="eastAsia"/>
        </w:rPr>
        <w:t>数据库管理系统</w:t>
      </w:r>
    </w:p>
    <w:p w14:paraId="273480E4">
      <w:pPr>
        <w:pStyle w:val="12"/>
        <w:tabs>
          <w:tab w:val="center" w:pos="4201"/>
          <w:tab w:val="right" w:leader="dot" w:pos="9298"/>
        </w:tabs>
        <w:wordWrap w:val="0"/>
        <w:ind w:firstLine="420" w:firstLineChars="200"/>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5</w:t>
      </w:r>
      <w:r>
        <w:fldChar w:fldCharType="end"/>
      </w:r>
      <w:r>
        <w:rPr>
          <w:rFonts w:hint="eastAsia"/>
        </w:rPr>
        <w:t xml:space="preserve"> 数据库管理系统</w:t>
      </w:r>
    </w:p>
    <w:tbl>
      <w:tblPr>
        <w:tblStyle w:val="32"/>
        <w:tblW w:w="92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2" w:type="dxa"/>
          <w:bottom w:w="80" w:type="dxa"/>
          <w:right w:w="102" w:type="dxa"/>
        </w:tblCellMar>
      </w:tblPr>
      <w:tblGrid>
        <w:gridCol w:w="922"/>
        <w:gridCol w:w="2789"/>
        <w:gridCol w:w="924"/>
        <w:gridCol w:w="2164"/>
        <w:gridCol w:w="1549"/>
        <w:gridCol w:w="924"/>
      </w:tblGrid>
      <w:tr w14:paraId="218F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2" w:type="dxa"/>
            <w:bottom w:w="80" w:type="dxa"/>
            <w:right w:w="102" w:type="dxa"/>
          </w:tblCellMar>
        </w:tblPrEx>
        <w:trPr>
          <w:tblHeader/>
          <w:jc w:val="center"/>
        </w:trPr>
        <w:tc>
          <w:tcPr>
            <w:tcW w:w="922" w:type="dxa"/>
            <w:shd w:val="clear" w:color="auto" w:fill="F1F1F1" w:themeFill="background1" w:themeFillShade="F2"/>
            <w:vAlign w:val="center"/>
          </w:tcPr>
          <w:p w14:paraId="15633BBD">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bookmarkStart w:id="24" w:name="bookmark20"/>
            <w:bookmarkEnd w:id="24"/>
            <w:bookmarkStart w:id="25" w:name="bookmark21"/>
            <w:bookmarkEnd w:id="25"/>
            <w:r>
              <w:rPr>
                <w:rFonts w:hint="eastAsia" w:ascii="仿宋" w:hAnsi="仿宋" w:cs="仿宋"/>
                <w:b/>
                <w:color w:val="000000" w:themeColor="text1"/>
                <w:sz w:val="21"/>
                <w:szCs w:val="21"/>
                <w14:textFill>
                  <w14:solidFill>
                    <w14:schemeClr w14:val="tx1"/>
                  </w14:solidFill>
                </w14:textFill>
              </w:rPr>
              <w:t>序号</w:t>
            </w:r>
          </w:p>
        </w:tc>
        <w:tc>
          <w:tcPr>
            <w:tcW w:w="2789" w:type="dxa"/>
            <w:shd w:val="clear" w:color="auto" w:fill="F1F1F1" w:themeFill="background1" w:themeFillShade="F2"/>
            <w:vAlign w:val="center"/>
          </w:tcPr>
          <w:p w14:paraId="7EA81B5D">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系统名称</w:t>
            </w:r>
          </w:p>
        </w:tc>
        <w:tc>
          <w:tcPr>
            <w:tcW w:w="924" w:type="dxa"/>
            <w:shd w:val="clear" w:color="auto" w:fill="F1F1F1" w:themeFill="background1" w:themeFillShade="F2"/>
            <w:vAlign w:val="center"/>
          </w:tcPr>
          <w:p w14:paraId="34A3DBD7">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版本</w:t>
            </w:r>
          </w:p>
        </w:tc>
        <w:tc>
          <w:tcPr>
            <w:tcW w:w="2164" w:type="dxa"/>
            <w:shd w:val="clear" w:color="auto" w:fill="F1F1F1" w:themeFill="background1" w:themeFillShade="F2"/>
            <w:vAlign w:val="center"/>
          </w:tcPr>
          <w:p w14:paraId="024047C3">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部署位置</w:t>
            </w:r>
          </w:p>
        </w:tc>
        <w:tc>
          <w:tcPr>
            <w:tcW w:w="1549" w:type="dxa"/>
            <w:shd w:val="clear" w:color="auto" w:fill="F1F1F1" w:themeFill="background1" w:themeFillShade="F2"/>
            <w:vAlign w:val="center"/>
          </w:tcPr>
          <w:p w14:paraId="6408E37F">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主要功能</w:t>
            </w:r>
          </w:p>
        </w:tc>
        <w:tc>
          <w:tcPr>
            <w:tcW w:w="924" w:type="dxa"/>
            <w:shd w:val="clear" w:color="auto" w:fill="F1F1F1" w:themeFill="background1" w:themeFillShade="F2"/>
            <w:vAlign w:val="center"/>
          </w:tcPr>
          <w:p w14:paraId="1432F64D">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数量</w:t>
            </w:r>
          </w:p>
        </w:tc>
      </w:tr>
      <w:tr w14:paraId="0620E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2" w:type="dxa"/>
            <w:bottom w:w="80" w:type="dxa"/>
            <w:right w:w="102" w:type="dxa"/>
          </w:tblCellMar>
        </w:tblPrEx>
        <w:trPr>
          <w:tblHeader/>
          <w:jc w:val="center"/>
        </w:trPr>
        <w:tc>
          <w:tcPr>
            <w:tcW w:w="922" w:type="dxa"/>
            <w:noWrap/>
            <w:vAlign w:val="center"/>
          </w:tcPr>
          <w:p w14:paraId="4AF04E3B">
            <w:pPr>
              <w:pStyle w:val="51"/>
              <w:numPr>
                <w:ilvl w:val="0"/>
                <w:numId w:val="6"/>
              </w:numPr>
              <w:wordWrap w:val="0"/>
              <w:spacing w:line="240" w:lineRule="auto"/>
              <w:ind w:left="0" w:firstLine="0"/>
              <w:rPr>
                <w:rFonts w:hint="eastAsia" w:ascii="仿宋" w:hAnsi="仿宋" w:cs="仿宋"/>
                <w:bCs/>
              </w:rPr>
            </w:pPr>
          </w:p>
        </w:tc>
        <w:tc>
          <w:tcPr>
            <w:tcW w:w="2789" w:type="dxa"/>
            <w:noWrap/>
            <w:vAlign w:val="center"/>
          </w:tcPr>
          <w:p w14:paraId="116FB5A0">
            <w:pPr>
              <w:pStyle w:val="51"/>
              <w:wordWrap w:val="0"/>
              <w:spacing w:line="240" w:lineRule="auto"/>
              <w:rPr>
                <w:rFonts w:hint="eastAsia" w:ascii="仿宋" w:hAnsi="仿宋" w:cs="仿宋"/>
                <w:bCs/>
              </w:rPr>
            </w:pPr>
            <w:r>
              <w:rPr>
                <w:rFonts w:hint="eastAsia" w:ascii="仿宋" w:hAnsi="仿宋" w:cs="仿宋"/>
                <w:bCs/>
              </w:rPr>
              <w:t>MySQL</w:t>
            </w:r>
          </w:p>
        </w:tc>
        <w:tc>
          <w:tcPr>
            <w:tcW w:w="924" w:type="dxa"/>
            <w:noWrap/>
            <w:vAlign w:val="center"/>
          </w:tcPr>
          <w:p w14:paraId="29B8ECBB">
            <w:pPr>
              <w:pStyle w:val="51"/>
              <w:wordWrap w:val="0"/>
              <w:spacing w:line="240" w:lineRule="auto"/>
              <w:rPr>
                <w:rFonts w:hint="eastAsia" w:ascii="仿宋" w:hAnsi="仿宋" w:eastAsia="仿宋" w:cs="仿宋"/>
                <w:bCs/>
                <w:lang w:eastAsia="zh-CN"/>
              </w:rPr>
            </w:pPr>
            <w:r>
              <w:rPr>
                <w:rFonts w:hint="eastAsia" w:ascii="仿宋" w:hAnsi="仿宋" w:cs="仿宋"/>
                <w:bCs/>
                <w:lang w:val="en-US" w:eastAsia="zh-CN"/>
              </w:rPr>
              <w:t>-</w:t>
            </w:r>
          </w:p>
        </w:tc>
        <w:tc>
          <w:tcPr>
            <w:tcW w:w="2164" w:type="dxa"/>
            <w:noWrap/>
            <w:vAlign w:val="center"/>
          </w:tcPr>
          <w:p w14:paraId="02ED302F">
            <w:pPr>
              <w:pStyle w:val="51"/>
              <w:wordWrap w:val="0"/>
              <w:spacing w:line="240" w:lineRule="auto"/>
              <w:rPr>
                <w:rFonts w:hint="eastAsia" w:ascii="仿宋" w:hAnsi="仿宋" w:cs="仿宋"/>
                <w:bCs/>
              </w:rPr>
            </w:pPr>
            <w:r>
              <w:rPr>
                <w:rFonts w:hint="eastAsia" w:ascii="仿宋" w:hAnsi="仿宋" w:cs="仿宋"/>
                <w:bCs/>
              </w:rPr>
              <w:t>数据库服务器</w:t>
            </w:r>
          </w:p>
        </w:tc>
        <w:tc>
          <w:tcPr>
            <w:tcW w:w="1549" w:type="dxa"/>
            <w:noWrap/>
            <w:vAlign w:val="center"/>
          </w:tcPr>
          <w:p w14:paraId="3A190EE4">
            <w:pPr>
              <w:pStyle w:val="51"/>
              <w:wordWrap w:val="0"/>
              <w:spacing w:line="240" w:lineRule="auto"/>
              <w:rPr>
                <w:rFonts w:hint="eastAsia" w:ascii="仿宋" w:hAnsi="仿宋" w:cs="仿宋"/>
                <w:bCs/>
              </w:rPr>
            </w:pPr>
            <w:r>
              <w:rPr>
                <w:rFonts w:hint="eastAsia" w:ascii="仿宋" w:hAnsi="仿宋" w:cs="仿宋"/>
                <w:bCs/>
              </w:rPr>
              <w:t>数据存储</w:t>
            </w:r>
          </w:p>
        </w:tc>
        <w:tc>
          <w:tcPr>
            <w:tcW w:w="924" w:type="dxa"/>
            <w:noWrap/>
            <w:vAlign w:val="center"/>
          </w:tcPr>
          <w:p w14:paraId="1DBD296E">
            <w:pPr>
              <w:pStyle w:val="51"/>
              <w:wordWrap w:val="0"/>
              <w:spacing w:line="240" w:lineRule="auto"/>
              <w:rPr>
                <w:rFonts w:hint="eastAsia" w:ascii="仿宋" w:hAnsi="仿宋" w:eastAsia="仿宋" w:cs="仿宋"/>
                <w:bCs/>
                <w:lang w:eastAsia="zh-CN"/>
              </w:rPr>
            </w:pPr>
            <w:r>
              <w:rPr>
                <w:rFonts w:hint="eastAsia" w:ascii="仿宋" w:hAnsi="仿宋" w:cs="仿宋"/>
                <w:bCs/>
                <w:lang w:val="en-US" w:eastAsia="zh-CN"/>
              </w:rPr>
              <w:t>1</w:t>
            </w:r>
          </w:p>
        </w:tc>
      </w:tr>
    </w:tbl>
    <w:p w14:paraId="59435921">
      <w:pPr>
        <w:pStyle w:val="5"/>
        <w:rPr>
          <w:rFonts w:hint="eastAsia"/>
        </w:rPr>
      </w:pPr>
      <w:r>
        <w:rPr>
          <w:rFonts w:hint="eastAsia"/>
          <w:lang w:val="en-US" w:eastAsia="zh-CN"/>
        </w:rPr>
        <w:t>密码产品</w:t>
      </w:r>
    </w:p>
    <w:p w14:paraId="11BC526A">
      <w:pPr>
        <w:pStyle w:val="12"/>
        <w:tabs>
          <w:tab w:val="center" w:pos="4201"/>
          <w:tab w:val="right" w:leader="dot" w:pos="9298"/>
        </w:tabs>
        <w:wordWrap w:val="0"/>
        <w:ind w:firstLine="420" w:firstLineChars="200"/>
        <w:jc w:val="center"/>
        <w:rPr>
          <w:rFonts w:hint="default" w:eastAsia="黑体"/>
          <w:lang w:val="en-US" w:eastAsia="zh-C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6</w:t>
      </w:r>
      <w:r>
        <w:fldChar w:fldCharType="end"/>
      </w:r>
      <w:r>
        <w:rPr>
          <w:rFonts w:hint="eastAsia"/>
        </w:rPr>
        <w:t xml:space="preserve"> </w:t>
      </w:r>
      <w:r>
        <w:rPr>
          <w:rFonts w:hint="eastAsia"/>
          <w:lang w:val="en-US" w:eastAsia="zh-CN"/>
        </w:rPr>
        <w:t>密码产品</w:t>
      </w:r>
    </w:p>
    <w:tbl>
      <w:tblPr>
        <w:tblStyle w:val="53"/>
        <w:tblpPr w:leftFromText="180" w:rightFromText="180" w:vertAnchor="text" w:horzAnchor="margin" w:tblpXSpec="center" w:tblpY="1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1234"/>
        <w:gridCol w:w="833"/>
        <w:gridCol w:w="2001"/>
        <w:gridCol w:w="2459"/>
        <w:gridCol w:w="562"/>
        <w:gridCol w:w="1637"/>
      </w:tblGrid>
      <w:tr w14:paraId="7848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blHeader/>
        </w:trPr>
        <w:tc>
          <w:tcPr>
            <w:tcW w:w="0" w:type="auto"/>
            <w:shd w:val="clear" w:color="auto" w:fill="F1F1F1" w:themeFill="background1" w:themeFillShade="F2"/>
            <w:vAlign w:val="center"/>
          </w:tcPr>
          <w:p w14:paraId="787D3F7B">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序号</w:t>
            </w:r>
          </w:p>
        </w:tc>
        <w:tc>
          <w:tcPr>
            <w:tcW w:w="0" w:type="auto"/>
            <w:shd w:val="clear" w:color="auto" w:fill="F1F1F1" w:themeFill="background1" w:themeFillShade="F2"/>
            <w:vAlign w:val="center"/>
          </w:tcPr>
          <w:p w14:paraId="1C1CC3BD">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产品</w:t>
            </w:r>
          </w:p>
          <w:p w14:paraId="14CBD498">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名称</w:t>
            </w:r>
          </w:p>
        </w:tc>
        <w:tc>
          <w:tcPr>
            <w:tcW w:w="0" w:type="auto"/>
            <w:shd w:val="clear" w:color="auto" w:fill="F1F1F1" w:themeFill="background1" w:themeFillShade="F2"/>
            <w:vAlign w:val="center"/>
          </w:tcPr>
          <w:p w14:paraId="64F6C7F3">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生产厂商</w:t>
            </w:r>
          </w:p>
        </w:tc>
        <w:tc>
          <w:tcPr>
            <w:tcW w:w="1589" w:type="dxa"/>
            <w:shd w:val="clear" w:color="auto" w:fill="F1F1F1" w:themeFill="background1" w:themeFillShade="F2"/>
            <w:vAlign w:val="center"/>
          </w:tcPr>
          <w:p w14:paraId="0459171C">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商密产品认证证书编号</w:t>
            </w:r>
          </w:p>
        </w:tc>
        <w:tc>
          <w:tcPr>
            <w:tcW w:w="2459" w:type="dxa"/>
            <w:shd w:val="clear" w:color="auto" w:fill="F1F1F1" w:themeFill="background1" w:themeFillShade="F2"/>
            <w:vAlign w:val="center"/>
          </w:tcPr>
          <w:p w14:paraId="261A9DBB">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使用的密码算法</w:t>
            </w:r>
          </w:p>
        </w:tc>
        <w:tc>
          <w:tcPr>
            <w:tcW w:w="0" w:type="auto"/>
            <w:shd w:val="clear" w:color="auto" w:fill="F1F1F1" w:themeFill="background1" w:themeFillShade="F2"/>
            <w:vAlign w:val="center"/>
          </w:tcPr>
          <w:p w14:paraId="3E04AE57">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数量</w:t>
            </w:r>
          </w:p>
        </w:tc>
        <w:tc>
          <w:tcPr>
            <w:tcW w:w="0" w:type="auto"/>
            <w:shd w:val="clear" w:color="auto" w:fill="F1F1F1" w:themeFill="background1" w:themeFillShade="F2"/>
            <w:vAlign w:val="center"/>
          </w:tcPr>
          <w:p w14:paraId="6DA0CF4D">
            <w:pPr>
              <w:wordWrap w:val="0"/>
              <w:snapToGrid w:val="0"/>
              <w:spacing w:line="240" w:lineRule="auto"/>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用途</w:t>
            </w:r>
          </w:p>
        </w:tc>
      </w:tr>
      <w:tr w14:paraId="1826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auto"/>
            <w:vAlign w:val="center"/>
          </w:tcPr>
          <w:p w14:paraId="08C23B8F">
            <w:pPr>
              <w:pStyle w:val="51"/>
              <w:numPr>
                <w:ilvl w:val="0"/>
                <w:numId w:val="7"/>
              </w:numPr>
              <w:wordWrap w:val="0"/>
              <w:spacing w:line="240" w:lineRule="auto"/>
              <w:ind w:left="0" w:leftChars="0" w:firstLine="0" w:firstLineChars="0"/>
              <w:jc w:val="left"/>
              <w:rPr>
                <w:rFonts w:hint="eastAsia" w:ascii="仿宋" w:hAnsi="仿宋" w:eastAsia="仿宋" w:cs="仿宋"/>
                <w:snapToGrid w:val="0"/>
                <w:color w:val="000000" w:themeColor="text1"/>
                <w:kern w:val="2"/>
                <w:sz w:val="21"/>
                <w:szCs w:val="21"/>
                <w:lang w:val="en-US" w:eastAsia="zh-CN" w:bidi="ar-SA"/>
                <w14:textFill>
                  <w14:solidFill>
                    <w14:schemeClr w14:val="tx1"/>
                  </w14:solidFill>
                </w14:textFill>
              </w:rPr>
            </w:pPr>
          </w:p>
        </w:tc>
        <w:tc>
          <w:tcPr>
            <w:tcW w:w="0" w:type="auto"/>
            <w:shd w:val="clear" w:color="auto" w:fill="auto"/>
            <w:vAlign w:val="center"/>
          </w:tcPr>
          <w:p w14:paraId="2CB4A3DF">
            <w:pPr>
              <w:pStyle w:val="54"/>
              <w:bidi w:val="0"/>
              <w:spacing w:line="240" w:lineRule="auto"/>
              <w:jc w:val="center"/>
              <w:rPr>
                <w:rFonts w:hint="default" w:ascii="Times New Roman" w:hAnsi="Times New Roman" w:eastAsia="仿宋"/>
                <w:sz w:val="21"/>
                <w:szCs w:val="21"/>
                <w:lang w:val="en-US" w:eastAsia="zh-CN"/>
              </w:rPr>
            </w:pPr>
            <w:r>
              <w:rPr>
                <w:rFonts w:hint="eastAsia" w:ascii="Times New Roman" w:hAnsi="Times New Roman"/>
                <w:sz w:val="21"/>
                <w:szCs w:val="21"/>
                <w:lang w:val="en-US" w:eastAsia="zh-CN"/>
              </w:rPr>
              <w:t>零信任安全网关</w:t>
            </w:r>
          </w:p>
        </w:tc>
        <w:tc>
          <w:tcPr>
            <w:tcW w:w="0" w:type="auto"/>
            <w:shd w:val="clear" w:color="auto" w:fill="auto"/>
            <w:vAlign w:val="center"/>
          </w:tcPr>
          <w:p w14:paraId="5AA9598A">
            <w:pPr>
              <w:pStyle w:val="54"/>
              <w:bidi w:val="0"/>
              <w:spacing w:line="240" w:lineRule="auto"/>
              <w:jc w:val="center"/>
              <w:rPr>
                <w:rFonts w:hint="default" w:ascii="仿宋" w:hAnsi="仿宋" w:cs="仿宋"/>
                <w:snapToGrid w:val="0"/>
                <w:color w:val="000000" w:themeColor="text1"/>
                <w:kern w:val="2"/>
                <w:sz w:val="21"/>
                <w:szCs w:val="21"/>
                <w:lang w:val="en-US" w:eastAsia="zh-CN" w:bidi="ar-SA"/>
                <w14:textFill>
                  <w14:solidFill>
                    <w14:schemeClr w14:val="tx1"/>
                  </w14:solidFill>
                </w14:textFill>
              </w:rPr>
            </w:pPr>
            <w:r>
              <w:rPr>
                <w:rFonts w:hint="eastAsia" w:ascii="仿宋" w:hAnsi="仿宋" w:cs="仿宋"/>
                <w:snapToGrid w:val="0"/>
                <w:color w:val="000000" w:themeColor="text1"/>
                <w:kern w:val="2"/>
                <w:sz w:val="21"/>
                <w:szCs w:val="21"/>
                <w:lang w:val="en-US" w:eastAsia="zh-CN" w:bidi="ar-SA"/>
                <w14:textFill>
                  <w14:solidFill>
                    <w14:schemeClr w14:val="tx1"/>
                  </w14:solidFill>
                </w14:textFill>
              </w:rPr>
              <w:t>深信服</w:t>
            </w:r>
          </w:p>
        </w:tc>
        <w:tc>
          <w:tcPr>
            <w:tcW w:w="1589" w:type="dxa"/>
            <w:shd w:val="clear" w:color="auto" w:fill="auto"/>
            <w:vAlign w:val="center"/>
          </w:tcPr>
          <w:p w14:paraId="2897C238">
            <w:pPr>
              <w:pStyle w:val="54"/>
              <w:bidi w:val="0"/>
              <w:spacing w:line="240" w:lineRule="auto"/>
              <w:jc w:val="center"/>
              <w:rPr>
                <w:rFonts w:hint="eastAsia" w:ascii="仿宋" w:hAnsi="仿宋" w:cs="仿宋"/>
                <w:snapToGrid w:val="0"/>
                <w:color w:val="000000" w:themeColor="text1"/>
                <w:kern w:val="2"/>
                <w:sz w:val="21"/>
                <w:szCs w:val="21"/>
                <w:lang w:val="en-US" w:eastAsia="zh-CN" w:bidi="ar-SA"/>
                <w14:textFill>
                  <w14:solidFill>
                    <w14:schemeClr w14:val="tx1"/>
                  </w14:solidFill>
                </w14:textFill>
              </w:rPr>
            </w:pPr>
            <w:r>
              <w:rPr>
                <w:rFonts w:hint="eastAsia" w:ascii="仿宋" w:hAnsi="仿宋" w:cs="仿宋"/>
                <w:snapToGrid w:val="0"/>
                <w:color w:val="000000" w:themeColor="text1"/>
                <w:kern w:val="2"/>
                <w:sz w:val="21"/>
                <w:szCs w:val="21"/>
                <w:lang w:val="en-US" w:eastAsia="zh-CN" w:bidi="ar-SA"/>
                <w14:textFill>
                  <w14:solidFill>
                    <w14:schemeClr w14:val="tx1"/>
                  </w14:solidFill>
                </w14:textFill>
              </w:rPr>
              <w:t>GM014410620240668</w:t>
            </w:r>
          </w:p>
        </w:tc>
        <w:tc>
          <w:tcPr>
            <w:tcW w:w="2459" w:type="dxa"/>
            <w:shd w:val="clear" w:color="auto" w:fill="auto"/>
            <w:vAlign w:val="center"/>
          </w:tcPr>
          <w:p w14:paraId="6389D1B1">
            <w:pPr>
              <w:pStyle w:val="54"/>
              <w:bidi w:val="0"/>
              <w:spacing w:line="240" w:lineRule="auto"/>
              <w:jc w:val="center"/>
              <w:rPr>
                <w:rFonts w:hint="default" w:ascii="仿宋" w:hAnsi="仿宋" w:cs="仿宋"/>
                <w:snapToGrid w:val="0"/>
                <w:color w:val="000000" w:themeColor="text1"/>
                <w:kern w:val="2"/>
                <w:sz w:val="21"/>
                <w:szCs w:val="21"/>
                <w:lang w:val="en-US" w:eastAsia="zh-CN" w:bidi="ar-SA"/>
                <w14:textFill>
                  <w14:solidFill>
                    <w14:schemeClr w14:val="tx1"/>
                  </w14:solidFill>
                </w14:textFill>
              </w:rPr>
            </w:pPr>
            <w:r>
              <w:rPr>
                <w:rFonts w:hint="eastAsia" w:ascii="仿宋" w:hAnsi="仿宋" w:cs="仿宋"/>
                <w:snapToGrid w:val="0"/>
                <w:color w:val="000000" w:themeColor="text1"/>
                <w:kern w:val="2"/>
                <w:sz w:val="21"/>
                <w:szCs w:val="21"/>
                <w:lang w:val="en-US" w:eastAsia="zh-CN" w:bidi="ar-SA"/>
                <w14:textFill>
                  <w14:solidFill>
                    <w14:schemeClr w14:val="tx1"/>
                  </w14:solidFill>
                </w14:textFill>
              </w:rPr>
              <w:t>SM2、SM3、SM4</w:t>
            </w:r>
          </w:p>
        </w:tc>
        <w:tc>
          <w:tcPr>
            <w:tcW w:w="0" w:type="auto"/>
            <w:shd w:val="clear" w:color="auto" w:fill="auto"/>
            <w:vAlign w:val="center"/>
          </w:tcPr>
          <w:p w14:paraId="04F0D698">
            <w:pPr>
              <w:pStyle w:val="54"/>
              <w:bidi w:val="0"/>
              <w:spacing w:line="240" w:lineRule="auto"/>
              <w:jc w:val="center"/>
              <w:rPr>
                <w:rFonts w:hint="default" w:ascii="仿宋" w:hAnsi="仿宋" w:cs="仿宋"/>
                <w:snapToGrid w:val="0"/>
                <w:color w:val="000000" w:themeColor="text1"/>
                <w:kern w:val="2"/>
                <w:sz w:val="21"/>
                <w:szCs w:val="21"/>
                <w:lang w:val="en-US" w:eastAsia="zh-CN" w:bidi="ar-SA"/>
                <w14:textFill>
                  <w14:solidFill>
                    <w14:schemeClr w14:val="tx1"/>
                  </w14:solidFill>
                </w14:textFill>
              </w:rPr>
            </w:pPr>
            <w:r>
              <w:rPr>
                <w:rFonts w:hint="eastAsia" w:ascii="仿宋" w:hAnsi="仿宋" w:cs="仿宋"/>
                <w:snapToGrid w:val="0"/>
                <w:color w:val="000000" w:themeColor="text1"/>
                <w:kern w:val="2"/>
                <w:sz w:val="21"/>
                <w:szCs w:val="21"/>
                <w:lang w:val="en-US" w:eastAsia="zh-CN" w:bidi="ar-SA"/>
                <w14:textFill>
                  <w14:solidFill>
                    <w14:schemeClr w14:val="tx1"/>
                  </w14:solidFill>
                </w14:textFill>
              </w:rPr>
              <w:t>1</w:t>
            </w:r>
          </w:p>
        </w:tc>
        <w:tc>
          <w:tcPr>
            <w:tcW w:w="0" w:type="auto"/>
            <w:shd w:val="clear" w:color="auto" w:fill="auto"/>
            <w:vAlign w:val="center"/>
          </w:tcPr>
          <w:p w14:paraId="43CDDC10">
            <w:pPr>
              <w:pStyle w:val="54"/>
              <w:bidi w:val="0"/>
              <w:spacing w:line="240" w:lineRule="auto"/>
              <w:jc w:val="center"/>
              <w:rPr>
                <w:rFonts w:hint="default" w:ascii="仿宋" w:hAnsi="仿宋" w:cs="仿宋"/>
                <w:snapToGrid w:val="0"/>
                <w:color w:val="000000" w:themeColor="text1"/>
                <w:kern w:val="2"/>
                <w:sz w:val="21"/>
                <w:szCs w:val="21"/>
                <w:lang w:val="en-US" w:eastAsia="zh-CN" w:bidi="ar-SA"/>
                <w14:textFill>
                  <w14:solidFill>
                    <w14:schemeClr w14:val="tx1"/>
                  </w14:solidFill>
                </w14:textFill>
              </w:rPr>
            </w:pPr>
            <w:r>
              <w:rPr>
                <w:rFonts w:hint="eastAsia" w:ascii="仿宋" w:hAnsi="仿宋" w:cs="仿宋"/>
                <w:snapToGrid w:val="0"/>
                <w:color w:val="000000" w:themeColor="text1"/>
                <w:kern w:val="2"/>
                <w:sz w:val="21"/>
                <w:szCs w:val="21"/>
                <w:lang w:val="en-US" w:eastAsia="zh-CN" w:bidi="ar-SA"/>
                <w14:textFill>
                  <w14:solidFill>
                    <w14:schemeClr w14:val="tx1"/>
                  </w14:solidFill>
                </w14:textFill>
              </w:rPr>
              <w:t>保障网络传输通道安全</w:t>
            </w:r>
          </w:p>
        </w:tc>
      </w:tr>
    </w:tbl>
    <w:p w14:paraId="485104E7">
      <w:pPr>
        <w:rPr>
          <w:rFonts w:hint="eastAsia"/>
        </w:rPr>
      </w:pPr>
    </w:p>
    <w:p w14:paraId="38B5314C">
      <w:pPr>
        <w:pStyle w:val="3"/>
        <w:rPr>
          <w:rFonts w:hint="eastAsia"/>
        </w:rPr>
      </w:pPr>
      <w:bookmarkStart w:id="26" w:name="_Toc14527"/>
      <w:r>
        <w:rPr>
          <w:rFonts w:hint="eastAsia"/>
        </w:rPr>
        <w:t>业务应用现状</w:t>
      </w:r>
      <w:bookmarkEnd w:id="26"/>
    </w:p>
    <w:p w14:paraId="7921CF6A">
      <w:pPr>
        <w:pStyle w:val="4"/>
      </w:pPr>
      <w:bookmarkStart w:id="27" w:name="_Toc18995"/>
      <w:r>
        <w:rPr>
          <w:rFonts w:hint="eastAsia"/>
        </w:rPr>
        <w:t>承载的业务情况</w:t>
      </w:r>
      <w:bookmarkEnd w:id="27"/>
    </w:p>
    <w:p w14:paraId="78E215B4">
      <w:pPr>
        <w:ind w:firstLine="560"/>
        <w:rPr>
          <w:rFonts w:hint="default"/>
          <w:lang w:val="en-US" w:eastAsia="zh-CN"/>
        </w:rPr>
      </w:pPr>
      <w:r>
        <w:rPr>
          <w:rFonts w:hint="eastAsia"/>
          <w:lang w:val="en-US" w:eastAsia="zh-CN"/>
        </w:rPr>
        <w:t>通过微信小程序及微信公众号形式向社会公众及会员提供信息推送（房产信息将活动）、查询及积分商城服务。主要分为以下几个模块</w:t>
      </w:r>
    </w:p>
    <w:p w14:paraId="4D8E1E59">
      <w:pPr>
        <w:ind w:firstLine="560"/>
        <w:rPr>
          <w:rFonts w:hint="eastAsia"/>
          <w:lang w:val="en-US" w:eastAsia="zh-CN"/>
        </w:rPr>
      </w:pPr>
      <w:r>
        <w:rPr>
          <w:rFonts w:hint="eastAsia"/>
          <w:lang w:val="en-US" w:eastAsia="zh-CN"/>
        </w:rPr>
        <w:t>运营中心：停车缴费、商品库管理、营销工具、订单管理、仓储物流。</w:t>
      </w:r>
    </w:p>
    <w:p w14:paraId="77D7EA2D">
      <w:pPr>
        <w:ind w:firstLine="560"/>
        <w:rPr>
          <w:rFonts w:hint="eastAsia"/>
          <w:lang w:val="en-US" w:eastAsia="zh-CN"/>
        </w:rPr>
      </w:pPr>
      <w:r>
        <w:rPr>
          <w:rFonts w:hint="eastAsia"/>
          <w:lang w:val="en-US" w:eastAsia="zh-CN"/>
        </w:rPr>
        <w:t>营销中心：素材中心、自动化营销、公众号运营、营销工具。</w:t>
      </w:r>
    </w:p>
    <w:p w14:paraId="0C6DDC49">
      <w:pPr>
        <w:ind w:firstLine="560"/>
        <w:rPr>
          <w:rFonts w:hint="eastAsia"/>
          <w:lang w:val="en-US" w:eastAsia="zh-CN"/>
        </w:rPr>
      </w:pPr>
      <w:r>
        <w:rPr>
          <w:rFonts w:hint="eastAsia"/>
          <w:lang w:val="en-US" w:eastAsia="zh-CN"/>
        </w:rPr>
        <w:t>客户中心：客户分群、人群画像。</w:t>
      </w:r>
    </w:p>
    <w:p w14:paraId="2AF051E4">
      <w:pPr>
        <w:ind w:firstLine="560"/>
      </w:pPr>
      <w:r>
        <w:rPr>
          <w:rFonts w:hint="eastAsia"/>
          <w:lang w:val="en-US" w:eastAsia="zh-CN"/>
        </w:rPr>
        <w:t>会员中心：权益中心、等级中心、会员档案、积分中心、积分商城。</w:t>
      </w:r>
    </w:p>
    <w:p w14:paraId="4866F389">
      <w:pPr>
        <w:pStyle w:val="31"/>
        <w:rPr>
          <w:rFonts w:hint="eastAsia" w:eastAsia="仿宋"/>
          <w:iCs/>
          <w:lang w:val="en-US" w:eastAsia="zh-CN"/>
        </w:rPr>
      </w:pPr>
      <w:ins w:id="0" w:author="49113" w:date="2026-04-08T13:38:52Z">
        <w:r>
          <w:rPr>
            <w:rFonts w:hint="eastAsia"/>
            <w:lang w:val="en-US" w:eastAsia="zh-CN"/>
          </w:rPr>
          <w:drawing>
            <wp:inline distT="0" distB="0" distL="114300" distR="114300">
              <wp:extent cx="1362075" cy="6677025"/>
              <wp:effectExtent l="0" t="0" r="9525" b="9525"/>
              <wp:docPr id="14" name="图片 14" descr="dcf3c95dee9d03e0c5b7871faa0b9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cf3c95dee9d03e0c5b7871faa0b9b12"/>
                      <pic:cNvPicPr>
                        <a:picLocks noChangeAspect="1"/>
                      </pic:cNvPicPr>
                    </pic:nvPicPr>
                    <pic:blipFill>
                      <a:blip r:embed="rId22"/>
                      <a:stretch>
                        <a:fillRect/>
                      </a:stretch>
                    </pic:blipFill>
                    <pic:spPr>
                      <a:xfrm>
                        <a:off x="0" y="0"/>
                        <a:ext cx="1362075" cy="6677025"/>
                      </a:xfrm>
                      <a:prstGeom prst="rect">
                        <a:avLst/>
                      </a:prstGeom>
                    </pic:spPr>
                  </pic:pic>
                </a:graphicData>
              </a:graphic>
            </wp:inline>
          </w:drawing>
        </w:r>
      </w:ins>
      <w:ins w:id="2" w:author="49113" w:date="2026-04-08T13:43:07Z">
        <w:r>
          <w:rPr>
            <w:rFonts w:hint="eastAsia"/>
            <w:lang w:val="en-US" w:eastAsia="zh-CN"/>
          </w:rPr>
          <w:t xml:space="preserve"> </w:t>
        </w:r>
      </w:ins>
      <w:ins w:id="3" w:author="49113" w:date="2026-04-08T13:43:08Z">
        <w:r>
          <w:rPr>
            <w:rFonts w:hint="eastAsia"/>
            <w:lang w:val="en-US" w:eastAsia="zh-CN"/>
          </w:rPr>
          <w:t xml:space="preserve"> </w:t>
        </w:r>
      </w:ins>
      <w:ins w:id="4" w:author="49113" w:date="2026-04-08T13:42:58Z">
        <w:r>
          <w:rPr>
            <w:rFonts w:hint="eastAsia"/>
            <w:lang w:val="en-US" w:eastAsia="zh-CN"/>
          </w:rPr>
          <w:drawing>
            <wp:inline distT="0" distB="0" distL="114300" distR="114300">
              <wp:extent cx="3818255" cy="6903085"/>
              <wp:effectExtent l="0" t="0" r="10795" b="12065"/>
              <wp:docPr id="15" name="图片 15" descr="733bdbe6e13f495f6a800e2517c9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33bdbe6e13f495f6a800e2517c97429"/>
                      <pic:cNvPicPr>
                        <a:picLocks noChangeAspect="1"/>
                      </pic:cNvPicPr>
                    </pic:nvPicPr>
                    <pic:blipFill>
                      <a:blip r:embed="rId23"/>
                      <a:stretch>
                        <a:fillRect/>
                      </a:stretch>
                    </pic:blipFill>
                    <pic:spPr>
                      <a:xfrm>
                        <a:off x="0" y="0"/>
                        <a:ext cx="3818255" cy="6903085"/>
                      </a:xfrm>
                      <a:prstGeom prst="rect">
                        <a:avLst/>
                      </a:prstGeom>
                    </pic:spPr>
                  </pic:pic>
                </a:graphicData>
              </a:graphic>
            </wp:inline>
          </w:drawing>
        </w:r>
      </w:ins>
    </w:p>
    <w:p w14:paraId="0FFCD70B">
      <w:pPr>
        <w:pStyle w:val="5"/>
      </w:pPr>
      <w:r>
        <w:rPr>
          <w:rFonts w:hint="eastAsia"/>
        </w:rPr>
        <w:t>关键数据</w:t>
      </w:r>
    </w:p>
    <w:p w14:paraId="76C3D07E">
      <w:pPr>
        <w:pStyle w:val="31"/>
        <w:wordWrap w:val="0"/>
      </w:pPr>
      <w:r>
        <w:rPr>
          <w:rFonts w:hint="eastAsia"/>
          <w:lang w:eastAsia="zh-CN"/>
        </w:rPr>
        <w:t>城投诚悦荟信息系统</w:t>
      </w:r>
      <w:r>
        <w:rPr>
          <w:rFonts w:hint="eastAsia"/>
        </w:rPr>
        <w:t>涉及到的关键数据有：鉴别数据、重要业务数据、日志记录、重要个人信息，具体数据资源如下表所示：</w:t>
      </w:r>
    </w:p>
    <w:p w14:paraId="15F39CC3">
      <w:pPr>
        <w:pStyle w:val="12"/>
        <w:tabs>
          <w:tab w:val="center" w:pos="4201"/>
          <w:tab w:val="right" w:leader="dot" w:pos="9298"/>
        </w:tabs>
        <w:wordWrap w:val="0"/>
        <w:ind w:firstLine="420" w:firstLineChars="200"/>
        <w:jc w:val="center"/>
        <w:rPr>
          <w:rFonts w:hint="eastAsia" w:ascii="宋体" w:hAnsi="宋体"/>
          <w:sz w:val="28"/>
        </w:rPr>
      </w:pPr>
      <w: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2</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7</w:t>
      </w:r>
      <w:r>
        <w:rPr>
          <w:rFonts w:hint="eastAsia"/>
        </w:rPr>
        <w:fldChar w:fldCharType="end"/>
      </w:r>
      <w:r>
        <w:rPr>
          <w:rFonts w:hint="eastAsia"/>
          <w:lang w:eastAsia="zh-CN"/>
        </w:rPr>
        <w:t>城投诚悦荟信息系统</w:t>
      </w:r>
      <w:r>
        <w:rPr>
          <w:rFonts w:hint="eastAsia"/>
        </w:rPr>
        <w:t>关键数据类型</w:t>
      </w:r>
    </w:p>
    <w:tbl>
      <w:tblPr>
        <w:tblStyle w:val="32"/>
        <w:tblW w:w="9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6" w:type="dxa"/>
          <w:left w:w="96" w:type="dxa"/>
          <w:bottom w:w="56" w:type="dxa"/>
          <w:right w:w="96" w:type="dxa"/>
        </w:tblCellMar>
      </w:tblPr>
      <w:tblGrid>
        <w:gridCol w:w="733"/>
        <w:gridCol w:w="1572"/>
        <w:gridCol w:w="3042"/>
        <w:gridCol w:w="1155"/>
        <w:gridCol w:w="1572"/>
        <w:gridCol w:w="1549"/>
      </w:tblGrid>
      <w:tr w14:paraId="0F14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blHeader/>
          <w:jc w:val="center"/>
        </w:trPr>
        <w:tc>
          <w:tcPr>
            <w:tcW w:w="733" w:type="dxa"/>
            <w:shd w:val="clear" w:color="auto" w:fill="F1F1F1" w:themeFill="background1" w:themeFillShade="F2"/>
            <w:vAlign w:val="center"/>
          </w:tcPr>
          <w:p w14:paraId="76F7F6EC">
            <w:pPr>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序号</w:t>
            </w:r>
          </w:p>
        </w:tc>
        <w:tc>
          <w:tcPr>
            <w:tcW w:w="1572" w:type="dxa"/>
            <w:shd w:val="clear" w:color="auto" w:fill="F1F1F1" w:themeFill="background1" w:themeFillShade="F2"/>
            <w:vAlign w:val="center"/>
          </w:tcPr>
          <w:p w14:paraId="6E2290F6">
            <w:pPr>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数据</w:t>
            </w:r>
          </w:p>
        </w:tc>
        <w:tc>
          <w:tcPr>
            <w:tcW w:w="3042" w:type="dxa"/>
            <w:shd w:val="clear" w:color="auto" w:fill="F1F1F1" w:themeFill="background1" w:themeFillShade="F2"/>
            <w:vAlign w:val="center"/>
          </w:tcPr>
          <w:p w14:paraId="07DDB9DC">
            <w:pPr>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描述</w:t>
            </w:r>
          </w:p>
        </w:tc>
        <w:tc>
          <w:tcPr>
            <w:tcW w:w="1155" w:type="dxa"/>
            <w:shd w:val="clear" w:color="auto" w:fill="F1F1F1" w:themeFill="background1" w:themeFillShade="F2"/>
            <w:vAlign w:val="center"/>
          </w:tcPr>
          <w:p w14:paraId="71324AB1">
            <w:pPr>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所属应用</w:t>
            </w:r>
          </w:p>
        </w:tc>
        <w:tc>
          <w:tcPr>
            <w:tcW w:w="1572" w:type="dxa"/>
            <w:shd w:val="clear" w:color="auto" w:fill="F1F1F1" w:themeFill="background1" w:themeFillShade="F2"/>
            <w:vAlign w:val="center"/>
          </w:tcPr>
          <w:p w14:paraId="43C5996E">
            <w:pPr>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存储位置</w:t>
            </w:r>
          </w:p>
        </w:tc>
        <w:tc>
          <w:tcPr>
            <w:tcW w:w="1549" w:type="dxa"/>
            <w:shd w:val="clear" w:color="auto" w:fill="F1F1F1" w:themeFill="background1" w:themeFillShade="F2"/>
            <w:vAlign w:val="center"/>
          </w:tcPr>
          <w:p w14:paraId="16B4A8D8">
            <w:pPr>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安全需求</w:t>
            </w:r>
          </w:p>
        </w:tc>
      </w:tr>
      <w:tr w14:paraId="437B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33" w:type="dxa"/>
            <w:vAlign w:val="center"/>
          </w:tcPr>
          <w:p w14:paraId="2229E0A3">
            <w:pPr>
              <w:numPr>
                <w:ilvl w:val="0"/>
                <w:numId w:val="8"/>
              </w:numPr>
              <w:wordWrap w:val="0"/>
              <w:snapToGrid w:val="0"/>
              <w:spacing w:line="240" w:lineRule="auto"/>
              <w:ind w:left="0" w:firstLine="0"/>
              <w:jc w:val="center"/>
              <w:rPr>
                <w:rFonts w:hint="eastAsia" w:ascii="仿宋" w:hAnsi="仿宋" w:cs="仿宋"/>
                <w:sz w:val="21"/>
                <w:szCs w:val="21"/>
              </w:rPr>
            </w:pPr>
            <w:bookmarkStart w:id="28" w:name="OLE_LINK28" w:colFirst="0" w:colLast="3"/>
            <w:bookmarkStart w:id="29" w:name="OLE_LINK24" w:colFirst="2" w:colLast="2"/>
          </w:p>
        </w:tc>
        <w:tc>
          <w:tcPr>
            <w:tcW w:w="1572" w:type="dxa"/>
            <w:vAlign w:val="center"/>
          </w:tcPr>
          <w:p w14:paraId="060C6BE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鉴别信息</w:t>
            </w:r>
          </w:p>
        </w:tc>
        <w:tc>
          <w:tcPr>
            <w:tcW w:w="3042" w:type="dxa"/>
            <w:vAlign w:val="center"/>
          </w:tcPr>
          <w:p w14:paraId="61E6F1B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包括身份鉴别信息，如口令等</w:t>
            </w:r>
          </w:p>
        </w:tc>
        <w:tc>
          <w:tcPr>
            <w:tcW w:w="1155" w:type="dxa"/>
            <w:vMerge w:val="restart"/>
            <w:vAlign w:val="center"/>
          </w:tcPr>
          <w:p w14:paraId="55DE4D0D">
            <w:pPr>
              <w:wordWrap w:val="0"/>
              <w:snapToGrid w:val="0"/>
              <w:spacing w:line="240" w:lineRule="auto"/>
              <w:jc w:val="center"/>
              <w:rPr>
                <w:rFonts w:hint="eastAsia" w:ascii="仿宋" w:hAnsi="Wingdings 2" w:eastAsia="仿宋" w:cs="仿宋"/>
                <w:sz w:val="21"/>
                <w:szCs w:val="21"/>
                <w:lang w:eastAsia="zh-CN"/>
              </w:rPr>
            </w:pPr>
            <w:r>
              <w:rPr>
                <w:rFonts w:hint="eastAsia" w:ascii="仿宋" w:hAnsi="仿宋" w:cs="仿宋"/>
                <w:sz w:val="21"/>
                <w:szCs w:val="21"/>
                <w:lang w:eastAsia="zh-CN"/>
              </w:rPr>
              <w:t>城投诚悦荟信息系统</w:t>
            </w:r>
          </w:p>
        </w:tc>
        <w:tc>
          <w:tcPr>
            <w:tcW w:w="1572" w:type="dxa"/>
            <w:vAlign w:val="center"/>
          </w:tcPr>
          <w:p w14:paraId="65AF641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数据库服务器</w:t>
            </w:r>
          </w:p>
        </w:tc>
        <w:tc>
          <w:tcPr>
            <w:tcW w:w="1549" w:type="dxa"/>
            <w:vAlign w:val="center"/>
          </w:tcPr>
          <w:p w14:paraId="37252FAF">
            <w:pPr>
              <w:wordWrap w:val="0"/>
              <w:snapToGrid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传输机密性</w:t>
            </w:r>
          </w:p>
          <w:p w14:paraId="18C53ED7">
            <w:pPr>
              <w:wordWrap w:val="0"/>
              <w:snapToGrid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存储机密性</w:t>
            </w:r>
          </w:p>
          <w:p w14:paraId="05F782E7">
            <w:pPr>
              <w:wordWrap w:val="0"/>
              <w:snapToGrid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传输完整性</w:t>
            </w:r>
          </w:p>
          <w:p w14:paraId="49A4E2BC">
            <w:pPr>
              <w:wordWrap w:val="0"/>
              <w:snapToGrid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存储完整性</w:t>
            </w:r>
          </w:p>
        </w:tc>
      </w:tr>
      <w:tr w14:paraId="4AD6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33" w:type="dxa"/>
            <w:vAlign w:val="center"/>
          </w:tcPr>
          <w:p w14:paraId="6400684C">
            <w:pPr>
              <w:numPr>
                <w:ilvl w:val="0"/>
                <w:numId w:val="8"/>
              </w:numPr>
              <w:wordWrap w:val="0"/>
              <w:snapToGrid w:val="0"/>
              <w:spacing w:line="240" w:lineRule="auto"/>
              <w:ind w:left="0" w:firstLine="0"/>
              <w:jc w:val="center"/>
              <w:rPr>
                <w:rFonts w:hint="eastAsia" w:ascii="仿宋" w:hAnsi="仿宋" w:cs="仿宋"/>
                <w:sz w:val="21"/>
                <w:szCs w:val="21"/>
              </w:rPr>
            </w:pPr>
          </w:p>
        </w:tc>
        <w:tc>
          <w:tcPr>
            <w:tcW w:w="1572" w:type="dxa"/>
            <w:vAlign w:val="center"/>
          </w:tcPr>
          <w:p w14:paraId="0CC6219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访问控制信息</w:t>
            </w:r>
          </w:p>
        </w:tc>
        <w:tc>
          <w:tcPr>
            <w:tcW w:w="3042" w:type="dxa"/>
            <w:vAlign w:val="center"/>
          </w:tcPr>
          <w:p w14:paraId="18D970F7">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包括用户角色、权限等</w:t>
            </w:r>
          </w:p>
        </w:tc>
        <w:tc>
          <w:tcPr>
            <w:tcW w:w="1155" w:type="dxa"/>
            <w:vMerge w:val="continue"/>
            <w:vAlign w:val="center"/>
          </w:tcPr>
          <w:p w14:paraId="6FD1ECE7">
            <w:pPr>
              <w:wordWrap w:val="0"/>
              <w:snapToGrid w:val="0"/>
              <w:spacing w:line="240" w:lineRule="auto"/>
              <w:jc w:val="center"/>
              <w:rPr>
                <w:rFonts w:hint="eastAsia" w:ascii="仿宋" w:hAnsi="Wingdings 2" w:cs="仿宋"/>
                <w:sz w:val="21"/>
                <w:szCs w:val="21"/>
              </w:rPr>
            </w:pPr>
          </w:p>
        </w:tc>
        <w:tc>
          <w:tcPr>
            <w:tcW w:w="1572" w:type="dxa"/>
            <w:vAlign w:val="center"/>
          </w:tcPr>
          <w:p w14:paraId="24934FE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数据库服务器</w:t>
            </w:r>
          </w:p>
        </w:tc>
        <w:tc>
          <w:tcPr>
            <w:tcW w:w="1549" w:type="dxa"/>
            <w:vAlign w:val="center"/>
          </w:tcPr>
          <w:p w14:paraId="17E5D041">
            <w:pPr>
              <w:wordWrap w:val="0"/>
              <w:snapToGrid w:val="0"/>
              <w:spacing w:line="240" w:lineRule="auto"/>
              <w:jc w:val="left"/>
              <w:rPr>
                <w:rFonts w:hint="eastAsia" w:ascii="仿宋" w:hAnsi="Wingdings 2" w:cs="仿宋"/>
                <w:sz w:val="21"/>
                <w:szCs w:val="21"/>
              </w:rPr>
            </w:pPr>
            <w:r>
              <w:rPr>
                <w:rFonts w:ascii="Wingdings 2" w:hAnsi="Wingdings 2" w:cs="仿宋"/>
                <w:sz w:val="21"/>
                <w:szCs w:val="21"/>
              </w:rPr>
              <w:t>R</w:t>
            </w:r>
            <w:r>
              <w:rPr>
                <w:rFonts w:hint="eastAsia" w:ascii="仿宋" w:hAnsi="仿宋" w:cs="仿宋"/>
                <w:sz w:val="21"/>
                <w:szCs w:val="21"/>
              </w:rPr>
              <w:t>存储完整性</w:t>
            </w:r>
          </w:p>
        </w:tc>
      </w:tr>
      <w:tr w14:paraId="241D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33" w:type="dxa"/>
            <w:vAlign w:val="center"/>
          </w:tcPr>
          <w:p w14:paraId="7EE08BAB">
            <w:pPr>
              <w:numPr>
                <w:ilvl w:val="0"/>
                <w:numId w:val="8"/>
              </w:numPr>
              <w:wordWrap w:val="0"/>
              <w:snapToGrid w:val="0"/>
              <w:spacing w:line="240" w:lineRule="auto"/>
              <w:ind w:left="0" w:firstLine="0"/>
              <w:jc w:val="center"/>
              <w:rPr>
                <w:rFonts w:hint="eastAsia" w:ascii="仿宋" w:hAnsi="仿宋" w:cs="仿宋"/>
                <w:sz w:val="21"/>
                <w:szCs w:val="21"/>
              </w:rPr>
            </w:pPr>
          </w:p>
        </w:tc>
        <w:tc>
          <w:tcPr>
            <w:tcW w:w="1572" w:type="dxa"/>
            <w:vAlign w:val="center"/>
          </w:tcPr>
          <w:p w14:paraId="1A119BDC">
            <w:pPr>
              <w:wordWrap w:val="0"/>
              <w:snapToGrid w:val="0"/>
              <w:spacing w:line="240" w:lineRule="auto"/>
              <w:jc w:val="center"/>
              <w:rPr>
                <w:rFonts w:hint="default" w:ascii="仿宋" w:hAnsi="仿宋" w:eastAsia="仿宋" w:cs="仿宋"/>
                <w:sz w:val="21"/>
                <w:szCs w:val="21"/>
                <w:lang w:val="en-US" w:eastAsia="zh-CN"/>
              </w:rPr>
            </w:pPr>
            <w:r>
              <w:rPr>
                <w:rFonts w:hint="eastAsia" w:ascii="仿宋" w:hAnsi="仿宋" w:cs="仿宋"/>
                <w:sz w:val="21"/>
                <w:szCs w:val="21"/>
                <w:lang w:val="en-US" w:eastAsia="zh-CN"/>
              </w:rPr>
              <w:t>重要个人信息</w:t>
            </w:r>
          </w:p>
        </w:tc>
        <w:tc>
          <w:tcPr>
            <w:tcW w:w="3042" w:type="dxa"/>
            <w:vAlign w:val="center"/>
          </w:tcPr>
          <w:p w14:paraId="1BC7A620">
            <w:pPr>
              <w:wordWrap w:val="0"/>
              <w:snapToGrid w:val="0"/>
              <w:spacing w:line="240" w:lineRule="auto"/>
              <w:jc w:val="left"/>
              <w:rPr>
                <w:rFonts w:hint="default" w:ascii="仿宋" w:hAnsi="仿宋" w:eastAsia="仿宋" w:cs="仿宋"/>
                <w:sz w:val="21"/>
                <w:szCs w:val="21"/>
                <w:lang w:val="en-US" w:eastAsia="zh-CN"/>
              </w:rPr>
            </w:pPr>
            <w:r>
              <w:rPr>
                <w:rFonts w:hint="eastAsia" w:ascii="仿宋" w:hAnsi="仿宋" w:cs="仿宋"/>
                <w:sz w:val="21"/>
                <w:szCs w:val="21"/>
                <w:lang w:val="en-US" w:eastAsia="zh-CN"/>
              </w:rPr>
              <w:t>内部用户姓名、手机号码等</w:t>
            </w:r>
          </w:p>
        </w:tc>
        <w:tc>
          <w:tcPr>
            <w:tcW w:w="1155" w:type="dxa"/>
            <w:vMerge w:val="continue"/>
            <w:vAlign w:val="center"/>
          </w:tcPr>
          <w:p w14:paraId="29802E08">
            <w:pPr>
              <w:wordWrap w:val="0"/>
              <w:snapToGrid w:val="0"/>
              <w:spacing w:line="240" w:lineRule="auto"/>
              <w:jc w:val="center"/>
              <w:rPr>
                <w:rFonts w:hint="eastAsia" w:ascii="仿宋" w:hAnsi="Wingdings 2" w:cs="仿宋"/>
                <w:sz w:val="21"/>
                <w:szCs w:val="21"/>
              </w:rPr>
            </w:pPr>
          </w:p>
        </w:tc>
        <w:tc>
          <w:tcPr>
            <w:tcW w:w="1572" w:type="dxa"/>
            <w:vAlign w:val="center"/>
          </w:tcPr>
          <w:p w14:paraId="5CADF13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数据库服务器</w:t>
            </w:r>
          </w:p>
        </w:tc>
        <w:tc>
          <w:tcPr>
            <w:tcW w:w="1549" w:type="dxa"/>
            <w:vAlign w:val="center"/>
          </w:tcPr>
          <w:p w14:paraId="4112189B">
            <w:pPr>
              <w:wordWrap w:val="0"/>
              <w:snapToGrid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传输机密性</w:t>
            </w:r>
          </w:p>
          <w:p w14:paraId="2DFF2E21">
            <w:pPr>
              <w:wordWrap w:val="0"/>
              <w:snapToGrid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存储机密性</w:t>
            </w:r>
          </w:p>
          <w:p w14:paraId="3B21111F">
            <w:pPr>
              <w:wordWrap w:val="0"/>
              <w:snapToGrid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传输完整性</w:t>
            </w:r>
          </w:p>
          <w:p w14:paraId="6A59C36F">
            <w:pPr>
              <w:wordWrap w:val="0"/>
              <w:snapToGrid w:val="0"/>
              <w:spacing w:line="240" w:lineRule="auto"/>
              <w:jc w:val="left"/>
              <w:rPr>
                <w:rFonts w:ascii="Wingdings 2" w:hAnsi="Wingdings 2" w:cs="仿宋"/>
                <w:sz w:val="21"/>
                <w:szCs w:val="21"/>
              </w:rPr>
            </w:pPr>
            <w:r>
              <w:rPr>
                <w:rFonts w:ascii="Wingdings 2" w:hAnsi="Wingdings 2" w:cs="仿宋"/>
                <w:sz w:val="21"/>
                <w:szCs w:val="21"/>
              </w:rPr>
              <w:t>R</w:t>
            </w:r>
            <w:r>
              <w:rPr>
                <w:rFonts w:hint="eastAsia" w:ascii="仿宋" w:hAnsi="仿宋" w:cs="仿宋"/>
                <w:sz w:val="21"/>
                <w:szCs w:val="21"/>
              </w:rPr>
              <w:t>存储完整性</w:t>
            </w:r>
          </w:p>
        </w:tc>
      </w:tr>
      <w:tr w14:paraId="76F0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33" w:type="dxa"/>
            <w:vAlign w:val="center"/>
          </w:tcPr>
          <w:p w14:paraId="6F98D35C">
            <w:pPr>
              <w:numPr>
                <w:ilvl w:val="0"/>
                <w:numId w:val="8"/>
              </w:numPr>
              <w:wordWrap w:val="0"/>
              <w:snapToGrid w:val="0"/>
              <w:spacing w:line="240" w:lineRule="auto"/>
              <w:ind w:left="0" w:firstLine="0"/>
              <w:jc w:val="center"/>
              <w:rPr>
                <w:rFonts w:hint="eastAsia" w:ascii="仿宋" w:hAnsi="仿宋" w:cs="仿宋"/>
                <w:sz w:val="21"/>
                <w:szCs w:val="21"/>
              </w:rPr>
            </w:pPr>
          </w:p>
        </w:tc>
        <w:tc>
          <w:tcPr>
            <w:tcW w:w="1572" w:type="dxa"/>
            <w:vAlign w:val="center"/>
          </w:tcPr>
          <w:p w14:paraId="40C897C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业务日志</w:t>
            </w:r>
          </w:p>
        </w:tc>
        <w:tc>
          <w:tcPr>
            <w:tcW w:w="3042" w:type="dxa"/>
            <w:vAlign w:val="center"/>
          </w:tcPr>
          <w:p w14:paraId="0F9799CE">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包括系统中涉及的重要操作日志、登录日志等</w:t>
            </w:r>
          </w:p>
        </w:tc>
        <w:tc>
          <w:tcPr>
            <w:tcW w:w="1155" w:type="dxa"/>
            <w:vMerge w:val="continue"/>
            <w:vAlign w:val="center"/>
          </w:tcPr>
          <w:p w14:paraId="6636EAE8">
            <w:pPr>
              <w:wordWrap w:val="0"/>
              <w:snapToGrid w:val="0"/>
              <w:spacing w:line="240" w:lineRule="auto"/>
              <w:jc w:val="center"/>
              <w:rPr>
                <w:rFonts w:hint="eastAsia" w:ascii="仿宋" w:hAnsi="Wingdings 2" w:cs="仿宋"/>
                <w:sz w:val="21"/>
                <w:szCs w:val="21"/>
              </w:rPr>
            </w:pPr>
          </w:p>
        </w:tc>
        <w:tc>
          <w:tcPr>
            <w:tcW w:w="1572" w:type="dxa"/>
            <w:vAlign w:val="center"/>
          </w:tcPr>
          <w:p w14:paraId="038C433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数据库服务器</w:t>
            </w:r>
          </w:p>
        </w:tc>
        <w:tc>
          <w:tcPr>
            <w:tcW w:w="1549" w:type="dxa"/>
            <w:vAlign w:val="center"/>
          </w:tcPr>
          <w:p w14:paraId="08F8163D">
            <w:pPr>
              <w:wordWrap w:val="0"/>
              <w:snapToGrid w:val="0"/>
              <w:spacing w:line="240" w:lineRule="auto"/>
              <w:jc w:val="left"/>
              <w:rPr>
                <w:rFonts w:hint="eastAsia" w:ascii="仿宋" w:hAnsi="仿宋" w:cs="仿宋"/>
                <w:sz w:val="21"/>
                <w:szCs w:val="21"/>
              </w:rPr>
            </w:pPr>
            <w:r>
              <w:rPr>
                <w:rFonts w:ascii="Wingdings 2" w:hAnsi="Wingdings 2" w:cs="仿宋"/>
                <w:sz w:val="21"/>
                <w:szCs w:val="21"/>
              </w:rPr>
              <w:t>R</w:t>
            </w:r>
            <w:r>
              <w:rPr>
                <w:rFonts w:hint="eastAsia" w:ascii="仿宋" w:hAnsi="仿宋" w:cs="仿宋"/>
                <w:sz w:val="21"/>
                <w:szCs w:val="21"/>
              </w:rPr>
              <w:t>传输完整性</w:t>
            </w:r>
          </w:p>
          <w:p w14:paraId="274D92A7">
            <w:pPr>
              <w:wordWrap w:val="0"/>
              <w:snapToGrid w:val="0"/>
              <w:spacing w:line="240" w:lineRule="auto"/>
              <w:jc w:val="left"/>
              <w:rPr>
                <w:rFonts w:hint="eastAsia" w:ascii="仿宋" w:hAnsi="Wingdings 2" w:cs="仿宋"/>
                <w:sz w:val="21"/>
                <w:szCs w:val="21"/>
              </w:rPr>
            </w:pPr>
            <w:r>
              <w:rPr>
                <w:rFonts w:ascii="仿宋" w:hAnsi="Wingdings 2" w:cs="仿宋"/>
                <w:sz w:val="21"/>
                <w:szCs w:val="21"/>
              </w:rPr>
              <w:sym w:font="Wingdings 2" w:char="0052"/>
            </w:r>
            <w:r>
              <w:rPr>
                <w:rFonts w:hint="eastAsia" w:ascii="仿宋" w:hAnsi="仿宋" w:cs="仿宋"/>
                <w:sz w:val="21"/>
                <w:szCs w:val="21"/>
              </w:rPr>
              <w:t>存储完整性</w:t>
            </w:r>
          </w:p>
        </w:tc>
      </w:tr>
      <w:tr w14:paraId="27A8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33" w:type="dxa"/>
            <w:vAlign w:val="center"/>
          </w:tcPr>
          <w:p w14:paraId="42BB6E0B">
            <w:pPr>
              <w:numPr>
                <w:ilvl w:val="0"/>
                <w:numId w:val="8"/>
              </w:numPr>
              <w:wordWrap w:val="0"/>
              <w:snapToGrid w:val="0"/>
              <w:spacing w:line="240" w:lineRule="auto"/>
              <w:ind w:left="0" w:firstLine="0"/>
              <w:jc w:val="center"/>
              <w:rPr>
                <w:rFonts w:hint="eastAsia" w:ascii="仿宋" w:hAnsi="仿宋" w:cs="仿宋"/>
                <w:sz w:val="21"/>
                <w:szCs w:val="21"/>
              </w:rPr>
            </w:pPr>
          </w:p>
        </w:tc>
        <w:tc>
          <w:tcPr>
            <w:tcW w:w="1572" w:type="dxa"/>
            <w:vAlign w:val="center"/>
          </w:tcPr>
          <w:p w14:paraId="6BCD45AA">
            <w:pPr>
              <w:wordWrap w:val="0"/>
              <w:snapToGrid w:val="0"/>
              <w:spacing w:line="240" w:lineRule="auto"/>
              <w:jc w:val="center"/>
              <w:rPr>
                <w:rFonts w:hint="eastAsia" w:ascii="仿宋" w:hAnsi="仿宋" w:cs="仿宋"/>
                <w:sz w:val="21"/>
                <w:szCs w:val="21"/>
              </w:rPr>
            </w:pPr>
            <w:r>
              <w:rPr>
                <w:rFonts w:hint="eastAsia" w:ascii="仿宋" w:hAnsi="仿宋" w:cs="仿宋"/>
                <w:bCs/>
                <w:sz w:val="21"/>
              </w:rPr>
              <w:t>重要业务数据</w:t>
            </w:r>
          </w:p>
        </w:tc>
        <w:tc>
          <w:tcPr>
            <w:tcW w:w="3042" w:type="dxa"/>
            <w:vAlign w:val="center"/>
          </w:tcPr>
          <w:p w14:paraId="490ABB42">
            <w:pPr>
              <w:wordWrap w:val="0"/>
              <w:snapToGrid w:val="0"/>
              <w:spacing w:line="240" w:lineRule="auto"/>
              <w:jc w:val="left"/>
              <w:rPr>
                <w:rFonts w:hint="default" w:ascii="仿宋" w:hAnsi="仿宋" w:eastAsia="仿宋" w:cs="仿宋"/>
                <w:sz w:val="21"/>
                <w:szCs w:val="21"/>
                <w:lang w:val="en-US" w:eastAsia="zh-CN"/>
              </w:rPr>
            </w:pPr>
            <w:r>
              <w:rPr>
                <w:rFonts w:hint="eastAsia" w:ascii="仿宋" w:hAnsi="仿宋" w:cs="仿宋"/>
                <w:sz w:val="21"/>
                <w:szCs w:val="21"/>
              </w:rPr>
              <w:t>系统中涉及保密的重要业务数据，包括</w:t>
            </w:r>
            <w:r>
              <w:rPr>
                <w:rFonts w:hint="eastAsia" w:ascii="仿宋" w:hAnsi="仿宋" w:cs="仿宋"/>
                <w:sz w:val="21"/>
                <w:szCs w:val="21"/>
                <w:lang w:val="en-US" w:eastAsia="zh-CN"/>
              </w:rPr>
              <w:t>会员信息（会员名称、手机号、生日、邮箱、客户标签、客户画像、住址、会员积分）和订单信息（姓名、手机号码、地址、交易金额）。</w:t>
            </w:r>
          </w:p>
        </w:tc>
        <w:tc>
          <w:tcPr>
            <w:tcW w:w="1155" w:type="dxa"/>
            <w:vMerge w:val="continue"/>
            <w:vAlign w:val="center"/>
          </w:tcPr>
          <w:p w14:paraId="294CC7DC">
            <w:pPr>
              <w:wordWrap w:val="0"/>
              <w:snapToGrid w:val="0"/>
              <w:spacing w:line="240" w:lineRule="auto"/>
              <w:jc w:val="center"/>
              <w:rPr>
                <w:rFonts w:hint="eastAsia" w:ascii="仿宋" w:hAnsi="Wingdings 2" w:cs="仿宋"/>
                <w:sz w:val="21"/>
                <w:szCs w:val="21"/>
              </w:rPr>
            </w:pPr>
          </w:p>
        </w:tc>
        <w:tc>
          <w:tcPr>
            <w:tcW w:w="1572" w:type="dxa"/>
            <w:vAlign w:val="center"/>
          </w:tcPr>
          <w:p w14:paraId="059BC9A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数据库服务器</w:t>
            </w:r>
          </w:p>
        </w:tc>
        <w:tc>
          <w:tcPr>
            <w:tcW w:w="1549" w:type="dxa"/>
            <w:vAlign w:val="center"/>
          </w:tcPr>
          <w:p w14:paraId="3B02727A">
            <w:pPr>
              <w:wordWrap w:val="0"/>
              <w:snapToGrid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传输机密性</w:t>
            </w:r>
          </w:p>
          <w:p w14:paraId="6EDA511A">
            <w:pPr>
              <w:wordWrap w:val="0"/>
              <w:snapToGrid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存储机密性</w:t>
            </w:r>
          </w:p>
          <w:p w14:paraId="566BF905">
            <w:pPr>
              <w:wordWrap w:val="0"/>
              <w:snapToGrid w:val="0"/>
              <w:spacing w:line="240" w:lineRule="auto"/>
              <w:jc w:val="left"/>
              <w:rPr>
                <w:rFonts w:hint="eastAsia" w:ascii="仿宋" w:hAnsi="仿宋" w:cs="仿宋"/>
                <w:sz w:val="21"/>
                <w:szCs w:val="21"/>
              </w:rPr>
            </w:pPr>
            <w:r>
              <w:rPr>
                <w:rFonts w:ascii="Wingdings 2" w:hAnsi="Wingdings 2" w:cs="仿宋"/>
                <w:sz w:val="21"/>
                <w:szCs w:val="21"/>
              </w:rPr>
              <w:sym w:font="Wingdings 2" w:char="0052"/>
            </w:r>
            <w:r>
              <w:rPr>
                <w:rFonts w:hint="eastAsia" w:ascii="仿宋" w:hAnsi="仿宋" w:cs="仿宋"/>
                <w:sz w:val="21"/>
                <w:szCs w:val="21"/>
              </w:rPr>
              <w:t>传输完整性</w:t>
            </w:r>
          </w:p>
          <w:p w14:paraId="120E49CF">
            <w:pPr>
              <w:wordWrap w:val="0"/>
              <w:snapToGrid w:val="0"/>
              <w:spacing w:line="240" w:lineRule="auto"/>
              <w:jc w:val="left"/>
              <w:rPr>
                <w:rFonts w:ascii="仿宋"/>
                <w:sz w:val="21"/>
              </w:rPr>
            </w:pPr>
            <w:r>
              <w:rPr>
                <w:rFonts w:ascii="Wingdings 2" w:hAnsi="Wingdings 2" w:cs="仿宋"/>
                <w:sz w:val="21"/>
                <w:szCs w:val="21"/>
              </w:rPr>
              <w:t>R</w:t>
            </w:r>
            <w:r>
              <w:rPr>
                <w:rFonts w:hint="eastAsia" w:ascii="仿宋" w:hAnsi="仿宋" w:cs="仿宋"/>
                <w:sz w:val="21"/>
                <w:szCs w:val="21"/>
              </w:rPr>
              <w:t>存储完整性</w:t>
            </w:r>
          </w:p>
        </w:tc>
      </w:tr>
      <w:bookmarkEnd w:id="28"/>
      <w:bookmarkEnd w:id="29"/>
    </w:tbl>
    <w:p w14:paraId="60DA5E69">
      <w:pPr>
        <w:pStyle w:val="5"/>
      </w:pPr>
      <w:bookmarkStart w:id="30" w:name="_Toc1927"/>
      <w:bookmarkStart w:id="31" w:name="_Toc3235"/>
      <w:r>
        <w:rPr>
          <w:rFonts w:hint="eastAsia"/>
        </w:rPr>
        <w:t>应用用户</w:t>
      </w:r>
    </w:p>
    <w:p w14:paraId="2C626DC2">
      <w:pPr>
        <w:pStyle w:val="12"/>
        <w:keepNext/>
        <w:tabs>
          <w:tab w:val="center" w:pos="4201"/>
          <w:tab w:val="right" w:leader="dot" w:pos="9298"/>
        </w:tabs>
        <w:wordWrap w:val="0"/>
        <w:ind w:firstLine="420" w:firstLineChars="200"/>
        <w:jc w:val="center"/>
      </w:pPr>
      <w:bookmarkStart w:id="32" w:name="_Ref26181"/>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2</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7</w:t>
      </w:r>
      <w:r>
        <w:rPr>
          <w:rFonts w:hint="eastAsia"/>
        </w:rPr>
        <w:fldChar w:fldCharType="end"/>
      </w:r>
      <w:bookmarkEnd w:id="32"/>
      <w:r>
        <w:rPr>
          <w:rFonts w:hint="eastAsia"/>
        </w:rPr>
        <w:t>应用用户</w:t>
      </w:r>
    </w:p>
    <w:tbl>
      <w:tblPr>
        <w:tblStyle w:val="32"/>
        <w:tblW w:w="9461" w:type="dxa"/>
        <w:jc w:val="center"/>
        <w:tblLayout w:type="fixed"/>
        <w:tblCellMar>
          <w:top w:w="0" w:type="dxa"/>
          <w:left w:w="108" w:type="dxa"/>
          <w:bottom w:w="0" w:type="dxa"/>
          <w:right w:w="108" w:type="dxa"/>
        </w:tblCellMar>
      </w:tblPr>
      <w:tblGrid>
        <w:gridCol w:w="749"/>
        <w:gridCol w:w="1506"/>
        <w:gridCol w:w="7206"/>
      </w:tblGrid>
      <w:tr w14:paraId="3AE43E15">
        <w:tblPrEx>
          <w:tblCellMar>
            <w:top w:w="0" w:type="dxa"/>
            <w:left w:w="108" w:type="dxa"/>
            <w:bottom w:w="0" w:type="dxa"/>
            <w:right w:w="108" w:type="dxa"/>
          </w:tblCellMar>
        </w:tblPrEx>
        <w:trPr>
          <w:tblHeader/>
          <w:jc w:val="center"/>
        </w:trPr>
        <w:tc>
          <w:tcPr>
            <w:tcW w:w="74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27C86DA">
            <w:pPr>
              <w:keepNext/>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序号</w:t>
            </w:r>
          </w:p>
        </w:tc>
        <w:tc>
          <w:tcPr>
            <w:tcW w:w="1506"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37D5B07">
            <w:pPr>
              <w:keepNext/>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应用用户</w:t>
            </w:r>
          </w:p>
        </w:tc>
        <w:tc>
          <w:tcPr>
            <w:tcW w:w="7206"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DBDB7B4">
            <w:pPr>
              <w:keepNext/>
              <w:wordWrap w:val="0"/>
              <w:snapToGrid w:val="0"/>
              <w:spacing w:line="240" w:lineRule="auto"/>
              <w:jc w:val="center"/>
              <w:rPr>
                <w:rFonts w:hint="eastAsia" w:ascii="仿宋" w:hAnsi="仿宋" w:cs="仿宋"/>
                <w:b/>
                <w:sz w:val="21"/>
                <w:szCs w:val="21"/>
              </w:rPr>
            </w:pPr>
            <w:r>
              <w:rPr>
                <w:rFonts w:hint="eastAsia" w:ascii="仿宋" w:hAnsi="仿宋" w:cs="仿宋"/>
                <w:b/>
                <w:sz w:val="21"/>
                <w:szCs w:val="21"/>
              </w:rPr>
              <w:t>所属应用</w:t>
            </w:r>
          </w:p>
        </w:tc>
      </w:tr>
      <w:tr w14:paraId="694818CF">
        <w:tblPrEx>
          <w:tblCellMar>
            <w:top w:w="0" w:type="dxa"/>
            <w:left w:w="108" w:type="dxa"/>
            <w:bottom w:w="0" w:type="dxa"/>
            <w:right w:w="108" w:type="dxa"/>
          </w:tblCellMar>
        </w:tblPrEx>
        <w:trPr>
          <w:jc w:val="center"/>
        </w:trPr>
        <w:tc>
          <w:tcPr>
            <w:tcW w:w="749" w:type="dxa"/>
            <w:tcBorders>
              <w:top w:val="single" w:color="000000" w:sz="4" w:space="0"/>
              <w:left w:val="single" w:color="000000" w:sz="4" w:space="0"/>
              <w:bottom w:val="single" w:color="000000" w:sz="4" w:space="0"/>
              <w:right w:val="single" w:color="000000" w:sz="4" w:space="0"/>
            </w:tcBorders>
            <w:vAlign w:val="center"/>
          </w:tcPr>
          <w:p w14:paraId="58910C56">
            <w:pPr>
              <w:numPr>
                <w:ilvl w:val="0"/>
                <w:numId w:val="9"/>
              </w:numPr>
              <w:wordWrap w:val="0"/>
              <w:snapToGrid w:val="0"/>
              <w:spacing w:line="240" w:lineRule="auto"/>
              <w:ind w:left="0" w:firstLine="0"/>
              <w:jc w:val="center"/>
              <w:rPr>
                <w:rFonts w:hint="eastAsia" w:ascii="仿宋" w:hAnsi="仿宋" w:cs="仿宋"/>
                <w:sz w:val="21"/>
                <w:szCs w:val="21"/>
              </w:rPr>
            </w:pPr>
          </w:p>
        </w:tc>
        <w:tc>
          <w:tcPr>
            <w:tcW w:w="1506" w:type="dxa"/>
            <w:tcBorders>
              <w:top w:val="single" w:color="000000" w:sz="4" w:space="0"/>
              <w:left w:val="single" w:color="000000" w:sz="4" w:space="0"/>
              <w:bottom w:val="single" w:color="000000" w:sz="4" w:space="0"/>
              <w:right w:val="single" w:color="000000" w:sz="4" w:space="0"/>
            </w:tcBorders>
            <w:noWrap/>
            <w:vAlign w:val="center"/>
          </w:tcPr>
          <w:p w14:paraId="1B4F7927">
            <w:pPr>
              <w:wordWrap w:val="0"/>
              <w:snapToGrid w:val="0"/>
              <w:spacing w:line="240" w:lineRule="auto"/>
              <w:jc w:val="center"/>
              <w:rPr>
                <w:rFonts w:hint="eastAsia" w:ascii="仿宋" w:hAnsi="仿宋" w:eastAsia="仿宋" w:cs="仿宋"/>
                <w:bCs/>
                <w:sz w:val="21"/>
                <w:lang w:eastAsia="zh-CN"/>
              </w:rPr>
            </w:pPr>
            <w:r>
              <w:rPr>
                <w:rFonts w:hint="eastAsia" w:ascii="仿宋" w:hAnsi="仿宋" w:cs="仿宋"/>
                <w:bCs/>
                <w:sz w:val="21"/>
                <w:lang w:eastAsia="zh-CN"/>
              </w:rPr>
              <w:t>内部用户</w:t>
            </w:r>
          </w:p>
        </w:tc>
        <w:tc>
          <w:tcPr>
            <w:tcW w:w="7206" w:type="dxa"/>
            <w:tcBorders>
              <w:top w:val="single" w:color="000000" w:sz="4" w:space="0"/>
              <w:left w:val="single" w:color="000000" w:sz="4" w:space="0"/>
              <w:bottom w:val="single" w:color="000000" w:sz="4" w:space="0"/>
              <w:right w:val="single" w:color="000000" w:sz="4" w:space="0"/>
            </w:tcBorders>
            <w:vAlign w:val="center"/>
          </w:tcPr>
          <w:p w14:paraId="03D96873">
            <w:pPr>
              <w:wordWrap w:val="0"/>
              <w:snapToGrid w:val="0"/>
              <w:spacing w:line="240" w:lineRule="auto"/>
              <w:jc w:val="center"/>
              <w:rPr>
                <w:rFonts w:hint="eastAsia" w:ascii="仿宋" w:hAnsi="仿宋" w:eastAsia="仿宋" w:cs="仿宋"/>
                <w:bCs/>
                <w:sz w:val="21"/>
                <w:lang w:eastAsia="zh-CN"/>
              </w:rPr>
            </w:pPr>
            <w:r>
              <w:rPr>
                <w:rFonts w:hint="eastAsia" w:ascii="仿宋" w:hAnsi="仿宋" w:cs="仿宋"/>
                <w:bCs/>
                <w:sz w:val="21"/>
                <w:lang w:eastAsia="zh-CN"/>
              </w:rPr>
              <w:t>城投诚悦荟信息系统</w:t>
            </w:r>
          </w:p>
        </w:tc>
      </w:tr>
      <w:tr w14:paraId="5C70F04C">
        <w:tblPrEx>
          <w:tblCellMar>
            <w:top w:w="0" w:type="dxa"/>
            <w:left w:w="108" w:type="dxa"/>
            <w:bottom w:w="0" w:type="dxa"/>
            <w:right w:w="108" w:type="dxa"/>
          </w:tblCellMar>
        </w:tblPrEx>
        <w:trPr>
          <w:jc w:val="center"/>
        </w:trPr>
        <w:tc>
          <w:tcPr>
            <w:tcW w:w="749" w:type="dxa"/>
            <w:tcBorders>
              <w:top w:val="single" w:color="000000" w:sz="4" w:space="0"/>
              <w:left w:val="single" w:color="000000" w:sz="4" w:space="0"/>
              <w:bottom w:val="single" w:color="000000" w:sz="4" w:space="0"/>
              <w:right w:val="single" w:color="000000" w:sz="4" w:space="0"/>
            </w:tcBorders>
            <w:vAlign w:val="center"/>
          </w:tcPr>
          <w:p w14:paraId="587AE8A5">
            <w:pPr>
              <w:numPr>
                <w:ilvl w:val="0"/>
                <w:numId w:val="9"/>
              </w:numPr>
              <w:wordWrap w:val="0"/>
              <w:snapToGrid w:val="0"/>
              <w:spacing w:line="240" w:lineRule="auto"/>
              <w:ind w:left="0" w:firstLine="0"/>
              <w:jc w:val="center"/>
              <w:rPr>
                <w:rFonts w:hint="eastAsia" w:ascii="仿宋" w:hAnsi="仿宋" w:cs="仿宋"/>
                <w:sz w:val="21"/>
                <w:szCs w:val="21"/>
              </w:rPr>
            </w:pPr>
          </w:p>
        </w:tc>
        <w:tc>
          <w:tcPr>
            <w:tcW w:w="1506" w:type="dxa"/>
            <w:tcBorders>
              <w:top w:val="single" w:color="000000" w:sz="4" w:space="0"/>
              <w:left w:val="single" w:color="000000" w:sz="4" w:space="0"/>
              <w:bottom w:val="single" w:color="000000" w:sz="4" w:space="0"/>
              <w:right w:val="single" w:color="000000" w:sz="4" w:space="0"/>
            </w:tcBorders>
            <w:vAlign w:val="center"/>
          </w:tcPr>
          <w:p w14:paraId="5B79F972">
            <w:pPr>
              <w:wordWrap w:val="0"/>
              <w:snapToGrid w:val="0"/>
              <w:spacing w:line="240" w:lineRule="auto"/>
              <w:jc w:val="center"/>
              <w:rPr>
                <w:rFonts w:hint="eastAsia" w:ascii="仿宋" w:hAnsi="仿宋" w:cs="仿宋"/>
                <w:bCs/>
                <w:sz w:val="21"/>
              </w:rPr>
            </w:pPr>
            <w:r>
              <w:rPr>
                <w:rFonts w:hint="eastAsia" w:ascii="仿宋" w:hAnsi="仿宋" w:cs="仿宋"/>
                <w:bCs/>
                <w:sz w:val="21"/>
              </w:rPr>
              <w:t>公众用户</w:t>
            </w:r>
          </w:p>
        </w:tc>
        <w:tc>
          <w:tcPr>
            <w:tcW w:w="7206" w:type="dxa"/>
            <w:tcBorders>
              <w:top w:val="single" w:color="000000" w:sz="4" w:space="0"/>
              <w:left w:val="single" w:color="000000" w:sz="4" w:space="0"/>
              <w:bottom w:val="single" w:color="000000" w:sz="4" w:space="0"/>
              <w:right w:val="single" w:color="000000" w:sz="4" w:space="0"/>
            </w:tcBorders>
            <w:vAlign w:val="center"/>
          </w:tcPr>
          <w:p w14:paraId="0A842D52">
            <w:pPr>
              <w:wordWrap w:val="0"/>
              <w:snapToGrid w:val="0"/>
              <w:spacing w:line="240" w:lineRule="auto"/>
              <w:jc w:val="center"/>
              <w:rPr>
                <w:rFonts w:hint="eastAsia" w:ascii="仿宋" w:hAnsi="仿宋" w:eastAsia="仿宋" w:cs="仿宋"/>
                <w:bCs/>
                <w:sz w:val="21"/>
                <w:lang w:eastAsia="zh-CN"/>
              </w:rPr>
            </w:pPr>
            <w:r>
              <w:rPr>
                <w:rFonts w:hint="eastAsia" w:ascii="仿宋" w:hAnsi="仿宋" w:cs="仿宋"/>
                <w:bCs/>
                <w:sz w:val="21"/>
                <w:lang w:eastAsia="zh-CN"/>
              </w:rPr>
              <w:t>城投诚悦荟信息系统</w:t>
            </w:r>
          </w:p>
        </w:tc>
      </w:tr>
    </w:tbl>
    <w:p w14:paraId="3ACB83DE">
      <w:pPr>
        <w:pStyle w:val="31"/>
      </w:pPr>
      <w:r>
        <w:rPr>
          <w:rFonts w:hint="eastAsia"/>
          <w:lang w:eastAsia="zh-CN"/>
        </w:rPr>
        <w:t>内部用户</w:t>
      </w:r>
      <w:r>
        <w:rPr>
          <w:rFonts w:hint="eastAsia"/>
          <w:lang w:val="en-US" w:eastAsia="zh-CN"/>
        </w:rPr>
        <w:t>（包括管理员）</w:t>
      </w:r>
      <w:r>
        <w:rPr>
          <w:rFonts w:hint="eastAsia"/>
        </w:rPr>
        <w:t>使用PC端浏览器，通过互联网访问系统，完成</w:t>
      </w:r>
      <w:r>
        <w:rPr>
          <w:rFonts w:hint="eastAsia"/>
          <w:lang w:eastAsia="zh-CN"/>
        </w:rPr>
        <w:t>城投诚悦荟信息系统</w:t>
      </w:r>
      <w:r>
        <w:rPr>
          <w:rFonts w:hint="eastAsia"/>
        </w:rPr>
        <w:t>的相关业务和业务办理工作。</w:t>
      </w:r>
    </w:p>
    <w:p w14:paraId="2391544B">
      <w:pPr>
        <w:pStyle w:val="31"/>
      </w:pPr>
      <w:r>
        <w:rPr>
          <w:rFonts w:hint="eastAsia"/>
        </w:rPr>
        <w:t>公众用户使用微信小程序，通过互联网访问</w:t>
      </w:r>
      <w:r>
        <w:rPr>
          <w:rFonts w:hint="eastAsia"/>
          <w:lang w:eastAsia="zh-CN"/>
        </w:rPr>
        <w:t>城投诚悦荟信息系统</w:t>
      </w:r>
      <w:r>
        <w:rPr>
          <w:rFonts w:hint="eastAsia"/>
        </w:rPr>
        <w:t>，通过互联网访问系统，完成</w:t>
      </w:r>
      <w:r>
        <w:rPr>
          <w:rFonts w:hint="eastAsia"/>
          <w:lang w:eastAsia="zh-CN"/>
        </w:rPr>
        <w:t>城投诚悦荟信息系统</w:t>
      </w:r>
      <w:r>
        <w:rPr>
          <w:rFonts w:hint="eastAsia"/>
        </w:rPr>
        <w:t>的相关业务和业务办理工作。</w:t>
      </w:r>
    </w:p>
    <w:p w14:paraId="4ADF61B0">
      <w:pPr>
        <w:pStyle w:val="4"/>
        <w:tabs>
          <w:tab w:val="left" w:pos="0"/>
          <w:tab w:val="left" w:pos="420"/>
          <w:tab w:val="clear" w:pos="720"/>
        </w:tabs>
      </w:pPr>
      <w:bookmarkStart w:id="33" w:name="_Toc205376659"/>
      <w:bookmarkStart w:id="34" w:name="_Toc16255"/>
      <w:r>
        <w:rPr>
          <w:rFonts w:hint="eastAsia"/>
        </w:rPr>
        <w:t>责任主体</w:t>
      </w:r>
      <w:bookmarkEnd w:id="33"/>
      <w:bookmarkEnd w:id="34"/>
    </w:p>
    <w:p w14:paraId="6A8CC337">
      <w:pPr>
        <w:ind w:firstLine="560"/>
      </w:pPr>
      <w:r>
        <w:rPr>
          <w:rFonts w:hint="eastAsia"/>
        </w:rPr>
        <w:t>本系统责任主体为</w:t>
      </w:r>
      <w:r>
        <w:rPr>
          <w:rFonts w:hint="eastAsia"/>
          <w:lang w:eastAsia="zh-CN"/>
        </w:rPr>
        <w:t>成都城投置地集团有限公司</w:t>
      </w:r>
      <w:r>
        <w:rPr>
          <w:rFonts w:hint="eastAsia"/>
        </w:rPr>
        <w:t>。</w:t>
      </w:r>
    </w:p>
    <w:p w14:paraId="31FC5126">
      <w:pPr>
        <w:pStyle w:val="3"/>
        <w:rPr>
          <w:rFonts w:hint="eastAsia"/>
        </w:rPr>
      </w:pPr>
      <w:bookmarkStart w:id="35" w:name="_Toc23384"/>
      <w:r>
        <w:rPr>
          <w:rFonts w:hint="eastAsia"/>
        </w:rPr>
        <w:t>密码应用现状</w:t>
      </w:r>
      <w:bookmarkEnd w:id="35"/>
    </w:p>
    <w:p w14:paraId="06857962">
      <w:pPr>
        <w:ind w:firstLine="560"/>
      </w:pPr>
      <w:bookmarkStart w:id="36" w:name="_Toc1514"/>
      <w:r>
        <w:rPr>
          <w:rFonts w:hint="eastAsia"/>
        </w:rPr>
        <w:t>目前本系统尚未部署密码设备，拟自建密码资源支撑应用系统改造。</w:t>
      </w:r>
    </w:p>
    <w:bookmarkEnd w:id="36"/>
    <w:p w14:paraId="61719ED4">
      <w:pPr>
        <w:pStyle w:val="3"/>
        <w:rPr>
          <w:rFonts w:hint="eastAsia"/>
        </w:rPr>
      </w:pPr>
      <w:bookmarkStart w:id="37" w:name="_Toc27271"/>
      <w:r>
        <w:rPr>
          <w:rFonts w:hint="eastAsia"/>
        </w:rPr>
        <w:t>密码应用管理现状</w:t>
      </w:r>
      <w:bookmarkEnd w:id="37"/>
    </w:p>
    <w:p w14:paraId="1DD72A86">
      <w:pPr>
        <w:ind w:firstLine="560"/>
      </w:pPr>
      <w:r>
        <w:rPr>
          <w:rFonts w:hint="eastAsia"/>
          <w:lang w:eastAsia="zh-CN"/>
        </w:rPr>
        <w:t>成都城投置地集团有限公司</w:t>
      </w:r>
      <w:r>
        <w:t>根据GB/T</w:t>
      </w:r>
      <w:r>
        <w:rPr>
          <w:rFonts w:hint="eastAsia"/>
        </w:rPr>
        <w:t xml:space="preserve"> </w:t>
      </w:r>
      <w:r>
        <w:t>39786</w:t>
      </w:r>
      <w:r>
        <w:rPr>
          <w:rFonts w:hint="eastAsia"/>
        </w:rPr>
        <w:t>-2021</w:t>
      </w:r>
      <w:r>
        <w:t>《信息安全技术 信息系统密码应用基本要求》的</w:t>
      </w:r>
      <w:r>
        <w:rPr>
          <w:rFonts w:hint="eastAsia"/>
        </w:rPr>
        <w:t>第3级</w:t>
      </w:r>
      <w:r>
        <w:t>要求，从管理制度、人员管理、建设运行和应急处置四个层面制定了相应的制度文件、规章流程，保障系统规划、建设、后期运维和应急响应的安全性。</w:t>
      </w:r>
    </w:p>
    <w:bookmarkEnd w:id="30"/>
    <w:bookmarkEnd w:id="31"/>
    <w:p w14:paraId="559B3F0D">
      <w:pPr>
        <w:pStyle w:val="4"/>
        <w:tabs>
          <w:tab w:val="left" w:pos="0"/>
          <w:tab w:val="left" w:pos="420"/>
          <w:tab w:val="clear" w:pos="720"/>
        </w:tabs>
      </w:pPr>
      <w:bookmarkStart w:id="38" w:name="_Toc21244"/>
      <w:r>
        <w:t>《中华人民共和国密码法》</w:t>
      </w:r>
      <w:bookmarkEnd w:id="13"/>
      <w:bookmarkEnd w:id="38"/>
      <w:r>
        <w:t xml:space="preserve"> </w:t>
      </w:r>
    </w:p>
    <w:p w14:paraId="19DA1905">
      <w:pPr>
        <w:ind w:firstLine="560"/>
      </w:pPr>
      <w:r>
        <w:t>相关条款中明确了对关键信息基础设施密码使用要求。法律、行政法规和国家有关规定要求使用商用密码进行保护的关键信息基础设施，其运营者应当使用商用密码进行保护，自行或者委托商用密码检测机构开展商用密码应用安全评估。</w:t>
      </w:r>
    </w:p>
    <w:p w14:paraId="000D6C38">
      <w:pPr>
        <w:ind w:firstLine="560"/>
      </w:pPr>
      <w:r>
        <w:t>明确了建立密码应用安全性评估审查机制。商用密码应用安全性评估应当与关键信息基础设施安全检测评估、网络安全等级测评制度相衔接，避免重复评估、测评。关键信息基础设施的运营者采购涉及商用密码的网络产品和服务，可能影响国家安全的，应当按照《中华人民共和国网络安全法》的规定，通过国家网信部门会同国家密码管理部门等有关部门组织的国家安全审查。</w:t>
      </w:r>
    </w:p>
    <w:p w14:paraId="0AE9DAA8">
      <w:pPr>
        <w:pStyle w:val="4"/>
        <w:tabs>
          <w:tab w:val="left" w:pos="0"/>
          <w:tab w:val="left" w:pos="420"/>
          <w:tab w:val="clear" w:pos="720"/>
        </w:tabs>
      </w:pPr>
      <w:bookmarkStart w:id="39" w:name="_Toc23812"/>
      <w:bookmarkStart w:id="40" w:name="_Toc205376650"/>
      <w:r>
        <w:t>其他相关法律法规和政策文件</w:t>
      </w:r>
      <w:bookmarkEnd w:id="39"/>
      <w:bookmarkEnd w:id="40"/>
    </w:p>
    <w:p w14:paraId="30EBF2EE">
      <w:pPr>
        <w:numPr>
          <w:ilvl w:val="0"/>
          <w:numId w:val="10"/>
        </w:numPr>
        <w:ind w:firstLine="560"/>
      </w:pPr>
      <w:r>
        <w:t>《商用密码管理条例》（中华人民共和国国务院令〔</w:t>
      </w:r>
      <w:r>
        <w:rPr>
          <w:rFonts w:hint="eastAsia"/>
        </w:rPr>
        <w:t>2023</w:t>
      </w:r>
      <w:r>
        <w:t>〕</w:t>
      </w:r>
      <w:r>
        <w:rPr>
          <w:rFonts w:hint="eastAsia"/>
        </w:rPr>
        <w:t>760</w:t>
      </w:r>
      <w:r>
        <w:t>号）；</w:t>
      </w:r>
    </w:p>
    <w:p w14:paraId="50716AB5">
      <w:pPr>
        <w:numPr>
          <w:ilvl w:val="0"/>
          <w:numId w:val="10"/>
        </w:numPr>
        <w:ind w:firstLine="560"/>
      </w:pPr>
      <w:r>
        <w:t>《中华人民共和国电子签名法》；</w:t>
      </w:r>
    </w:p>
    <w:p w14:paraId="23742A3C">
      <w:pPr>
        <w:numPr>
          <w:ilvl w:val="0"/>
          <w:numId w:val="10"/>
        </w:numPr>
        <w:ind w:firstLine="560"/>
      </w:pPr>
      <w:r>
        <w:t>《信息安全等级保护商用密码管理办法》（国密局发〔2007〕11号）</w:t>
      </w:r>
      <w:r>
        <w:rPr>
          <w:rFonts w:hint="eastAsia"/>
        </w:rPr>
        <w:t>；</w:t>
      </w:r>
    </w:p>
    <w:p w14:paraId="31CEE8EB">
      <w:pPr>
        <w:numPr>
          <w:ilvl w:val="0"/>
          <w:numId w:val="10"/>
        </w:numPr>
        <w:ind w:firstLine="560"/>
      </w:pPr>
      <w:r>
        <w:t>关于印送《贯彻落实网络安全等级保护制度和关键令牌基础设施安全保护制度的指导意见》的函（公网安〔2020〕1960号）；</w:t>
      </w:r>
    </w:p>
    <w:p w14:paraId="0699FFB4">
      <w:pPr>
        <w:numPr>
          <w:ilvl w:val="0"/>
          <w:numId w:val="10"/>
        </w:numPr>
        <w:ind w:firstLine="560"/>
      </w:pPr>
      <w:r>
        <w:t>《国务院办公厅关于印发国家政务信息化项目建设管理办法的通知》（国办发〔2019〕57号）；</w:t>
      </w:r>
    </w:p>
    <w:p w14:paraId="6A8644A0">
      <w:pPr>
        <w:numPr>
          <w:ilvl w:val="0"/>
          <w:numId w:val="10"/>
        </w:numPr>
        <w:ind w:firstLine="560"/>
      </w:pPr>
      <w:r>
        <w:rPr>
          <w:rFonts w:hint="eastAsia"/>
        </w:rPr>
        <w:t>《国务院关于进一步优化政务服务提升行政效能推动“高效办成一件事”的指导意见》（国发〔2024〕3号）</w:t>
      </w:r>
    </w:p>
    <w:p w14:paraId="1BBE6E44">
      <w:pPr>
        <w:numPr>
          <w:ilvl w:val="0"/>
          <w:numId w:val="10"/>
        </w:numPr>
        <w:ind w:firstLine="560"/>
      </w:pPr>
      <w:r>
        <w:rPr>
          <w:rFonts w:hint="eastAsia"/>
        </w:rPr>
        <w:t>《国务院办公厅关于依托全国一体化政务服务平台建立政务服务效能提升常态化工作机制的意见》（国办发〔2023〕29号）</w:t>
      </w:r>
    </w:p>
    <w:p w14:paraId="7E01D853">
      <w:pPr>
        <w:numPr>
          <w:ilvl w:val="0"/>
          <w:numId w:val="10"/>
        </w:numPr>
        <w:ind w:firstLine="560"/>
      </w:pPr>
      <w:r>
        <w:rPr>
          <w:rFonts w:hint="eastAsia"/>
        </w:rPr>
        <w:t>《国务院关于加快推进政务服务标准化规范化便利化的指导意见》</w:t>
      </w:r>
    </w:p>
    <w:p w14:paraId="7E42F143">
      <w:pPr>
        <w:numPr>
          <w:ilvl w:val="0"/>
          <w:numId w:val="10"/>
        </w:numPr>
        <w:ind w:firstLine="560"/>
      </w:pPr>
      <w:r>
        <w:rPr>
          <w:rFonts w:hint="eastAsia"/>
        </w:rPr>
        <w:t>《中华人民共和国国民经济和社会发展第十四个五年规划和2035年远景目标纲要》。</w:t>
      </w:r>
    </w:p>
    <w:p w14:paraId="364F857C">
      <w:pPr>
        <w:wordWrap w:val="0"/>
        <w:ind w:firstLine="560" w:firstLineChars="200"/>
      </w:pPr>
      <w:bookmarkStart w:id="41" w:name="bookmark8"/>
      <w:bookmarkEnd w:id="41"/>
      <w:bookmarkStart w:id="42" w:name="bookmark9"/>
      <w:bookmarkEnd w:id="42"/>
      <w:bookmarkStart w:id="43" w:name="bookmark14"/>
      <w:bookmarkEnd w:id="43"/>
      <w:bookmarkStart w:id="44" w:name="bookmark15"/>
      <w:bookmarkEnd w:id="44"/>
      <w:r>
        <w:rPr>
          <w:rFonts w:hint="eastAsia"/>
        </w:rPr>
        <w:br w:type="page"/>
      </w:r>
    </w:p>
    <w:p w14:paraId="51754E73">
      <w:pPr>
        <w:pStyle w:val="2"/>
        <w:rPr>
          <w:rFonts w:hint="eastAsia"/>
        </w:rPr>
      </w:pPr>
      <w:bookmarkStart w:id="45" w:name="_Toc9316"/>
      <w:r>
        <w:rPr>
          <w:rFonts w:hint="eastAsia"/>
        </w:rPr>
        <w:t>密码应用需求分析</w:t>
      </w:r>
      <w:bookmarkEnd w:id="45"/>
    </w:p>
    <w:p w14:paraId="7238F617">
      <w:pPr>
        <w:pStyle w:val="3"/>
        <w:ind w:left="575" w:hanging="575"/>
        <w:rPr>
          <w:rFonts w:hint="eastAsia"/>
        </w:rPr>
      </w:pPr>
      <w:bookmarkStart w:id="46" w:name="_Toc20172"/>
      <w:r>
        <w:rPr>
          <w:rFonts w:hint="eastAsia"/>
        </w:rPr>
        <w:t>物理和环境安全</w:t>
      </w:r>
      <w:bookmarkEnd w:id="46"/>
    </w:p>
    <w:p w14:paraId="43586EE9">
      <w:pPr>
        <w:pStyle w:val="31"/>
        <w:wordWrap w:val="0"/>
      </w:pPr>
      <w:r>
        <w:rPr>
          <w:rFonts w:hint="eastAsia"/>
          <w:lang w:eastAsia="zh-CN"/>
        </w:rPr>
        <w:t>城投诚悦荟信息系统</w:t>
      </w:r>
      <w:r>
        <w:rPr>
          <w:rFonts w:hint="eastAsia"/>
        </w:rPr>
        <w:t>主要涉及以下承载机房：</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1"/>
        <w:gridCol w:w="4010"/>
        <w:gridCol w:w="2325"/>
        <w:gridCol w:w="936"/>
      </w:tblGrid>
      <w:tr w14:paraId="251B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1" w:type="dxa"/>
            <w:shd w:val="clear" w:color="auto" w:fill="F1F1F1" w:themeFill="background1" w:themeFillShade="F2"/>
            <w:vAlign w:val="center"/>
          </w:tcPr>
          <w:p w14:paraId="3BF647C0">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机房名称</w:t>
            </w:r>
          </w:p>
        </w:tc>
        <w:tc>
          <w:tcPr>
            <w:tcW w:w="4010" w:type="dxa"/>
            <w:shd w:val="clear" w:color="auto" w:fill="F1F1F1" w:themeFill="background1" w:themeFillShade="F2"/>
            <w:vAlign w:val="center"/>
          </w:tcPr>
          <w:p w14:paraId="72B83820">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机房地址</w:t>
            </w:r>
          </w:p>
        </w:tc>
        <w:tc>
          <w:tcPr>
            <w:tcW w:w="2325" w:type="dxa"/>
            <w:shd w:val="clear" w:color="auto" w:fill="F1F1F1" w:themeFill="background1" w:themeFillShade="F2"/>
            <w:vAlign w:val="center"/>
          </w:tcPr>
          <w:p w14:paraId="274561FD">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承载网络</w:t>
            </w:r>
          </w:p>
        </w:tc>
        <w:tc>
          <w:tcPr>
            <w:tcW w:w="936" w:type="dxa"/>
            <w:shd w:val="clear" w:color="auto" w:fill="F1F1F1" w:themeFill="background1" w:themeFillShade="F2"/>
            <w:vAlign w:val="center"/>
          </w:tcPr>
          <w:p w14:paraId="41B26791">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备注</w:t>
            </w:r>
          </w:p>
        </w:tc>
      </w:tr>
      <w:tr w14:paraId="4BE8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1" w:type="dxa"/>
            <w:vAlign w:val="center"/>
          </w:tcPr>
          <w:p w14:paraId="6C47633D">
            <w:pPr>
              <w:pStyle w:val="49"/>
              <w:wordWrap w:val="0"/>
              <w:snapToGrid w:val="0"/>
              <w:ind w:firstLine="0" w:firstLineChars="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私有云机房</w:t>
            </w:r>
          </w:p>
        </w:tc>
        <w:tc>
          <w:tcPr>
            <w:tcW w:w="4010" w:type="dxa"/>
            <w:vAlign w:val="center"/>
          </w:tcPr>
          <w:p w14:paraId="0D9D0238">
            <w:pPr>
              <w:pStyle w:val="49"/>
              <w:wordWrap w:val="0"/>
              <w:snapToGrid w:val="0"/>
              <w:ind w:firstLine="0" w:firstLineChars="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成都市金牛区金周路589号</w:t>
            </w:r>
          </w:p>
        </w:tc>
        <w:tc>
          <w:tcPr>
            <w:tcW w:w="2325" w:type="dxa"/>
            <w:vAlign w:val="center"/>
          </w:tcPr>
          <w:p w14:paraId="1B4097B4">
            <w:pPr>
              <w:pStyle w:val="49"/>
              <w:wordWrap w:val="0"/>
              <w:snapToGrid w:val="0"/>
              <w:ind w:firstLine="0" w:firstLineChars="0"/>
              <w:jc w:val="center"/>
              <w:rPr>
                <w:rFonts w:hint="default" w:ascii="仿宋" w:hAnsi="仿宋" w:eastAsia="仿宋" w:cs="仿宋"/>
                <w:sz w:val="21"/>
                <w:szCs w:val="21"/>
                <w:lang w:val="en-US" w:eastAsia="zh-CN"/>
              </w:rPr>
            </w:pPr>
            <w:r>
              <w:rPr>
                <w:rFonts w:hint="eastAsia" w:ascii="仿宋" w:hAnsi="仿宋" w:eastAsia="仿宋" w:cs="仿宋"/>
                <w:sz w:val="21"/>
                <w:szCs w:val="21"/>
              </w:rPr>
              <w:t>互联网</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内网</w:t>
            </w:r>
          </w:p>
        </w:tc>
        <w:tc>
          <w:tcPr>
            <w:tcW w:w="936" w:type="dxa"/>
            <w:vAlign w:val="center"/>
          </w:tcPr>
          <w:p w14:paraId="5F5AF944">
            <w:pPr>
              <w:pStyle w:val="49"/>
              <w:wordWrap w:val="0"/>
              <w:snapToGrid w:val="0"/>
              <w:ind w:firstLine="0" w:firstLineChars="0"/>
              <w:jc w:val="center"/>
              <w:rPr>
                <w:rFonts w:hint="eastAsia" w:ascii="仿宋" w:hAnsi="仿宋" w:eastAsia="仿宋" w:cs="仿宋"/>
                <w:sz w:val="21"/>
                <w:szCs w:val="21"/>
              </w:rPr>
            </w:pPr>
          </w:p>
        </w:tc>
      </w:tr>
    </w:tbl>
    <w:p w14:paraId="564BC159">
      <w:pPr>
        <w:pStyle w:val="4"/>
      </w:pPr>
      <w:bookmarkStart w:id="47" w:name="_Toc31528"/>
      <w:r>
        <w:rPr>
          <w:rFonts w:hint="eastAsia"/>
        </w:rPr>
        <w:t>风险分析</w:t>
      </w:r>
      <w:bookmarkEnd w:id="47"/>
    </w:p>
    <w:p w14:paraId="6DD11779">
      <w:pPr>
        <w:pStyle w:val="31"/>
        <w:wordWrap w:val="0"/>
      </w:pPr>
      <w:bookmarkStart w:id="48" w:name="_Hlk208267881"/>
      <w:r>
        <w:rPr>
          <w:rFonts w:hint="eastAsia"/>
        </w:rPr>
        <w:t>目前</w:t>
      </w:r>
      <w:r>
        <w:rPr>
          <w:rFonts w:hint="eastAsia"/>
          <w:lang w:eastAsia="zh-CN"/>
        </w:rPr>
        <w:t>私有云机房</w:t>
      </w:r>
      <w:r>
        <w:rPr>
          <w:rFonts w:hint="eastAsia"/>
        </w:rPr>
        <w:t>使用电子门禁系统对进入机房人员进行身份鉴别，未使用密码技术对进入机房人员进行身份鉴别，存在非授权人员进入物理环境，对软硬件设备和数据进行直接破坏的风险</w:t>
      </w:r>
      <w:bookmarkEnd w:id="48"/>
      <w:r>
        <w:rPr>
          <w:rFonts w:hint="eastAsia"/>
        </w:rPr>
        <w:t>。</w:t>
      </w:r>
      <w:bookmarkStart w:id="49" w:name="_Hlk208267908"/>
      <w:r>
        <w:rPr>
          <w:rFonts w:hint="eastAsia"/>
          <w:lang w:eastAsia="zh-CN"/>
        </w:rPr>
        <w:t>私有云机房</w:t>
      </w:r>
      <w:r>
        <w:rPr>
          <w:rFonts w:hint="eastAsia"/>
        </w:rPr>
        <w:t>人员进出记录、视频监控记录明文存储在门禁系统和视频监控管理系统中，未使用密码技术进行存储完整性保护，存在机房进出记录和视频监控记录被非授权篡改的风险</w:t>
      </w:r>
      <w:bookmarkEnd w:id="49"/>
      <w:r>
        <w:rPr>
          <w:rFonts w:hint="eastAsia"/>
        </w:rPr>
        <w:t>。</w:t>
      </w:r>
    </w:p>
    <w:p w14:paraId="6F688A24">
      <w:pPr>
        <w:pStyle w:val="4"/>
      </w:pPr>
      <w:bookmarkStart w:id="50" w:name="_Toc11209"/>
      <w:r>
        <w:rPr>
          <w:rFonts w:hint="eastAsia"/>
        </w:rPr>
        <w:t>密码应用需求分析</w:t>
      </w:r>
      <w:bookmarkEnd w:id="50"/>
    </w:p>
    <w:p w14:paraId="1DA09ED3">
      <w:pPr>
        <w:pStyle w:val="31"/>
        <w:wordWrap w:val="0"/>
      </w:pPr>
      <w:r>
        <w:rPr>
          <w:rFonts w:hint="eastAsia"/>
        </w:rPr>
        <w:t>根据以上风险分析，</w:t>
      </w:r>
      <w:r>
        <w:rPr>
          <w:rFonts w:hint="eastAsia"/>
          <w:lang w:eastAsia="zh-CN"/>
        </w:rPr>
        <w:t>私有云机房</w:t>
      </w:r>
      <w:r>
        <w:rPr>
          <w:rFonts w:hint="eastAsia"/>
          <w:iCs/>
        </w:rPr>
        <w:t>需部署符合 GM/T 0036-2014 标准要求的电子门禁系统对进出机房人员进行身份鉴别</w:t>
      </w:r>
      <w:r>
        <w:rPr>
          <w:rFonts w:hint="eastAsia"/>
          <w:iCs/>
          <w:lang w:eastAsia="zh-CN"/>
        </w:rPr>
        <w:t>，</w:t>
      </w:r>
      <w:r>
        <w:rPr>
          <w:rFonts w:hint="eastAsia"/>
          <w:iCs/>
          <w:lang w:val="en-US" w:eastAsia="zh-CN"/>
        </w:rPr>
        <w:t>对门禁进出记录进行完整性保护</w:t>
      </w:r>
      <w:r>
        <w:rPr>
          <w:rFonts w:hint="eastAsia"/>
          <w:iCs/>
        </w:rPr>
        <w:t>。并部署符合密码相关国家、行业标准要求的视频监控系统，对视频监控数据进行完整性保护。</w:t>
      </w:r>
    </w:p>
    <w:p w14:paraId="206CB9DC">
      <w:pPr>
        <w:pStyle w:val="3"/>
        <w:ind w:left="575" w:hanging="575"/>
        <w:rPr>
          <w:rFonts w:hint="eastAsia"/>
        </w:rPr>
      </w:pPr>
      <w:bookmarkStart w:id="51" w:name="_Toc3956"/>
      <w:r>
        <w:rPr>
          <w:rFonts w:hint="eastAsia"/>
        </w:rPr>
        <w:t>网络和通讯安全</w:t>
      </w:r>
      <w:bookmarkEnd w:id="51"/>
    </w:p>
    <w:p w14:paraId="42C859B3">
      <w:pPr>
        <w:pStyle w:val="31"/>
        <w:wordWrap w:val="0"/>
      </w:pPr>
      <w:commentRangeStart w:id="2"/>
      <w:r>
        <w:rPr>
          <w:rFonts w:hint="eastAsia"/>
          <w:lang w:eastAsia="zh-CN"/>
        </w:rPr>
        <w:t>城投诚悦荟信息系统</w:t>
      </w:r>
      <w:r>
        <w:rPr>
          <w:rFonts w:hint="eastAsia"/>
        </w:rPr>
        <w:t>在网络和通信层面主要涉及以下四类通信信道：</w:t>
      </w:r>
      <w:commentRangeEnd w:id="2"/>
      <w:r>
        <w:commentReference w:id="2"/>
      </w:r>
    </w:p>
    <w:tbl>
      <w:tblPr>
        <w:tblStyle w:val="32"/>
        <w:tblW w:w="92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4"/>
        <w:gridCol w:w="2025"/>
        <w:gridCol w:w="6482"/>
      </w:tblGrid>
      <w:tr w14:paraId="444FA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74" w:type="dxa"/>
            <w:shd w:val="clear" w:color="auto" w:fill="D0CECE" w:themeFill="background2" w:themeFillShade="E6"/>
            <w:vAlign w:val="center"/>
          </w:tcPr>
          <w:p w14:paraId="5630569F">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序号</w:t>
            </w:r>
          </w:p>
        </w:tc>
        <w:tc>
          <w:tcPr>
            <w:tcW w:w="2025" w:type="dxa"/>
            <w:shd w:val="clear" w:color="auto" w:fill="D0CECE" w:themeFill="background2" w:themeFillShade="E6"/>
            <w:vAlign w:val="center"/>
          </w:tcPr>
          <w:p w14:paraId="6A86FFCA">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通道类型</w:t>
            </w:r>
          </w:p>
        </w:tc>
        <w:tc>
          <w:tcPr>
            <w:tcW w:w="6482" w:type="dxa"/>
            <w:shd w:val="clear" w:color="auto" w:fill="D0CECE" w:themeFill="background2" w:themeFillShade="E6"/>
            <w:vAlign w:val="center"/>
          </w:tcPr>
          <w:p w14:paraId="391A3D81">
            <w:pPr>
              <w:pStyle w:val="49"/>
              <w:wordWrap w:val="0"/>
              <w:snapToGrid w:val="0"/>
              <w:ind w:firstLine="0" w:firstLineChars="0"/>
              <w:jc w:val="center"/>
              <w:rPr>
                <w:rFonts w:hint="eastAsia" w:ascii="仿宋" w:hAnsi="仿宋" w:eastAsia="仿宋" w:cs="仿宋"/>
                <w:b/>
                <w:sz w:val="21"/>
                <w:szCs w:val="21"/>
              </w:rPr>
            </w:pPr>
            <w:r>
              <w:rPr>
                <w:rFonts w:hint="eastAsia" w:ascii="仿宋" w:hAnsi="仿宋" w:eastAsia="仿宋" w:cs="仿宋"/>
                <w:b/>
                <w:sz w:val="21"/>
                <w:szCs w:val="21"/>
              </w:rPr>
              <w:t>通道名称</w:t>
            </w:r>
          </w:p>
        </w:tc>
      </w:tr>
      <w:tr w14:paraId="79C24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CA93D87">
            <w:pPr>
              <w:snapToGrid w:val="0"/>
              <w:spacing w:line="240" w:lineRule="auto"/>
              <w:jc w:val="center"/>
              <w:rPr>
                <w:rFonts w:hint="eastAsia" w:ascii="仿宋" w:hAnsi="仿宋" w:cs="仿宋"/>
                <w:sz w:val="24"/>
              </w:rPr>
            </w:pPr>
            <w:r>
              <w:rPr>
                <w:rFonts w:hint="eastAsia" w:ascii="仿宋" w:hAnsi="仿宋" w:cs="仿宋"/>
                <w:sz w:val="24"/>
              </w:rPr>
              <w:t>1</w:t>
            </w:r>
          </w:p>
        </w:tc>
        <w:tc>
          <w:tcPr>
            <w:tcW w:w="2025" w:type="dxa"/>
            <w:vMerge w:val="restart"/>
            <w:vAlign w:val="center"/>
          </w:tcPr>
          <w:p w14:paraId="626F064A">
            <w:pPr>
              <w:adjustRightInd w:val="0"/>
              <w:snapToGrid w:val="0"/>
              <w:spacing w:line="240" w:lineRule="auto"/>
              <w:jc w:val="center"/>
              <w:rPr>
                <w:rFonts w:hint="eastAsia" w:ascii="仿宋" w:hAnsi="仿宋" w:cs="Times New Roman"/>
                <w:snapToGrid w:val="0"/>
                <w:kern w:val="0"/>
                <w:sz w:val="21"/>
                <w:szCs w:val="21"/>
              </w:rPr>
            </w:pPr>
            <w:r>
              <w:rPr>
                <w:rFonts w:hint="eastAsia" w:ascii="仿宋" w:hAnsi="仿宋"/>
                <w:sz w:val="21"/>
                <w:szCs w:val="21"/>
              </w:rPr>
              <w:t>业务访问通信信道</w:t>
            </w:r>
          </w:p>
        </w:tc>
        <w:tc>
          <w:tcPr>
            <w:tcW w:w="6482" w:type="dxa"/>
            <w:vAlign w:val="center"/>
          </w:tcPr>
          <w:p w14:paraId="6B1247B2">
            <w:pPr>
              <w:adjustRightInd w:val="0"/>
              <w:snapToGrid w:val="0"/>
              <w:spacing w:line="240" w:lineRule="auto"/>
              <w:jc w:val="left"/>
              <w:rPr>
                <w:rFonts w:hint="eastAsia" w:ascii="仿宋" w:hAnsi="仿宋" w:cs="Times New Roman"/>
                <w:snapToGrid w:val="0"/>
                <w:color w:val="000000" w:themeColor="text1"/>
                <w:kern w:val="0"/>
                <w:sz w:val="21"/>
                <w:szCs w:val="21"/>
                <w14:textFill>
                  <w14:solidFill>
                    <w14:schemeClr w14:val="tx1"/>
                  </w14:solidFill>
                </w14:textFill>
              </w:rPr>
            </w:pPr>
            <w:r>
              <w:rPr>
                <w:rFonts w:hint="eastAsia" w:ascii="仿宋" w:hAnsi="仿宋" w:cs="Times New Roman"/>
                <w:snapToGrid w:val="0"/>
                <w:color w:val="000000" w:themeColor="text1"/>
                <w:kern w:val="0"/>
                <w:sz w:val="21"/>
                <w:szCs w:val="21"/>
                <w:lang w:eastAsia="zh-CN"/>
                <w14:textFill>
                  <w14:solidFill>
                    <w14:schemeClr w14:val="tx1"/>
                  </w14:solidFill>
                </w14:textFill>
              </w:rPr>
              <w:t>内网内部用户国密浏览器访问城投诚悦荟信息系统的通信信道</w:t>
            </w:r>
          </w:p>
        </w:tc>
      </w:tr>
      <w:tr w14:paraId="1F52B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7CEB8925">
            <w:pPr>
              <w:snapToGrid w:val="0"/>
              <w:spacing w:line="240" w:lineRule="auto"/>
              <w:jc w:val="center"/>
              <w:rPr>
                <w:rFonts w:hint="eastAsia" w:ascii="仿宋" w:hAnsi="仿宋" w:cs="仿宋"/>
                <w:sz w:val="24"/>
              </w:rPr>
            </w:pPr>
            <w:r>
              <w:rPr>
                <w:rFonts w:hint="eastAsia" w:ascii="仿宋" w:hAnsi="仿宋" w:cs="仿宋"/>
                <w:sz w:val="24"/>
              </w:rPr>
              <w:t>4</w:t>
            </w:r>
          </w:p>
        </w:tc>
        <w:tc>
          <w:tcPr>
            <w:tcW w:w="2025" w:type="dxa"/>
            <w:vMerge w:val="continue"/>
            <w:vAlign w:val="center"/>
          </w:tcPr>
          <w:p w14:paraId="36A8BD7D">
            <w:pPr>
              <w:adjustRightInd w:val="0"/>
              <w:snapToGrid w:val="0"/>
              <w:spacing w:line="240" w:lineRule="auto"/>
              <w:jc w:val="center"/>
              <w:rPr>
                <w:rFonts w:hint="eastAsia" w:ascii="仿宋" w:hAnsi="仿宋"/>
                <w:sz w:val="21"/>
                <w:szCs w:val="21"/>
              </w:rPr>
            </w:pPr>
          </w:p>
        </w:tc>
        <w:tc>
          <w:tcPr>
            <w:tcW w:w="6482" w:type="dxa"/>
            <w:vAlign w:val="center"/>
          </w:tcPr>
          <w:p w14:paraId="18AE654C">
            <w:pPr>
              <w:adjustRightInd w:val="0"/>
              <w:snapToGrid w:val="0"/>
              <w:spacing w:line="240" w:lineRule="auto"/>
              <w:jc w:val="left"/>
              <w:rPr>
                <w:rFonts w:hint="eastAsia" w:ascii="仿宋" w:hAnsi="仿宋" w:cs="Times New Roman"/>
                <w:snapToGrid w:val="0"/>
                <w:color w:val="000000" w:themeColor="text1"/>
                <w:kern w:val="0"/>
                <w:sz w:val="21"/>
                <w:szCs w:val="21"/>
                <w14:textFill>
                  <w14:solidFill>
                    <w14:schemeClr w14:val="tx1"/>
                  </w14:solidFill>
                </w14:textFill>
              </w:rPr>
            </w:pPr>
            <w:r>
              <w:rPr>
                <w:rFonts w:hint="eastAsia" w:ascii="仿宋" w:hAnsi="仿宋" w:cs="Times New Roman"/>
                <w:snapToGrid w:val="0"/>
                <w:color w:val="000000" w:themeColor="text1"/>
                <w:kern w:val="0"/>
                <w:sz w:val="21"/>
                <w:szCs w:val="21"/>
                <w14:textFill>
                  <w14:solidFill>
                    <w14:schemeClr w14:val="tx1"/>
                  </w14:solidFill>
                </w14:textFill>
              </w:rPr>
              <w:t>互联网微信小程序访问</w:t>
            </w:r>
            <w:r>
              <w:rPr>
                <w:rFonts w:hint="eastAsia" w:ascii="仿宋" w:hAnsi="仿宋" w:cs="Times New Roman"/>
                <w:snapToGrid w:val="0"/>
                <w:color w:val="000000" w:themeColor="text1"/>
                <w:kern w:val="0"/>
                <w:sz w:val="21"/>
                <w:szCs w:val="21"/>
                <w:lang w:eastAsia="zh-CN"/>
                <w14:textFill>
                  <w14:solidFill>
                    <w14:schemeClr w14:val="tx1"/>
                  </w14:solidFill>
                </w14:textFill>
              </w:rPr>
              <w:t>城投诚悦荟信息系统</w:t>
            </w:r>
            <w:r>
              <w:rPr>
                <w:rFonts w:hint="eastAsia" w:ascii="仿宋" w:hAnsi="仿宋" w:cs="Times New Roman"/>
                <w:snapToGrid w:val="0"/>
                <w:color w:val="000000" w:themeColor="text1"/>
                <w:kern w:val="0"/>
                <w:sz w:val="21"/>
                <w:szCs w:val="21"/>
                <w14:textFill>
                  <w14:solidFill>
                    <w14:schemeClr w14:val="tx1"/>
                  </w14:solidFill>
                </w14:textFill>
              </w:rPr>
              <w:t>的通信信道</w:t>
            </w:r>
          </w:p>
        </w:tc>
      </w:tr>
      <w:tr w14:paraId="05B3D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2900B911">
            <w:pPr>
              <w:snapToGrid w:val="0"/>
              <w:spacing w:line="240" w:lineRule="auto"/>
              <w:jc w:val="center"/>
              <w:rPr>
                <w:rFonts w:hint="eastAsia" w:ascii="仿宋" w:hAnsi="仿宋" w:cs="仿宋"/>
                <w:sz w:val="24"/>
              </w:rPr>
            </w:pPr>
            <w:r>
              <w:rPr>
                <w:rFonts w:hint="eastAsia" w:ascii="仿宋" w:hAnsi="仿宋" w:cs="仿宋"/>
                <w:sz w:val="24"/>
              </w:rPr>
              <w:t>5</w:t>
            </w:r>
          </w:p>
        </w:tc>
        <w:tc>
          <w:tcPr>
            <w:tcW w:w="2025" w:type="dxa"/>
            <w:vAlign w:val="center"/>
          </w:tcPr>
          <w:p w14:paraId="01D57C29">
            <w:pPr>
              <w:adjustRightInd w:val="0"/>
              <w:snapToGrid w:val="0"/>
              <w:spacing w:line="240" w:lineRule="auto"/>
              <w:jc w:val="center"/>
              <w:rPr>
                <w:rFonts w:hint="eastAsia" w:ascii="仿宋" w:hAnsi="仿宋" w:cs="Times New Roman"/>
                <w:snapToGrid w:val="0"/>
                <w:kern w:val="0"/>
                <w:sz w:val="21"/>
                <w:szCs w:val="21"/>
              </w:rPr>
            </w:pPr>
            <w:r>
              <w:rPr>
                <w:rFonts w:hint="eastAsia" w:ascii="仿宋" w:hAnsi="仿宋" w:cs="Times New Roman"/>
                <w:snapToGrid w:val="0"/>
                <w:kern w:val="0"/>
                <w:sz w:val="21"/>
                <w:szCs w:val="21"/>
              </w:rPr>
              <w:t>运维管理通道</w:t>
            </w:r>
          </w:p>
        </w:tc>
        <w:tc>
          <w:tcPr>
            <w:tcW w:w="6482" w:type="dxa"/>
            <w:vAlign w:val="center"/>
          </w:tcPr>
          <w:p w14:paraId="05AF47D6">
            <w:pPr>
              <w:adjustRightInd w:val="0"/>
              <w:snapToGrid w:val="0"/>
              <w:spacing w:line="240" w:lineRule="auto"/>
              <w:jc w:val="left"/>
              <w:rPr>
                <w:rFonts w:hint="eastAsia" w:ascii="仿宋" w:hAnsi="仿宋" w:cs="Times New Roman"/>
                <w:snapToGrid w:val="0"/>
                <w:color w:val="000000" w:themeColor="text1"/>
                <w:kern w:val="0"/>
                <w:sz w:val="21"/>
                <w:szCs w:val="21"/>
                <w14:textFill>
                  <w14:solidFill>
                    <w14:schemeClr w14:val="tx1"/>
                  </w14:solidFill>
                </w14:textFill>
              </w:rPr>
            </w:pPr>
            <w:r>
              <w:rPr>
                <w:rFonts w:hint="eastAsia" w:ascii="仿宋" w:hAnsi="仿宋" w:cs="Times New Roman"/>
                <w:snapToGrid w:val="0"/>
                <w:color w:val="000000" w:themeColor="text1"/>
                <w:kern w:val="0"/>
                <w:sz w:val="21"/>
                <w:szCs w:val="21"/>
                <w:lang w:eastAsia="zh-CN"/>
                <w14:textFill>
                  <w14:solidFill>
                    <w14:schemeClr w14:val="tx1"/>
                  </w14:solidFill>
                </w14:textFill>
              </w:rPr>
              <w:t>互联网</w:t>
            </w:r>
            <w:r>
              <w:rPr>
                <w:rFonts w:hint="eastAsia" w:ascii="仿宋" w:hAnsi="仿宋" w:cs="Times New Roman"/>
                <w:snapToGrid w:val="0"/>
                <w:color w:val="000000" w:themeColor="text1"/>
                <w:kern w:val="0"/>
                <w:sz w:val="21"/>
                <w:szCs w:val="21"/>
                <w14:textFill>
                  <w14:solidFill>
                    <w14:schemeClr w14:val="tx1"/>
                  </w14:solidFill>
                </w14:textFill>
              </w:rPr>
              <w:t>运维用户管理终端与堡垒机之间的通信信道</w:t>
            </w:r>
          </w:p>
        </w:tc>
      </w:tr>
      <w:tr w14:paraId="153F9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21E22E2D">
            <w:pPr>
              <w:snapToGrid w:val="0"/>
              <w:spacing w:line="240" w:lineRule="auto"/>
              <w:jc w:val="center"/>
              <w:rPr>
                <w:rFonts w:hint="eastAsia" w:ascii="仿宋" w:hAnsi="仿宋" w:cs="仿宋"/>
                <w:sz w:val="24"/>
              </w:rPr>
            </w:pPr>
            <w:r>
              <w:rPr>
                <w:rFonts w:hint="eastAsia" w:ascii="仿宋" w:hAnsi="仿宋" w:cs="仿宋"/>
                <w:sz w:val="24"/>
              </w:rPr>
              <w:t>6</w:t>
            </w:r>
          </w:p>
        </w:tc>
        <w:tc>
          <w:tcPr>
            <w:tcW w:w="2025" w:type="dxa"/>
            <w:vAlign w:val="center"/>
          </w:tcPr>
          <w:p w14:paraId="14D05057">
            <w:pPr>
              <w:adjustRightInd w:val="0"/>
              <w:snapToGrid w:val="0"/>
              <w:spacing w:line="240" w:lineRule="auto"/>
              <w:jc w:val="center"/>
              <w:rPr>
                <w:rFonts w:hint="eastAsia" w:ascii="仿宋" w:hAnsi="仿宋" w:cs="Times New Roman"/>
                <w:snapToGrid w:val="0"/>
                <w:kern w:val="0"/>
                <w:sz w:val="21"/>
                <w:szCs w:val="21"/>
              </w:rPr>
            </w:pPr>
            <w:r>
              <w:rPr>
                <w:rFonts w:hint="eastAsia" w:ascii="仿宋" w:hAnsi="仿宋"/>
                <w:sz w:val="21"/>
                <w:szCs w:val="21"/>
              </w:rPr>
              <w:t>系统互联通信信道</w:t>
            </w:r>
          </w:p>
        </w:tc>
        <w:tc>
          <w:tcPr>
            <w:tcW w:w="6482" w:type="dxa"/>
            <w:vAlign w:val="center"/>
          </w:tcPr>
          <w:p w14:paraId="6FED34ED">
            <w:pPr>
              <w:adjustRightInd w:val="0"/>
              <w:snapToGrid w:val="0"/>
              <w:spacing w:line="240" w:lineRule="auto"/>
              <w:jc w:val="left"/>
              <w:rPr>
                <w:rFonts w:hint="eastAsia" w:ascii="仿宋" w:hAnsi="仿宋" w:cs="Times New Roman"/>
                <w:snapToGrid w:val="0"/>
                <w:color w:val="000000" w:themeColor="text1"/>
                <w:kern w:val="0"/>
                <w:sz w:val="21"/>
                <w:szCs w:val="21"/>
                <w14:textFill>
                  <w14:solidFill>
                    <w14:schemeClr w14:val="tx1"/>
                  </w14:solidFill>
                </w14:textFill>
              </w:rPr>
            </w:pPr>
            <w:r>
              <w:rPr>
                <w:rFonts w:hint="eastAsia" w:ascii="仿宋" w:hAnsi="仿宋" w:cs="Times New Roman"/>
                <w:snapToGrid w:val="0"/>
                <w:color w:val="000000" w:themeColor="text1"/>
                <w:kern w:val="0"/>
                <w:sz w:val="21"/>
                <w:szCs w:val="21"/>
                <w:lang w:eastAsia="zh-CN"/>
                <w14:textFill>
                  <w14:solidFill>
                    <w14:schemeClr w14:val="tx1"/>
                  </w14:solidFill>
                </w14:textFill>
              </w:rPr>
              <w:t>第三方系统</w:t>
            </w:r>
            <w:r>
              <w:rPr>
                <w:rFonts w:hint="eastAsia" w:ascii="仿宋" w:hAnsi="仿宋" w:cs="Times New Roman"/>
                <w:snapToGrid w:val="0"/>
                <w:color w:val="000000" w:themeColor="text1"/>
                <w:kern w:val="0"/>
                <w:sz w:val="21"/>
                <w:szCs w:val="21"/>
                <w14:textFill>
                  <w14:solidFill>
                    <w14:schemeClr w14:val="tx1"/>
                  </w14:solidFill>
                </w14:textFill>
              </w:rPr>
              <w:t>与</w:t>
            </w:r>
            <w:r>
              <w:rPr>
                <w:rFonts w:hint="eastAsia" w:ascii="仿宋" w:hAnsi="仿宋" w:cs="Times New Roman"/>
                <w:snapToGrid w:val="0"/>
                <w:color w:val="000000" w:themeColor="text1"/>
                <w:kern w:val="0"/>
                <w:sz w:val="21"/>
                <w:szCs w:val="21"/>
                <w:lang w:eastAsia="zh-CN"/>
                <w14:textFill>
                  <w14:solidFill>
                    <w14:schemeClr w14:val="tx1"/>
                  </w14:solidFill>
                </w14:textFill>
              </w:rPr>
              <w:t>城投诚悦荟信息系统</w:t>
            </w:r>
            <w:r>
              <w:rPr>
                <w:rFonts w:hint="eastAsia" w:ascii="仿宋" w:hAnsi="仿宋" w:cs="Times New Roman"/>
                <w:snapToGrid w:val="0"/>
                <w:color w:val="000000" w:themeColor="text1"/>
                <w:kern w:val="0"/>
                <w:sz w:val="21"/>
                <w:szCs w:val="21"/>
                <w14:textFill>
                  <w14:solidFill>
                    <w14:schemeClr w14:val="tx1"/>
                  </w14:solidFill>
                </w14:textFill>
              </w:rPr>
              <w:t>之间的通信信道</w:t>
            </w:r>
          </w:p>
        </w:tc>
      </w:tr>
    </w:tbl>
    <w:p w14:paraId="6B67BAB4">
      <w:pPr>
        <w:numPr>
          <w:ilvl w:val="0"/>
          <w:numId w:val="0"/>
        </w:numPr>
        <w:wordWrap w:val="0"/>
        <w:ind w:right="266" w:rightChars="0" w:firstLine="420" w:firstLineChars="0"/>
        <w:rPr>
          <w:rFonts w:hint="default" w:cs="Times New Roman"/>
          <w:szCs w:val="20"/>
          <w:lang w:val="en-US" w:eastAsia="zh-CN"/>
        </w:rPr>
      </w:pPr>
      <w:r>
        <w:rPr>
          <w:rFonts w:hint="eastAsia" w:cs="Times New Roman"/>
          <w:szCs w:val="20"/>
          <w:lang w:val="en-US" w:eastAsia="zh-CN"/>
        </w:rPr>
        <w:t>微信小程序涉及到小程序与微信服务器通信、小程序与业务服务器通信、微信服务器与业务服务器通信三个通信信道，其中小程序与微信服务器通信不在网络边界内，微信服务商通过强制使用HTTPS的方式（加密套件一般为TLS_AES_128_GCM_SHA256）实现通信信道安全保护，本方案中后续章节不涉及此通道。微信服务器与业务服务器通信通道也是由微信服务商通过强制使用HTTPS的方式（加密套件一般为TLS_AES_128_GCM_SHA256）实现通信信道安全保护，此通信信道可归结于系统互联通信信道，因此本方案中的互联网微信小程序访问城投诚悦荟信息系统的通信信道都是指微信小程序与业务服务器之间的通信信道。</w:t>
      </w:r>
    </w:p>
    <w:p w14:paraId="1F86169B">
      <w:pPr>
        <w:pStyle w:val="4"/>
      </w:pPr>
      <w:commentRangeStart w:id="3"/>
      <w:bookmarkStart w:id="52" w:name="_Toc32698"/>
      <w:r>
        <w:rPr>
          <w:rFonts w:hint="eastAsia"/>
        </w:rPr>
        <w:t>风险分析</w:t>
      </w:r>
      <w:commentRangeEnd w:id="3"/>
      <w:r>
        <w:commentReference w:id="3"/>
      </w:r>
      <w:bookmarkEnd w:id="52"/>
    </w:p>
    <w:p w14:paraId="115A9AF2">
      <w:pPr>
        <w:numPr>
          <w:ilvl w:val="0"/>
          <w:numId w:val="11"/>
        </w:numPr>
        <w:wordWrap w:val="0"/>
        <w:ind w:left="0" w:right="266" w:firstLine="420" w:firstLineChars="150"/>
        <w:rPr>
          <w:rFonts w:cs="Times New Roman"/>
          <w:szCs w:val="20"/>
        </w:rPr>
      </w:pPr>
      <w:r>
        <w:rPr>
          <w:rFonts w:hint="eastAsia" w:cs="Times New Roman"/>
          <w:szCs w:val="20"/>
        </w:rPr>
        <w:t>业务访问通信信道</w:t>
      </w:r>
      <w:r>
        <w:rPr>
          <w:rFonts w:hint="eastAsia" w:cs="Times New Roman"/>
          <w:szCs w:val="20"/>
          <w:lang w:val="zh-CN"/>
        </w:rPr>
        <w:t>，</w:t>
      </w:r>
      <w:r>
        <w:rPr>
          <w:rFonts w:hint="eastAsia" w:cs="Times New Roman"/>
          <w:szCs w:val="20"/>
        </w:rPr>
        <w:t>目前</w:t>
      </w:r>
      <w:r>
        <w:rPr>
          <w:rFonts w:hint="eastAsia" w:cs="Times New Roman"/>
          <w:szCs w:val="20"/>
          <w:lang w:val="en-US" w:eastAsia="zh-CN"/>
        </w:rPr>
        <w:t>部署安全等级为二级的零信任安全网关，但配置</w:t>
      </w:r>
      <w:r>
        <w:rPr>
          <w:rFonts w:hint="eastAsia" w:cs="Times New Roman"/>
          <w:szCs w:val="20"/>
        </w:rPr>
        <w:t>使用TLS 1.2协议建立数据传输通道，</w:t>
      </w:r>
      <w:r>
        <w:rPr>
          <w:rFonts w:hint="eastAsia" w:cs="Times New Roman"/>
          <w:szCs w:val="20"/>
          <w:lang w:val="zh-CN"/>
        </w:rPr>
        <w:t>未使用符合国密局要求的密码算法，基于协议中的数字签名技术实现对服务端的通信实体进行身份鉴别，保证通信实体身份的真实性；未使用符合国密局要求的密码算法</w:t>
      </w:r>
      <w:r>
        <w:rPr>
          <w:rFonts w:hint="eastAsia" w:cs="Times New Roman"/>
          <w:szCs w:val="20"/>
        </w:rPr>
        <w:t>建立安全</w:t>
      </w:r>
      <w:r>
        <w:rPr>
          <w:rFonts w:cs="Times New Roman"/>
          <w:szCs w:val="20"/>
        </w:rPr>
        <w:t>的数据传输通道并对数据传输通道进行机密性和完整性保护</w:t>
      </w:r>
      <w:r>
        <w:commentReference w:id="4"/>
      </w:r>
      <w:r>
        <w:rPr>
          <w:rFonts w:hint="eastAsia"/>
          <w:lang w:eastAsia="zh-CN"/>
        </w:rPr>
        <w:t>，</w:t>
      </w:r>
      <w:r>
        <w:rPr>
          <w:rFonts w:cs="Times New Roman"/>
          <w:szCs w:val="20"/>
        </w:rPr>
        <w:t>通信数据在信息系统外部被非授权截取、非授权篡改风险</w:t>
      </w:r>
      <w:r>
        <w:rPr>
          <w:rFonts w:hint="eastAsia" w:cs="Times New Roman"/>
          <w:szCs w:val="20"/>
          <w:lang w:eastAsia="zh-CN"/>
        </w:rPr>
        <w:t>；</w:t>
      </w:r>
      <w:r>
        <w:rPr>
          <w:rFonts w:hint="eastAsia" w:cs="Times New Roman"/>
          <w:szCs w:val="20"/>
          <w:lang w:val="en-US" w:eastAsia="zh-CN"/>
        </w:rPr>
        <w:t>不存在外部设备接入应用系统，无安全接入认证需求。</w:t>
      </w:r>
    </w:p>
    <w:p w14:paraId="43EB5358">
      <w:pPr>
        <w:numPr>
          <w:ilvl w:val="0"/>
          <w:numId w:val="11"/>
        </w:numPr>
        <w:wordWrap w:val="0"/>
        <w:ind w:left="0" w:right="266" w:firstLine="420" w:firstLineChars="150"/>
        <w:rPr>
          <w:rFonts w:cs="Times New Roman"/>
          <w:szCs w:val="20"/>
        </w:rPr>
      </w:pPr>
      <w:r>
        <w:rPr>
          <w:rFonts w:hint="eastAsia" w:cs="Times New Roman"/>
          <w:szCs w:val="20"/>
        </w:rPr>
        <w:t>运维管理通道</w:t>
      </w:r>
      <w:r>
        <w:rPr>
          <w:rFonts w:hint="eastAsia" w:cs="Times New Roman"/>
          <w:szCs w:val="20"/>
          <w:lang w:val="zh-CN"/>
        </w:rPr>
        <w:t>，</w:t>
      </w:r>
      <w:commentRangeStart w:id="5"/>
      <w:r>
        <w:rPr>
          <w:rFonts w:hint="eastAsia" w:cs="Times New Roman"/>
          <w:szCs w:val="20"/>
        </w:rPr>
        <w:t>目前</w:t>
      </w:r>
      <w:r>
        <w:rPr>
          <w:rFonts w:hint="eastAsia" w:cs="Times New Roman"/>
          <w:szCs w:val="20"/>
          <w:lang w:val="en-US" w:eastAsia="zh-CN"/>
        </w:rPr>
        <w:t>未使用密码技术对运维通信双方进行验证；</w:t>
      </w:r>
      <w:r>
        <w:rPr>
          <w:rFonts w:hint="eastAsia" w:cs="Times New Roman"/>
          <w:szCs w:val="20"/>
        </w:rPr>
        <w:t>未使用合规的密码协议建立安全通道，存在搭建的通道被非授权使用，或传输的管理数据被非授权获取和非授权篡改风险</w:t>
      </w:r>
      <w:r>
        <w:rPr>
          <w:rFonts w:hint="eastAsia" w:cs="Times New Roman"/>
          <w:szCs w:val="20"/>
          <w:lang w:eastAsia="zh-CN"/>
        </w:rPr>
        <w:t>；</w:t>
      </w:r>
      <w:r>
        <w:rPr>
          <w:rFonts w:hint="eastAsia" w:cs="Times New Roman"/>
          <w:szCs w:val="20"/>
          <w:lang w:val="en-US" w:eastAsia="zh-CN"/>
        </w:rPr>
        <w:t>不存在外部设备接入应用系统，无安全接入认证需求</w:t>
      </w:r>
      <w:r>
        <w:rPr>
          <w:rFonts w:hint="eastAsia" w:cs="Times New Roman"/>
          <w:szCs w:val="20"/>
        </w:rPr>
        <w:t>。</w:t>
      </w:r>
      <w:commentRangeEnd w:id="5"/>
      <w:r>
        <w:commentReference w:id="5"/>
      </w:r>
    </w:p>
    <w:p w14:paraId="23E003D5">
      <w:pPr>
        <w:numPr>
          <w:ilvl w:val="0"/>
          <w:numId w:val="11"/>
        </w:numPr>
        <w:wordWrap w:val="0"/>
        <w:ind w:left="0" w:right="266" w:firstLine="420" w:firstLineChars="150"/>
        <w:rPr>
          <w:rFonts w:cs="Times New Roman"/>
          <w:szCs w:val="20"/>
        </w:rPr>
      </w:pPr>
      <w:r>
        <w:rPr>
          <w:rFonts w:hint="eastAsia" w:cs="Times New Roman"/>
          <w:szCs w:val="20"/>
        </w:rPr>
        <w:t>系统互联通信信道，目前</w:t>
      </w:r>
      <w:r>
        <w:rPr>
          <w:rFonts w:hint="eastAsia" w:cs="Times New Roman"/>
          <w:szCs w:val="20"/>
          <w:lang w:val="en-US" w:eastAsia="zh-CN"/>
        </w:rPr>
        <w:t>部署安全等级为二级的零信任安全网关，但配置</w:t>
      </w:r>
      <w:r>
        <w:rPr>
          <w:rFonts w:hint="eastAsia" w:cs="Times New Roman"/>
          <w:szCs w:val="20"/>
        </w:rPr>
        <w:t>使用使用TLS 1.2协议建立数据传输通道，</w:t>
      </w:r>
      <w:r>
        <w:rPr>
          <w:rFonts w:hint="eastAsia" w:cs="Times New Roman"/>
          <w:szCs w:val="20"/>
          <w:lang w:val="zh-CN"/>
        </w:rPr>
        <w:t>未使用符合国密局要求的密码算法，基于协议中的数字签名技术实现对服务端的通信实体进行身份鉴别，保证通信实体身份的真实性；未使用符合国密局要求的密码算法</w:t>
      </w:r>
      <w:r>
        <w:rPr>
          <w:rFonts w:hint="eastAsia" w:cs="Times New Roman"/>
          <w:szCs w:val="20"/>
        </w:rPr>
        <w:t>建立安全</w:t>
      </w:r>
      <w:r>
        <w:rPr>
          <w:rFonts w:cs="Times New Roman"/>
          <w:szCs w:val="20"/>
        </w:rPr>
        <w:t>的数据传输通道并对数据传输通道进行机密性和完整性保护</w:t>
      </w:r>
      <w:r>
        <w:commentReference w:id="6"/>
      </w:r>
      <w:r>
        <w:rPr>
          <w:rFonts w:cs="Times New Roman"/>
          <w:szCs w:val="20"/>
        </w:rPr>
        <w:t>，通信数据在信息系统外部被非授权截取、非授权篡改风险</w:t>
      </w:r>
      <w:r>
        <w:rPr>
          <w:rFonts w:hint="eastAsia" w:cs="Times New Roman"/>
          <w:szCs w:val="20"/>
          <w:lang w:eastAsia="zh-CN"/>
        </w:rPr>
        <w:t>；</w:t>
      </w:r>
      <w:r>
        <w:rPr>
          <w:rFonts w:hint="eastAsia" w:cs="Times New Roman"/>
          <w:szCs w:val="20"/>
          <w:lang w:val="en-US" w:eastAsia="zh-CN"/>
        </w:rPr>
        <w:t>不存在外部设备接入应用系统，无安全接入认证需求</w:t>
      </w:r>
      <w:r>
        <w:rPr>
          <w:rFonts w:hint="eastAsia" w:cs="Times New Roman"/>
          <w:szCs w:val="20"/>
        </w:rPr>
        <w:t>。</w:t>
      </w:r>
      <w:r>
        <w:commentReference w:id="7"/>
      </w:r>
    </w:p>
    <w:p w14:paraId="772BFF96">
      <w:pPr>
        <w:pStyle w:val="4"/>
      </w:pPr>
      <w:commentRangeStart w:id="8"/>
      <w:bookmarkStart w:id="53" w:name="_Toc10569"/>
      <w:r>
        <w:rPr>
          <w:rFonts w:hint="eastAsia"/>
        </w:rPr>
        <w:t>密码应用需求分析</w:t>
      </w:r>
      <w:commentRangeEnd w:id="8"/>
      <w:r>
        <w:commentReference w:id="8"/>
      </w:r>
      <w:bookmarkEnd w:id="53"/>
    </w:p>
    <w:p w14:paraId="79220313">
      <w:pPr>
        <w:numPr>
          <w:ilvl w:val="0"/>
          <w:numId w:val="12"/>
        </w:numPr>
        <w:wordWrap w:val="0"/>
        <w:ind w:left="0" w:right="266" w:firstLine="420" w:firstLineChars="150"/>
        <w:rPr>
          <w:rFonts w:cs="Times New Roman"/>
          <w:szCs w:val="20"/>
        </w:rPr>
      </w:pPr>
      <w:r>
        <w:rPr>
          <w:rFonts w:hint="eastAsia" w:cs="Times New Roman"/>
          <w:szCs w:val="20"/>
        </w:rPr>
        <w:t>业务访问通信信道，通过部署</w:t>
      </w:r>
      <w:r>
        <w:rPr>
          <w:rFonts w:hint="eastAsia" w:cs="Times New Roman"/>
          <w:szCs w:val="20"/>
          <w:lang w:val="en-US" w:eastAsia="zh-CN"/>
        </w:rPr>
        <w:t>安全等级为二级的零信任安全网关，并在零信任安全网关中配置由</w:t>
      </w:r>
      <w:r>
        <w:rPr>
          <w:rFonts w:hint="eastAsia"/>
        </w:rPr>
        <w:t>配置由具备电子认证服务许可的第三方CA机构按照签发管理要求所签发的</w:t>
      </w:r>
      <w:r>
        <w:rPr>
          <w:rFonts w:hint="eastAsia"/>
          <w:lang w:val="en-US" w:eastAsia="zh-CN"/>
        </w:rPr>
        <w:t>SM2站点证书</w:t>
      </w:r>
      <w:r>
        <w:rPr>
          <w:rFonts w:hint="eastAsia" w:cs="Times New Roman"/>
          <w:szCs w:val="20"/>
        </w:rPr>
        <w:t>，在通信前实现对服务端的通信实体身份鉴别，</w:t>
      </w:r>
      <w:r>
        <w:rPr>
          <w:rFonts w:hint="eastAsia" w:cs="Times New Roman"/>
          <w:szCs w:val="20"/>
          <w:lang w:val="en-US" w:eastAsia="zh-CN"/>
        </w:rPr>
        <w:t>并建立TLCP协议安全传输通道，</w:t>
      </w:r>
      <w:r>
        <w:rPr>
          <w:rFonts w:hint="eastAsia" w:cs="Times New Roman"/>
          <w:szCs w:val="20"/>
        </w:rPr>
        <w:t>保证通信数据的传输完整性和机密性，同时可对边界的访问控制信息进行完整性保护。</w:t>
      </w:r>
    </w:p>
    <w:p w14:paraId="09C8D1EB">
      <w:pPr>
        <w:numPr>
          <w:ilvl w:val="0"/>
          <w:numId w:val="12"/>
        </w:numPr>
        <w:wordWrap w:val="0"/>
        <w:ind w:left="0" w:right="266" w:firstLine="420" w:firstLineChars="150"/>
        <w:rPr>
          <w:rFonts w:cs="Times New Roman"/>
          <w:szCs w:val="20"/>
        </w:rPr>
      </w:pPr>
      <w:r>
        <w:rPr>
          <w:rFonts w:hint="eastAsia" w:cs="Times New Roman"/>
          <w:szCs w:val="20"/>
        </w:rPr>
        <w:t>运维管理通道，通过部署</w:t>
      </w:r>
      <w:r>
        <w:rPr>
          <w:rFonts w:hint="eastAsia" w:cs="Times New Roman"/>
          <w:szCs w:val="20"/>
          <w:lang w:val="en-US" w:eastAsia="zh-CN"/>
        </w:rPr>
        <w:t>安全等级为二级的国密堡垒机，并在国密堡垒机内配置由</w:t>
      </w:r>
      <w:r>
        <w:rPr>
          <w:rFonts w:hint="eastAsia"/>
          <w:lang w:eastAsia="zh-CN"/>
        </w:rPr>
        <w:t>具有商用密码产品认证证书的数字证书认证系统按照签发管理要求所签发的SM2服务器证书</w:t>
      </w:r>
      <w:r>
        <w:rPr>
          <w:rFonts w:hint="eastAsia" w:cs="Times New Roman"/>
          <w:szCs w:val="20"/>
        </w:rPr>
        <w:t>，</w:t>
      </w:r>
      <w:r>
        <w:rPr>
          <w:rFonts w:hint="eastAsia" w:cs="Times New Roman"/>
          <w:szCs w:val="20"/>
          <w:lang w:val="en-US" w:eastAsia="zh-CN"/>
        </w:rPr>
        <w:t>运维人员使用安全等级为二级的智能密码钥匙，并在智能密码钥匙内配置由</w:t>
      </w:r>
      <w:r>
        <w:rPr>
          <w:rFonts w:hint="eastAsia"/>
          <w:lang w:eastAsia="zh-CN"/>
        </w:rPr>
        <w:t>具有商用密码产品认证证书的数字证书认证系统按照签发管理要求所签发的SM2</w:t>
      </w:r>
      <w:r>
        <w:rPr>
          <w:rFonts w:hint="eastAsia"/>
          <w:lang w:val="en-US" w:eastAsia="zh-CN"/>
        </w:rPr>
        <w:t>个人证书，</w:t>
      </w:r>
      <w:r>
        <w:rPr>
          <w:rFonts w:hint="eastAsia" w:cs="Times New Roman"/>
          <w:szCs w:val="20"/>
        </w:rPr>
        <w:t>在通信前实现对</w:t>
      </w:r>
      <w:r>
        <w:rPr>
          <w:rFonts w:hint="eastAsia" w:cs="Times New Roman"/>
          <w:szCs w:val="20"/>
          <w:lang w:val="en-US" w:eastAsia="zh-CN"/>
        </w:rPr>
        <w:t>国密堡垒机和运维人员</w:t>
      </w:r>
      <w:r>
        <w:rPr>
          <w:rFonts w:hint="eastAsia" w:cs="Times New Roman"/>
          <w:szCs w:val="20"/>
        </w:rPr>
        <w:t>的身份鉴别，</w:t>
      </w:r>
      <w:r>
        <w:rPr>
          <w:rFonts w:hint="eastAsia" w:cs="Times New Roman"/>
          <w:szCs w:val="20"/>
          <w:lang w:val="en-US" w:eastAsia="zh-CN"/>
        </w:rPr>
        <w:t>并建立TLCP协议安全传输通道，</w:t>
      </w:r>
      <w:r>
        <w:rPr>
          <w:rFonts w:hint="eastAsia" w:cs="Times New Roman"/>
          <w:szCs w:val="20"/>
        </w:rPr>
        <w:t>保证通信数据的传输完整性和机密性，同时可对边界的访问控制信息进行完整性保护。</w:t>
      </w:r>
    </w:p>
    <w:p w14:paraId="211F647D">
      <w:pPr>
        <w:numPr>
          <w:ilvl w:val="0"/>
          <w:numId w:val="12"/>
        </w:numPr>
        <w:wordWrap w:val="0"/>
        <w:ind w:left="0" w:right="266" w:firstLine="420" w:firstLineChars="150"/>
        <w:rPr>
          <w:rFonts w:cs="Times New Roman"/>
          <w:szCs w:val="20"/>
        </w:rPr>
      </w:pPr>
      <w:r>
        <w:rPr>
          <w:rFonts w:hint="eastAsia" w:cs="Times New Roman"/>
          <w:szCs w:val="20"/>
        </w:rPr>
        <w:t>系统互联通信信道，采用TLS1.2或以上协议，协商过程中采用RSA2048算法</w:t>
      </w:r>
      <w:r>
        <w:rPr>
          <w:rFonts w:hint="eastAsia" w:cs="Times New Roman"/>
          <w:szCs w:val="20"/>
          <w:lang w:val="zh-CN"/>
        </w:rPr>
        <w:t>的数字签名技术对服务端的通信实体进行身份鉴别，保证通信实体身份的真实性，</w:t>
      </w:r>
      <w:r>
        <w:rPr>
          <w:rFonts w:hint="eastAsia" w:cs="Times New Roman"/>
          <w:szCs w:val="20"/>
        </w:rPr>
        <w:t>采用AES-256-GCM保证通信数据的传输完整性和机密性</w:t>
      </w:r>
    </w:p>
    <w:p w14:paraId="76B8AD30">
      <w:pPr>
        <w:numPr>
          <w:ilvl w:val="0"/>
          <w:numId w:val="12"/>
        </w:numPr>
        <w:wordWrap w:val="0"/>
        <w:ind w:left="0" w:right="266" w:firstLine="420" w:firstLineChars="150"/>
        <w:rPr>
          <w:rFonts w:cs="Times New Roman"/>
          <w:szCs w:val="20"/>
        </w:rPr>
      </w:pPr>
      <w:r>
        <w:rPr>
          <w:rFonts w:hint="eastAsia" w:cs="Times New Roman"/>
          <w:szCs w:val="20"/>
        </w:rPr>
        <w:t>本系统不涉及从外部连接到内部网络的设备，且由于“安全接入认证”为“可”选项，本指标不纳入标准符合性判定范围。</w:t>
      </w:r>
    </w:p>
    <w:p w14:paraId="320A9E9D">
      <w:pPr>
        <w:pStyle w:val="3"/>
        <w:ind w:left="575" w:hanging="575"/>
        <w:rPr>
          <w:rFonts w:hint="eastAsia"/>
        </w:rPr>
      </w:pPr>
      <w:bookmarkStart w:id="54" w:name="_Toc6378"/>
      <w:r>
        <w:rPr>
          <w:rFonts w:hint="eastAsia"/>
        </w:rPr>
        <w:t>设备和计算安全</w:t>
      </w:r>
      <w:bookmarkEnd w:id="54"/>
    </w:p>
    <w:p w14:paraId="74D455A8">
      <w:pPr>
        <w:pStyle w:val="4"/>
      </w:pPr>
      <w:bookmarkStart w:id="55" w:name="_Toc13000"/>
      <w:r>
        <w:rPr>
          <w:rFonts w:hint="eastAsia"/>
        </w:rPr>
        <w:t>风险分析</w:t>
      </w:r>
      <w:bookmarkEnd w:id="55"/>
    </w:p>
    <w:p w14:paraId="63668AAF">
      <w:pPr>
        <w:numPr>
          <w:ilvl w:val="0"/>
          <w:numId w:val="13"/>
        </w:numPr>
        <w:wordWrap w:val="0"/>
        <w:ind w:left="0" w:right="266" w:firstLine="420" w:firstLineChars="150"/>
        <w:rPr>
          <w:rFonts w:cs="Times New Roman"/>
          <w:szCs w:val="20"/>
        </w:rPr>
      </w:pPr>
      <w:commentRangeStart w:id="9"/>
      <w:commentRangeStart w:id="10"/>
      <w:r>
        <w:rPr>
          <w:rFonts w:hint="eastAsia" w:cs="Times New Roman"/>
          <w:szCs w:val="20"/>
        </w:rPr>
        <w:t>运维人员在设备管理时，以“用户名+口令”的方式登录应用服务器、Web服务器、数据库服务器、数据库管理系统进行运维操作，未使用密码技术实现设备登录用户的身份鉴别，存在设备被非授权人员登录的风险。</w:t>
      </w:r>
      <w:commentRangeEnd w:id="9"/>
      <w:r>
        <w:commentReference w:id="9"/>
      </w:r>
      <w:commentRangeEnd w:id="10"/>
      <w:r>
        <w:commentReference w:id="10"/>
      </w:r>
    </w:p>
    <w:p w14:paraId="377B4A77">
      <w:pPr>
        <w:numPr>
          <w:ilvl w:val="0"/>
          <w:numId w:val="13"/>
        </w:numPr>
        <w:wordWrap w:val="0"/>
        <w:ind w:left="0" w:right="266" w:firstLine="420" w:firstLineChars="150"/>
        <w:rPr>
          <w:rFonts w:cs="Times New Roman"/>
          <w:szCs w:val="20"/>
        </w:rPr>
      </w:pPr>
      <w:r>
        <w:rPr>
          <w:rFonts w:hint="eastAsia" w:cs="Times New Roman"/>
          <w:szCs w:val="20"/>
        </w:rPr>
        <w:t>远程运维时，未使用密码技术建立安全的信息传输通道，未实现远程管理通道的身份鉴别、通信数据的机密性和完整性，存在搭建的远程管理通道被非授权使用，或传输的管理数据被非授权获取和非授权篡改风险。</w:t>
      </w:r>
    </w:p>
    <w:p w14:paraId="46755F9F">
      <w:pPr>
        <w:numPr>
          <w:ilvl w:val="0"/>
          <w:numId w:val="13"/>
        </w:numPr>
        <w:wordWrap w:val="0"/>
        <w:ind w:left="0" w:right="266" w:firstLine="420" w:firstLineChars="150"/>
        <w:rPr>
          <w:rFonts w:cs="Times New Roman"/>
          <w:szCs w:val="20"/>
        </w:rPr>
      </w:pPr>
      <w:r>
        <w:rPr>
          <w:rFonts w:hint="eastAsia" w:cs="Times New Roman"/>
          <w:szCs w:val="20"/>
        </w:rPr>
        <w:t>本系统在设备和计算安全层面无重要信息资源安全标记，该测评单元不适用。</w:t>
      </w:r>
    </w:p>
    <w:p w14:paraId="2AC26C66">
      <w:pPr>
        <w:numPr>
          <w:ilvl w:val="0"/>
          <w:numId w:val="13"/>
        </w:numPr>
        <w:wordWrap w:val="0"/>
        <w:ind w:left="0" w:right="266" w:firstLine="420" w:firstLineChars="150"/>
        <w:rPr>
          <w:rFonts w:cs="Times New Roman"/>
          <w:szCs w:val="20"/>
        </w:rPr>
      </w:pPr>
      <w:r>
        <w:rPr>
          <w:rFonts w:hint="eastAsia" w:cs="Times New Roman"/>
          <w:szCs w:val="20"/>
        </w:rPr>
        <w:t>系统涉及的相关设备暂未使用密码技术保证系统资源访问控制信息完整性，存在系统资源访问控制信息被非授权篡改的风险。</w:t>
      </w:r>
    </w:p>
    <w:p w14:paraId="441B282D">
      <w:pPr>
        <w:numPr>
          <w:ilvl w:val="0"/>
          <w:numId w:val="13"/>
        </w:numPr>
        <w:wordWrap w:val="0"/>
        <w:ind w:left="0" w:right="266" w:firstLine="420" w:firstLineChars="150"/>
        <w:rPr>
          <w:rFonts w:cs="Times New Roman"/>
          <w:szCs w:val="20"/>
        </w:rPr>
      </w:pPr>
      <w:r>
        <w:rPr>
          <w:rFonts w:hint="eastAsia" w:cs="Times New Roman"/>
          <w:szCs w:val="20"/>
        </w:rPr>
        <w:t>系统涉及的相关设备暂未采用密码技术对设备日志记录进行完整性防护，设备日志数据存在被篡改的风险。</w:t>
      </w:r>
    </w:p>
    <w:p w14:paraId="7FB6E38B">
      <w:pPr>
        <w:numPr>
          <w:ilvl w:val="0"/>
          <w:numId w:val="13"/>
        </w:numPr>
        <w:wordWrap w:val="0"/>
        <w:ind w:left="0" w:right="266" w:firstLine="420" w:firstLineChars="150"/>
        <w:rPr>
          <w:rFonts w:cs="Times New Roman"/>
          <w:szCs w:val="20"/>
        </w:rPr>
      </w:pPr>
      <w:r>
        <w:rPr>
          <w:rFonts w:hint="eastAsia" w:cs="Times New Roman"/>
          <w:szCs w:val="20"/>
        </w:rPr>
        <w:t>系统涉及的相关设备的重要可执行程序暂未使用合规的密码技术对其完整性和真实性进行验证，存在重要可执行程序或文件被非授权篡改、来源不可信的风险。</w:t>
      </w:r>
    </w:p>
    <w:p w14:paraId="7DB81CAE">
      <w:pPr>
        <w:pStyle w:val="4"/>
      </w:pPr>
      <w:bookmarkStart w:id="56" w:name="_Toc25050"/>
      <w:r>
        <w:rPr>
          <w:rFonts w:hint="eastAsia"/>
        </w:rPr>
        <w:t>密码应用需求分析</w:t>
      </w:r>
      <w:bookmarkEnd w:id="56"/>
    </w:p>
    <w:p w14:paraId="0DC2386C">
      <w:pPr>
        <w:numPr>
          <w:ilvl w:val="0"/>
          <w:numId w:val="14"/>
        </w:numPr>
        <w:wordWrap w:val="0"/>
        <w:ind w:left="0" w:right="266" w:firstLine="420" w:firstLineChars="150"/>
        <w:rPr>
          <w:rFonts w:cs="Times New Roman"/>
          <w:szCs w:val="20"/>
        </w:rPr>
      </w:pPr>
      <w:r>
        <w:rPr>
          <w:rFonts w:hint="eastAsia" w:cs="Times New Roman"/>
          <w:szCs w:val="20"/>
        </w:rPr>
        <w:t>本项目新增的密码设备</w:t>
      </w:r>
      <w:commentRangeStart w:id="11"/>
      <w:r>
        <w:rPr>
          <w:rFonts w:hint="eastAsia" w:cs="Times New Roman"/>
          <w:szCs w:val="20"/>
          <w:lang w:eastAsia="zh-CN"/>
        </w:rPr>
        <w:t>（</w:t>
      </w:r>
      <w:r>
        <w:rPr>
          <w:rFonts w:hint="eastAsia" w:cs="Times New Roman"/>
          <w:szCs w:val="20"/>
          <w:lang w:val="en-US" w:eastAsia="zh-CN"/>
        </w:rPr>
        <w:t>含安全等级为二级的国密堡垒机）</w:t>
      </w:r>
      <w:commentRangeEnd w:id="11"/>
      <w:r>
        <w:commentReference w:id="11"/>
      </w:r>
      <w:r>
        <w:rPr>
          <w:rFonts w:hint="eastAsia" w:cs="Times New Roman"/>
          <w:szCs w:val="20"/>
        </w:rPr>
        <w:t>已由国家密码管理局认可的商用密码检测机构检测合格，登录设备的身份鉴别符合相关要求，为登录上述密码设备的用户配发</w:t>
      </w:r>
      <w:r>
        <w:rPr>
          <w:rFonts w:hint="eastAsia" w:cs="Times New Roman"/>
          <w:szCs w:val="20"/>
          <w:lang w:val="en-US" w:eastAsia="zh-CN"/>
        </w:rPr>
        <w:t>安全等级为二级的</w:t>
      </w:r>
      <w:commentRangeStart w:id="12"/>
      <w:r>
        <w:rPr>
          <w:rFonts w:hint="eastAsia" w:cs="Times New Roman"/>
          <w:szCs w:val="20"/>
        </w:rPr>
        <w:t>智能密码钥匙</w:t>
      </w:r>
      <w:commentRangeEnd w:id="12"/>
      <w:r>
        <w:commentReference w:id="12"/>
      </w:r>
      <w:r>
        <w:rPr>
          <w:rFonts w:hint="eastAsia"/>
          <w:lang w:eastAsia="zh-CN"/>
        </w:rPr>
        <w:t>（</w:t>
      </w:r>
      <w:r>
        <w:rPr>
          <w:rFonts w:hint="eastAsia" w:cs="Times New Roman"/>
          <w:szCs w:val="20"/>
          <w:lang w:val="en-US" w:eastAsia="zh-CN"/>
        </w:rPr>
        <w:t>安全等级为二级</w:t>
      </w:r>
      <w:r>
        <w:rPr>
          <w:rFonts w:hint="eastAsia"/>
          <w:lang w:eastAsia="zh-CN"/>
        </w:rPr>
        <w:t>）</w:t>
      </w:r>
      <w:r>
        <w:rPr>
          <w:rFonts w:hint="eastAsia" w:cs="Times New Roman"/>
          <w:szCs w:val="20"/>
        </w:rPr>
        <w:t>，内置密钥，采用SM2数字证书+口令的双因子的方式进行身份认证；对于通用设备登录用户的身份鉴别，采用缓解性措施：使用智能密码钥匙+口令+</w:t>
      </w:r>
      <w:commentRangeStart w:id="13"/>
      <w:r>
        <w:rPr>
          <w:rFonts w:hint="eastAsia" w:cs="Times New Roman"/>
          <w:szCs w:val="20"/>
        </w:rPr>
        <w:t>SM2数字证书</w:t>
      </w:r>
      <w:commentRangeEnd w:id="13"/>
      <w:r>
        <w:commentReference w:id="13"/>
      </w:r>
      <w:r>
        <w:rPr>
          <w:rFonts w:hint="eastAsia" w:cs="Times New Roman"/>
          <w:szCs w:val="20"/>
        </w:rPr>
        <w:t>的方式对登录</w:t>
      </w:r>
      <w:r>
        <w:rPr>
          <w:rFonts w:hint="eastAsia" w:cs="Times New Roman"/>
          <w:szCs w:val="20"/>
          <w:lang w:val="en-US" w:eastAsia="zh-CN"/>
        </w:rPr>
        <w:t>国密堡垒机用户</w:t>
      </w:r>
      <w:r>
        <w:rPr>
          <w:rFonts w:hint="eastAsia" w:cs="Times New Roman"/>
          <w:szCs w:val="20"/>
        </w:rPr>
        <w:t>进行身份鉴别，再通过用户名+静态口令的方式登录通用设备</w:t>
      </w:r>
      <w:r>
        <w:rPr>
          <w:rFonts w:hint="eastAsia" w:cs="Times New Roman"/>
          <w:szCs w:val="20"/>
          <w:lang w:eastAsia="zh-CN"/>
        </w:rPr>
        <w:t>。</w:t>
      </w:r>
      <w:r>
        <w:rPr>
          <w:rFonts w:hint="eastAsia" w:cs="Times New Roman"/>
          <w:szCs w:val="20"/>
          <w:lang w:val="en-US" w:eastAsia="zh-CN"/>
        </w:rPr>
        <w:t>所使用的SM2数字证书由具有</w:t>
      </w:r>
      <w:r>
        <w:rPr>
          <w:rFonts w:hint="eastAsia"/>
          <w:lang w:eastAsia="zh-CN"/>
        </w:rPr>
        <w:t>商用密码产品认证证书的数字证书认证系统按照签发管理要求所签发</w:t>
      </w:r>
      <w:r>
        <w:rPr>
          <w:rFonts w:hint="eastAsia" w:cs="Times New Roman"/>
          <w:szCs w:val="20"/>
        </w:rPr>
        <w:t>。</w:t>
      </w:r>
    </w:p>
    <w:p w14:paraId="23D746F4">
      <w:pPr>
        <w:numPr>
          <w:ilvl w:val="0"/>
          <w:numId w:val="14"/>
        </w:numPr>
        <w:wordWrap w:val="0"/>
        <w:ind w:left="0" w:right="266" w:firstLine="420" w:firstLineChars="150"/>
        <w:rPr>
          <w:rFonts w:cs="Times New Roman"/>
          <w:szCs w:val="20"/>
        </w:rPr>
      </w:pPr>
      <w:r>
        <w:rPr>
          <w:rFonts w:hint="eastAsia" w:cs="Times New Roman"/>
          <w:szCs w:val="20"/>
        </w:rPr>
        <w:t>远程管理运维</w:t>
      </w:r>
      <w:r>
        <w:rPr>
          <w:rFonts w:hint="eastAsia" w:cs="Times New Roman"/>
          <w:szCs w:val="20"/>
          <w:lang w:val="en-US" w:eastAsia="zh-CN"/>
        </w:rPr>
        <w:t>国密堡垒机</w:t>
      </w:r>
      <w:r>
        <w:rPr>
          <w:rFonts w:hint="eastAsia" w:cs="Times New Roman"/>
          <w:szCs w:val="20"/>
        </w:rPr>
        <w:t>时采用国密</w:t>
      </w:r>
      <w:r>
        <w:rPr>
          <w:rFonts w:hint="eastAsia" w:cs="Times New Roman"/>
          <w:szCs w:val="20"/>
          <w:lang w:val="en-US" w:eastAsia="zh-CN"/>
        </w:rPr>
        <w:t>TLCP</w:t>
      </w:r>
      <w:r>
        <w:rPr>
          <w:rFonts w:hint="eastAsia" w:cs="Times New Roman"/>
          <w:szCs w:val="20"/>
        </w:rPr>
        <w:t>协议</w:t>
      </w:r>
      <w:r>
        <w:rPr>
          <w:rFonts w:hint="eastAsia"/>
        </w:rPr>
        <w:t>（</w:t>
      </w:r>
      <w:r>
        <w:rPr>
          <w:rFonts w:hint="eastAsia"/>
          <w:lang w:eastAsia="zh-CN"/>
        </w:rPr>
        <w:t>TLCP_ECDHE_SM2_WITH_SM4_CBC_SM3</w:t>
      </w:r>
      <w:r>
        <w:rPr>
          <w:rFonts w:hint="eastAsia"/>
        </w:rPr>
        <w:t>）</w:t>
      </w:r>
      <w:r>
        <w:rPr>
          <w:rFonts w:hint="eastAsia" w:cs="Times New Roman"/>
          <w:szCs w:val="20"/>
        </w:rPr>
        <w:t>，然后通过</w:t>
      </w:r>
      <w:r>
        <w:rPr>
          <w:rFonts w:hint="eastAsia" w:cs="Times New Roman"/>
          <w:szCs w:val="20"/>
          <w:lang w:val="en-US" w:eastAsia="zh-CN"/>
        </w:rPr>
        <w:t>国密堡垒机</w:t>
      </w:r>
      <w:r>
        <w:rPr>
          <w:rFonts w:hint="eastAsia" w:cs="Times New Roman"/>
          <w:szCs w:val="20"/>
        </w:rPr>
        <w:t>访问其他密码设备时，采用国密HTTPS协议</w:t>
      </w:r>
      <w:r>
        <w:rPr>
          <w:rFonts w:hint="eastAsia"/>
        </w:rPr>
        <w:t>（</w:t>
      </w:r>
      <w:r>
        <w:rPr>
          <w:rFonts w:hint="eastAsia"/>
          <w:lang w:eastAsia="zh-CN"/>
        </w:rPr>
        <w:t>TLCP_ECDHE_SM2_WITH_SM4_CBC_SM3</w:t>
      </w:r>
      <w:r>
        <w:rPr>
          <w:rFonts w:hint="eastAsia"/>
        </w:rPr>
        <w:t>）</w:t>
      </w:r>
      <w:r>
        <w:rPr>
          <w:rFonts w:hint="eastAsia" w:cs="Times New Roman"/>
          <w:szCs w:val="20"/>
        </w:rPr>
        <w:t>。访问通用设备采用缓解措施：访问</w:t>
      </w:r>
      <w:r>
        <w:rPr>
          <w:rFonts w:hint="eastAsia" w:cs="Times New Roman"/>
          <w:szCs w:val="20"/>
          <w:lang w:val="en-US" w:eastAsia="zh-CN"/>
        </w:rPr>
        <w:t>国密</w:t>
      </w:r>
      <w:r>
        <w:rPr>
          <w:rFonts w:hint="eastAsia" w:cs="Times New Roman"/>
          <w:szCs w:val="20"/>
        </w:rPr>
        <w:t>堡垒机时使用</w:t>
      </w:r>
      <w:r>
        <w:rPr>
          <w:rFonts w:hint="eastAsia" w:cs="Times New Roman"/>
          <w:szCs w:val="20"/>
          <w:lang w:val="en-US" w:eastAsia="zh-CN"/>
        </w:rPr>
        <w:t>TLCP</w:t>
      </w:r>
      <w:r>
        <w:rPr>
          <w:rFonts w:hint="eastAsia" w:cs="Times New Roman"/>
          <w:szCs w:val="20"/>
        </w:rPr>
        <w:t>协议</w:t>
      </w:r>
      <w:r>
        <w:rPr>
          <w:rFonts w:hint="eastAsia"/>
        </w:rPr>
        <w:t>（</w:t>
      </w:r>
      <w:r>
        <w:rPr>
          <w:rFonts w:hint="eastAsia"/>
          <w:lang w:eastAsia="zh-CN"/>
        </w:rPr>
        <w:t>TLCP_ECDHE_SM2_WITH_SM4_CBC_SM3</w:t>
      </w:r>
      <w:r>
        <w:rPr>
          <w:rFonts w:hint="eastAsia"/>
        </w:rPr>
        <w:t>）</w:t>
      </w:r>
      <w:r>
        <w:rPr>
          <w:rFonts w:hint="eastAsia" w:cs="Times New Roman"/>
          <w:szCs w:val="20"/>
        </w:rPr>
        <w:t>，</w:t>
      </w:r>
      <w:commentRangeStart w:id="14"/>
      <w:r>
        <w:rPr>
          <w:rFonts w:hint="eastAsia" w:cs="Times New Roman"/>
          <w:szCs w:val="20"/>
        </w:rPr>
        <w:t>通过</w:t>
      </w:r>
      <w:r>
        <w:rPr>
          <w:rFonts w:hint="eastAsia" w:cs="Times New Roman"/>
          <w:szCs w:val="20"/>
          <w:lang w:val="en-US" w:eastAsia="zh-CN"/>
        </w:rPr>
        <w:t>国密</w:t>
      </w:r>
      <w:r>
        <w:rPr>
          <w:rFonts w:hint="eastAsia" w:cs="Times New Roman"/>
          <w:szCs w:val="20"/>
        </w:rPr>
        <w:t>堡垒机对通用设备进行运维时采用SSH 2.0登录</w:t>
      </w:r>
      <w:r>
        <w:rPr>
          <w:rFonts w:hint="eastAsia" w:cs="Times New Roman"/>
          <w:szCs w:val="20"/>
          <w:lang w:eastAsia="zh-CN"/>
        </w:rPr>
        <w:t>（</w:t>
      </w:r>
      <w:r>
        <w:rPr>
          <w:rFonts w:hint="eastAsia" w:cs="Times New Roman"/>
          <w:szCs w:val="20"/>
          <w:lang w:val="en-US" w:eastAsia="zh-CN"/>
        </w:rPr>
        <w:t>DH-SHA256、AES128-CBC、HMAC-SHA256</w:t>
      </w:r>
      <w:r>
        <w:rPr>
          <w:rFonts w:hint="eastAsia" w:cs="Times New Roman"/>
          <w:szCs w:val="20"/>
          <w:lang w:eastAsia="zh-CN"/>
        </w:rPr>
        <w:t>）</w:t>
      </w:r>
      <w:r>
        <w:rPr>
          <w:rFonts w:hint="eastAsia" w:cs="Times New Roman"/>
          <w:szCs w:val="20"/>
        </w:rPr>
        <w:t>，通过合规的</w:t>
      </w:r>
      <w:r>
        <w:rPr>
          <w:rFonts w:hint="eastAsia" w:cs="Times New Roman"/>
          <w:szCs w:val="20"/>
          <w:lang w:val="en-US" w:eastAsia="zh-CN"/>
        </w:rPr>
        <w:t>国密堡垒机</w:t>
      </w:r>
      <w:r>
        <w:rPr>
          <w:rFonts w:hint="eastAsia" w:cs="Times New Roman"/>
          <w:szCs w:val="20"/>
        </w:rPr>
        <w:t>建立专用的集中管理通道降低风险</w:t>
      </w:r>
      <w:commentRangeEnd w:id="14"/>
      <w:r>
        <w:commentReference w:id="14"/>
      </w:r>
      <w:r>
        <w:rPr>
          <w:rFonts w:hint="eastAsia" w:cs="Times New Roman"/>
          <w:szCs w:val="20"/>
        </w:rPr>
        <w:t>。</w:t>
      </w:r>
    </w:p>
    <w:p w14:paraId="6F1D5B04">
      <w:pPr>
        <w:numPr>
          <w:ilvl w:val="0"/>
          <w:numId w:val="14"/>
        </w:numPr>
        <w:wordWrap w:val="0"/>
        <w:ind w:left="0" w:right="266" w:firstLine="420" w:firstLineChars="150"/>
        <w:rPr>
          <w:rFonts w:cs="Times New Roman"/>
          <w:szCs w:val="20"/>
        </w:rPr>
      </w:pPr>
      <w:r>
        <w:rPr>
          <w:rFonts w:hint="eastAsia" w:cs="Times New Roman"/>
          <w:szCs w:val="20"/>
        </w:rPr>
        <w:t>本系统在设备和计算安全层面无重要信息资源安全标记，该测评单元不适用。</w:t>
      </w:r>
    </w:p>
    <w:p w14:paraId="4A5602BC">
      <w:pPr>
        <w:numPr>
          <w:ilvl w:val="0"/>
          <w:numId w:val="14"/>
        </w:numPr>
        <w:wordWrap w:val="0"/>
        <w:ind w:left="0" w:right="266" w:firstLine="420" w:firstLineChars="150"/>
        <w:rPr>
          <w:rFonts w:cs="Times New Roman"/>
          <w:szCs w:val="20"/>
        </w:rPr>
      </w:pPr>
      <w:r>
        <w:rPr>
          <w:rFonts w:hint="eastAsia" w:cs="Times New Roman"/>
          <w:szCs w:val="20"/>
        </w:rPr>
        <w:t>本项目新增的密码设备是具有合格的商用密码产品认证证书，其系统资源访问控制信息完整性可由自身实现，支持采用HMAC-SM3技术实现系统资源访问控制信息完整性保护。堡垒机等通用设备不具备密码应用改造条件，故不对通用设备的系统资源访问控制信息进行完整性保护，采用缓解性措施：制定完善的管理制度，由指定的授权人员进行系统资源访问。</w:t>
      </w:r>
    </w:p>
    <w:p w14:paraId="5FE5204B">
      <w:pPr>
        <w:numPr>
          <w:ilvl w:val="0"/>
          <w:numId w:val="14"/>
        </w:numPr>
        <w:wordWrap w:val="0"/>
        <w:ind w:left="0" w:right="266" w:firstLine="420" w:firstLineChars="150"/>
        <w:rPr>
          <w:rFonts w:cs="Times New Roman"/>
          <w:szCs w:val="20"/>
        </w:rPr>
      </w:pPr>
      <w:r>
        <w:rPr>
          <w:rFonts w:hint="eastAsia" w:cs="Times New Roman"/>
          <w:szCs w:val="20"/>
        </w:rPr>
        <w:t>本项目中新增的密码设备是具有合格的商用密码产品认证证书，其日志记录完整性可由自身实现，支持采用HMAC-SM3技术实现日志记录完整性保护。堡垒机等通用设备不具备密码应用改造条件，暂不对通用设备的日志记录进行完整性保护，采用缓解性措施：制定完善的管理制度，由指定的授权人员进行日志记录数据的管理。</w:t>
      </w:r>
    </w:p>
    <w:p w14:paraId="043E0B64">
      <w:pPr>
        <w:numPr>
          <w:ilvl w:val="0"/>
          <w:numId w:val="14"/>
        </w:numPr>
        <w:wordWrap w:val="0"/>
        <w:ind w:left="0" w:right="266" w:firstLine="420" w:firstLineChars="150"/>
        <w:rPr>
          <w:rFonts w:cs="Times New Roman"/>
          <w:szCs w:val="20"/>
        </w:rPr>
      </w:pPr>
      <w:r>
        <w:rPr>
          <w:rFonts w:hint="eastAsia" w:cs="Times New Roman"/>
          <w:szCs w:val="20"/>
        </w:rPr>
        <w:t>本项目中新增的密码设备是具有合格的商用密码产品认证证书，其重要可执行程序完整性及来源真实性可由自身实现，支持通过SM3 with SM2对自身重要可执行程序进行完整性及来源真实性保护。通用设备不具备密码应用改造条件，故本项目不采用密码技术对其重要可执行程序进行完整性保护，采用缓解性措施：制定完善的管理制度，由指定的授权人员进行重要可执行程序的管理；设备加载外部可执行程序前，该可执行程序必须从设备生产厂商的官方渠道获取，以保证可执行程序来源的真实性。</w:t>
      </w:r>
    </w:p>
    <w:p w14:paraId="3BF3EF99">
      <w:pPr>
        <w:pStyle w:val="3"/>
        <w:rPr>
          <w:rFonts w:hint="eastAsia"/>
        </w:rPr>
      </w:pPr>
      <w:bookmarkStart w:id="57" w:name="_Toc31181"/>
      <w:r>
        <w:rPr>
          <w:rFonts w:hint="eastAsia"/>
        </w:rPr>
        <w:t>应用和数据安全</w:t>
      </w:r>
      <w:bookmarkEnd w:id="57"/>
    </w:p>
    <w:p w14:paraId="6DFDCA4C">
      <w:pPr>
        <w:adjustRightInd w:val="0"/>
        <w:spacing w:before="194" w:beforeLines="50"/>
        <w:ind w:firstLine="560"/>
        <w:rPr>
          <w:rFonts w:cs="Times New Roman"/>
          <w:iCs/>
          <w:szCs w:val="20"/>
        </w:rPr>
      </w:pPr>
      <w:r>
        <w:rPr>
          <w:rFonts w:hint="eastAsia" w:cs="Times New Roman"/>
          <w:iCs/>
          <w:szCs w:val="20"/>
        </w:rPr>
        <w:t>应用和数据安全保护对象主要为</w:t>
      </w:r>
      <w:r>
        <w:rPr>
          <w:rFonts w:hint="eastAsia" w:cs="Times New Roman"/>
          <w:iCs/>
          <w:szCs w:val="20"/>
          <w:lang w:eastAsia="zh-CN"/>
        </w:rPr>
        <w:t>城投诚悦荟信息系统</w:t>
      </w:r>
      <w:r>
        <w:rPr>
          <w:rFonts w:hint="eastAsia" w:cs="Times New Roman"/>
          <w:iCs/>
          <w:szCs w:val="20"/>
        </w:rPr>
        <w:t>，重要数据参照2.3.1关键数据。</w:t>
      </w:r>
    </w:p>
    <w:p w14:paraId="1B3B8852">
      <w:pPr>
        <w:pStyle w:val="4"/>
      </w:pPr>
      <w:bookmarkStart w:id="58" w:name="_Toc12523"/>
      <w:r>
        <w:rPr>
          <w:rFonts w:hint="eastAsia"/>
        </w:rPr>
        <w:t>风险分析</w:t>
      </w:r>
      <w:bookmarkEnd w:id="58"/>
    </w:p>
    <w:p w14:paraId="71D49603">
      <w:pPr>
        <w:numPr>
          <w:ilvl w:val="0"/>
          <w:numId w:val="15"/>
        </w:numPr>
        <w:wordWrap w:val="0"/>
        <w:ind w:left="0" w:right="266" w:firstLine="420" w:firstLineChars="150"/>
        <w:rPr>
          <w:rFonts w:cs="Times New Roman"/>
          <w:szCs w:val="20"/>
        </w:rPr>
      </w:pPr>
      <w:r>
        <w:rPr>
          <w:rFonts w:hint="eastAsia" w:cs="Times New Roman"/>
          <w:szCs w:val="20"/>
        </w:rPr>
        <w:t>通过互联网访问</w:t>
      </w:r>
      <w:r>
        <w:rPr>
          <w:rFonts w:hint="eastAsia" w:cs="Times New Roman"/>
          <w:szCs w:val="20"/>
          <w:lang w:eastAsia="zh-CN"/>
        </w:rPr>
        <w:t>城投诚悦荟信息系统</w:t>
      </w:r>
      <w:r>
        <w:rPr>
          <w:rFonts w:hint="eastAsia" w:cs="Times New Roman"/>
          <w:szCs w:val="20"/>
        </w:rPr>
        <w:t>的</w:t>
      </w:r>
      <w:r>
        <w:rPr>
          <w:rFonts w:hint="eastAsia" w:cs="Times New Roman"/>
          <w:szCs w:val="20"/>
          <w:lang w:val="en-US" w:eastAsia="zh-CN"/>
        </w:rPr>
        <w:t>公众</w:t>
      </w:r>
      <w:commentRangeStart w:id="15"/>
      <w:r>
        <w:rPr>
          <w:rFonts w:hint="eastAsia" w:cs="Times New Roman"/>
          <w:szCs w:val="20"/>
        </w:rPr>
        <w:t>用户</w:t>
      </w:r>
      <w:commentRangeEnd w:id="15"/>
      <w:r>
        <w:commentReference w:id="15"/>
      </w:r>
      <w:r>
        <w:rPr>
          <w:rFonts w:hint="eastAsia" w:cs="Times New Roman"/>
          <w:szCs w:val="20"/>
          <w:lang w:val="en-US" w:eastAsia="zh-CN"/>
        </w:rPr>
        <w:t>以及通过内网访问</w:t>
      </w:r>
      <w:r>
        <w:rPr>
          <w:rFonts w:hint="eastAsia" w:cs="Times New Roman"/>
          <w:szCs w:val="20"/>
          <w:lang w:eastAsia="zh-CN"/>
        </w:rPr>
        <w:t>城投诚悦荟信息系统</w:t>
      </w:r>
      <w:r>
        <w:rPr>
          <w:rFonts w:hint="eastAsia" w:cs="Times New Roman"/>
          <w:szCs w:val="20"/>
          <w:lang w:val="en-US" w:eastAsia="zh-CN"/>
        </w:rPr>
        <w:t>的内部用户</w:t>
      </w:r>
      <w:r>
        <w:rPr>
          <w:rFonts w:hint="eastAsia" w:cs="Times New Roman"/>
          <w:szCs w:val="20"/>
        </w:rPr>
        <w:t>，暂未使用密码技术实现用户身份的真实性鉴别，存在非授权用户访问系统，通信数据被非授权截取、非授权篡改的风险。</w:t>
      </w:r>
    </w:p>
    <w:p w14:paraId="02333179">
      <w:pPr>
        <w:numPr>
          <w:ilvl w:val="0"/>
          <w:numId w:val="15"/>
        </w:numPr>
        <w:wordWrap w:val="0"/>
        <w:ind w:left="0" w:right="266" w:firstLine="420" w:firstLineChars="150"/>
        <w:rPr>
          <w:rFonts w:cs="Times New Roman"/>
          <w:szCs w:val="20"/>
        </w:rPr>
      </w:pPr>
      <w:r>
        <w:rPr>
          <w:rFonts w:hint="eastAsia" w:cs="Times New Roman"/>
          <w:szCs w:val="20"/>
        </w:rPr>
        <w:t>通过互联网</w:t>
      </w:r>
      <w:r>
        <w:rPr>
          <w:rFonts w:hint="eastAsia" w:cs="Times New Roman"/>
          <w:szCs w:val="20"/>
          <w:lang w:val="en-US" w:eastAsia="zh-CN"/>
        </w:rPr>
        <w:t>和内网</w:t>
      </w:r>
      <w:r>
        <w:rPr>
          <w:rFonts w:hint="eastAsia" w:cs="Times New Roman"/>
          <w:szCs w:val="20"/>
        </w:rPr>
        <w:t>访问</w:t>
      </w:r>
      <w:r>
        <w:rPr>
          <w:rFonts w:hint="eastAsia" w:cs="Times New Roman"/>
          <w:szCs w:val="20"/>
          <w:lang w:eastAsia="zh-CN"/>
        </w:rPr>
        <w:t>城投诚悦荟信息系统</w:t>
      </w:r>
      <w:r>
        <w:rPr>
          <w:rFonts w:hint="eastAsia" w:cs="Times New Roman"/>
          <w:szCs w:val="20"/>
        </w:rPr>
        <w:t xml:space="preserve">的访问控制策略、用户角色表、角色权限表，暂未采用密码技术进行完整性保护，存在系统越权访问的风险。 </w:t>
      </w:r>
    </w:p>
    <w:p w14:paraId="14F5DEE2">
      <w:pPr>
        <w:numPr>
          <w:ilvl w:val="0"/>
          <w:numId w:val="15"/>
        </w:numPr>
        <w:wordWrap w:val="0"/>
        <w:ind w:left="0" w:right="266" w:firstLine="420" w:firstLineChars="150"/>
        <w:rPr>
          <w:rFonts w:cs="Times New Roman"/>
          <w:szCs w:val="20"/>
        </w:rPr>
      </w:pPr>
      <w:r>
        <w:rPr>
          <w:rFonts w:hint="eastAsia" w:cs="Times New Roman"/>
          <w:szCs w:val="20"/>
        </w:rPr>
        <w:t>本系统未设置重要信息资源安全标记，该测评单元不适用。</w:t>
      </w:r>
    </w:p>
    <w:p w14:paraId="2705F38F">
      <w:pPr>
        <w:numPr>
          <w:ilvl w:val="0"/>
          <w:numId w:val="15"/>
        </w:numPr>
        <w:wordWrap w:val="0"/>
        <w:ind w:left="0" w:right="266" w:firstLine="420" w:firstLineChars="150"/>
        <w:rPr>
          <w:rFonts w:cs="Times New Roman"/>
          <w:szCs w:val="20"/>
        </w:rPr>
      </w:pPr>
      <w:commentRangeStart w:id="16"/>
      <w:r>
        <w:rPr>
          <w:rFonts w:hint="eastAsia" w:cs="Times New Roman"/>
          <w:szCs w:val="20"/>
        </w:rPr>
        <w:t>系统涉及的重要数据为鉴别信息、</w:t>
      </w:r>
      <w:r>
        <w:rPr>
          <w:rFonts w:hint="eastAsia" w:cs="Times New Roman"/>
          <w:szCs w:val="20"/>
          <w:lang w:val="en-US" w:eastAsia="zh-CN"/>
        </w:rPr>
        <w:t>访问控制信息、重要个人信息、业务</w:t>
      </w:r>
      <w:r>
        <w:rPr>
          <w:rFonts w:hint="eastAsia" w:cs="Times New Roman"/>
          <w:szCs w:val="20"/>
        </w:rPr>
        <w:t>日志、重要业务数据等</w:t>
      </w:r>
      <w:commentRangeEnd w:id="16"/>
      <w:r>
        <w:commentReference w:id="16"/>
      </w:r>
      <w:r>
        <w:rPr>
          <w:rFonts w:hint="eastAsia" w:cs="Times New Roman"/>
          <w:szCs w:val="20"/>
        </w:rPr>
        <w:t>（详见2.3.1关键数据）。上述重要数据暂未使用密码技术进行传输和存储机密性保护，存在重要数据被窃取的风险。</w:t>
      </w:r>
    </w:p>
    <w:p w14:paraId="3A3DA636">
      <w:pPr>
        <w:numPr>
          <w:ilvl w:val="0"/>
          <w:numId w:val="15"/>
        </w:numPr>
        <w:wordWrap w:val="0"/>
        <w:ind w:left="0" w:right="266" w:firstLine="420" w:firstLineChars="150"/>
        <w:rPr>
          <w:rFonts w:cs="Times New Roman"/>
          <w:szCs w:val="20"/>
        </w:rPr>
      </w:pPr>
      <w:r>
        <w:rPr>
          <w:rFonts w:hint="eastAsia" w:cs="Times New Roman"/>
          <w:szCs w:val="20"/>
        </w:rPr>
        <w:t>系统涉及的重要数据为</w:t>
      </w:r>
      <w:commentRangeStart w:id="17"/>
      <w:r>
        <w:rPr>
          <w:rFonts w:hint="eastAsia" w:cs="Times New Roman"/>
          <w:szCs w:val="20"/>
        </w:rPr>
        <w:t>鉴别信息、</w:t>
      </w:r>
      <w:r>
        <w:rPr>
          <w:rFonts w:hint="eastAsia" w:cs="Times New Roman"/>
          <w:szCs w:val="20"/>
          <w:lang w:val="en-US" w:eastAsia="zh-CN"/>
        </w:rPr>
        <w:t>访问控制信息、重要个人信息、业务</w:t>
      </w:r>
      <w:r>
        <w:rPr>
          <w:rFonts w:hint="eastAsia" w:cs="Times New Roman"/>
          <w:szCs w:val="20"/>
        </w:rPr>
        <w:t>日志、重要业务数据</w:t>
      </w:r>
      <w:commentRangeEnd w:id="17"/>
      <w:r>
        <w:commentReference w:id="17"/>
      </w:r>
      <w:r>
        <w:rPr>
          <w:rFonts w:hint="eastAsia" w:cs="Times New Roman"/>
          <w:szCs w:val="20"/>
        </w:rPr>
        <w:t>等（详见2.3.1关键数据）。上述重要数据暂未使用密码技术进行传输和存储完整性保护，存在重要数据被非授权篡改的风险。</w:t>
      </w:r>
    </w:p>
    <w:p w14:paraId="77B434A7">
      <w:pPr>
        <w:numPr>
          <w:ilvl w:val="0"/>
          <w:numId w:val="15"/>
        </w:numPr>
        <w:wordWrap w:val="0"/>
        <w:ind w:left="0" w:right="266" w:firstLine="420" w:firstLineChars="150"/>
        <w:rPr>
          <w:rFonts w:cs="Times New Roman"/>
          <w:szCs w:val="20"/>
        </w:rPr>
      </w:pPr>
      <w:r>
        <w:rPr>
          <w:rFonts w:hint="eastAsia" w:cs="Times New Roman"/>
          <w:szCs w:val="20"/>
        </w:rPr>
        <w:t>系统中的业务流程暂不涉及数据原发行为的不可否认性和数据接收行为的不可否认性，该测评单元不适用。</w:t>
      </w:r>
    </w:p>
    <w:p w14:paraId="3CFA18EB">
      <w:pPr>
        <w:pStyle w:val="4"/>
      </w:pPr>
      <w:bookmarkStart w:id="59" w:name="_Toc865"/>
      <w:r>
        <w:rPr>
          <w:rFonts w:hint="eastAsia"/>
        </w:rPr>
        <w:t>业务应用需求分析</w:t>
      </w:r>
      <w:bookmarkEnd w:id="59"/>
    </w:p>
    <w:p w14:paraId="5F01A371">
      <w:pPr>
        <w:numPr>
          <w:ilvl w:val="0"/>
          <w:numId w:val="16"/>
        </w:numPr>
        <w:wordWrap w:val="0"/>
        <w:ind w:left="140" w:leftChars="0" w:right="266" w:firstLine="420" w:firstLineChars="0"/>
        <w:rPr>
          <w:rFonts w:cs="Times New Roman"/>
          <w:szCs w:val="20"/>
        </w:rPr>
      </w:pPr>
      <w:r>
        <w:rPr>
          <w:rFonts w:hint="eastAsia" w:cs="Times New Roman"/>
          <w:szCs w:val="20"/>
          <w:lang w:val="en-US" w:eastAsia="zh-CN"/>
        </w:rPr>
        <w:t>对</w:t>
      </w:r>
      <w:r>
        <w:rPr>
          <w:rFonts w:hint="eastAsia" w:cs="Times New Roman"/>
          <w:szCs w:val="20"/>
        </w:rPr>
        <w:t>PC端</w:t>
      </w:r>
      <w:r>
        <w:rPr>
          <w:rFonts w:hint="eastAsia" w:cs="Times New Roman"/>
          <w:szCs w:val="20"/>
          <w:lang w:eastAsia="zh-CN"/>
        </w:rPr>
        <w:t>内部用户</w:t>
      </w:r>
      <w:r>
        <w:rPr>
          <w:rFonts w:hint="eastAsia" w:cs="Times New Roman"/>
          <w:szCs w:val="20"/>
        </w:rPr>
        <w:t>配发智能密码钥匙，</w:t>
      </w:r>
      <w:commentRangeStart w:id="18"/>
      <w:r>
        <w:rPr>
          <w:rFonts w:hint="eastAsia" w:cs="Times New Roman"/>
          <w:szCs w:val="20"/>
        </w:rPr>
        <w:t>使用</w:t>
      </w:r>
      <w:commentRangeStart w:id="19"/>
      <w:r>
        <w:rPr>
          <w:rFonts w:hint="eastAsia" w:cs="Times New Roman"/>
          <w:szCs w:val="20"/>
        </w:rPr>
        <w:t>SM2数字证书</w:t>
      </w:r>
      <w:commentRangeEnd w:id="19"/>
      <w:r>
        <w:commentReference w:id="19"/>
      </w:r>
      <w:r>
        <w:rPr>
          <w:rFonts w:hint="eastAsia" w:cs="Times New Roman"/>
          <w:szCs w:val="20"/>
        </w:rPr>
        <w:t>+口令的方式登录系统</w:t>
      </w:r>
      <w:commentRangeEnd w:id="18"/>
      <w:r>
        <w:commentReference w:id="18"/>
      </w:r>
      <w:r>
        <w:rPr>
          <w:rFonts w:hint="eastAsia" w:cs="Times New Roman"/>
          <w:szCs w:val="20"/>
        </w:rPr>
        <w:t>，实现登录用户的身份鉴别。</w:t>
      </w:r>
    </w:p>
    <w:p w14:paraId="59921116">
      <w:pPr>
        <w:numPr>
          <w:ilvl w:val="0"/>
          <w:numId w:val="0"/>
        </w:numPr>
        <w:wordWrap w:val="0"/>
        <w:ind w:right="266" w:rightChars="0" w:firstLine="420" w:firstLineChars="0"/>
        <w:rPr>
          <w:rFonts w:hint="eastAsia" w:cs="Times New Roman"/>
          <w:szCs w:val="20"/>
          <w:lang w:val="en-US" w:eastAsia="zh-CN"/>
        </w:rPr>
      </w:pPr>
      <w:r>
        <w:rPr>
          <w:rFonts w:hint="eastAsia" w:cs="Times New Roman"/>
          <w:szCs w:val="20"/>
          <w:lang w:val="en-US" w:eastAsia="zh-CN"/>
        </w:rPr>
        <w:t>对公众用户，微信小程序登录时，</w:t>
      </w:r>
      <w:commentRangeStart w:id="20"/>
      <w:r>
        <w:rPr>
          <w:rFonts w:hint="eastAsia" w:cs="Times New Roman"/>
          <w:szCs w:val="20"/>
          <w:lang w:val="en-US" w:eastAsia="zh-CN"/>
        </w:rPr>
        <w:t>使用SM2协同签名的方式登录系统，实现登录用户的身份鉴别</w:t>
      </w:r>
      <w:commentRangeEnd w:id="20"/>
      <w:r>
        <w:commentReference w:id="20"/>
      </w:r>
      <w:r>
        <w:rPr>
          <w:rFonts w:hint="eastAsia" w:cs="Times New Roman"/>
          <w:szCs w:val="20"/>
          <w:lang w:val="en-US" w:eastAsia="zh-CN"/>
        </w:rPr>
        <w:t>。</w:t>
      </w:r>
    </w:p>
    <w:p w14:paraId="525394C2">
      <w:pPr>
        <w:numPr>
          <w:ilvl w:val="0"/>
          <w:numId w:val="0"/>
        </w:numPr>
        <w:wordWrap w:val="0"/>
        <w:ind w:right="266" w:rightChars="0" w:firstLine="420" w:firstLineChars="0"/>
        <w:rPr>
          <w:rFonts w:hint="default" w:cs="Times New Roman"/>
          <w:szCs w:val="20"/>
          <w:lang w:val="en-US" w:eastAsia="zh-CN"/>
        </w:rPr>
      </w:pPr>
      <w:r>
        <w:rPr>
          <w:rFonts w:hint="eastAsia" w:cs="Times New Roman"/>
          <w:szCs w:val="20"/>
          <w:lang w:val="en-US" w:eastAsia="zh-CN"/>
        </w:rPr>
        <w:t>所使用的SM2数字证书由具有</w:t>
      </w:r>
      <w:r>
        <w:rPr>
          <w:rFonts w:hint="eastAsia"/>
          <w:lang w:eastAsia="zh-CN"/>
        </w:rPr>
        <w:t>商用密码产品认证证书的数字证书认证系统按照签发管理要求所签发。</w:t>
      </w:r>
    </w:p>
    <w:p w14:paraId="067DB32F">
      <w:pPr>
        <w:numPr>
          <w:ilvl w:val="0"/>
          <w:numId w:val="16"/>
        </w:numPr>
        <w:wordWrap w:val="0"/>
        <w:ind w:left="140" w:leftChars="0" w:right="266" w:firstLine="420" w:firstLineChars="0"/>
        <w:rPr>
          <w:rFonts w:cs="Times New Roman"/>
          <w:szCs w:val="20"/>
        </w:rPr>
      </w:pPr>
      <w:r>
        <w:rPr>
          <w:rFonts w:hint="eastAsia" w:cs="Times New Roman"/>
          <w:szCs w:val="20"/>
        </w:rPr>
        <w:t>部署符合密码相关国家、行业标准要求的</w:t>
      </w:r>
      <w:r>
        <w:rPr>
          <w:rFonts w:hint="eastAsia" w:cs="Times New Roman"/>
          <w:szCs w:val="20"/>
          <w:lang w:val="en-US" w:eastAsia="zh-CN"/>
        </w:rPr>
        <w:t>安全等级为二级的</w:t>
      </w:r>
      <w:commentRangeStart w:id="21"/>
      <w:r>
        <w:rPr>
          <w:rFonts w:hint="eastAsia" w:cs="Times New Roman"/>
          <w:szCs w:val="20"/>
          <w:lang w:val="en-US" w:eastAsia="zh-CN"/>
        </w:rPr>
        <w:t>密码服务管理平台和服务器密码机</w:t>
      </w:r>
      <w:commentRangeEnd w:id="21"/>
      <w:r>
        <w:commentReference w:id="21"/>
      </w:r>
      <w:r>
        <w:rPr>
          <w:rFonts w:hint="eastAsia" w:cs="Times New Roman"/>
          <w:szCs w:val="20"/>
        </w:rPr>
        <w:t>，对用户访问控制权限列表计算SM2算法签名，实现访问控制信息的完整性保护，保护访问控制权限列表不被篡改，防止非授权的访问。</w:t>
      </w:r>
    </w:p>
    <w:p w14:paraId="1593198E">
      <w:pPr>
        <w:numPr>
          <w:ilvl w:val="0"/>
          <w:numId w:val="16"/>
        </w:numPr>
        <w:wordWrap w:val="0"/>
        <w:ind w:left="140" w:leftChars="0" w:right="266" w:firstLine="420" w:firstLineChars="0"/>
        <w:rPr>
          <w:rFonts w:cs="Times New Roman"/>
          <w:szCs w:val="20"/>
        </w:rPr>
      </w:pPr>
      <w:r>
        <w:rPr>
          <w:rFonts w:hint="eastAsia" w:cs="Times New Roman"/>
          <w:szCs w:val="20"/>
        </w:rPr>
        <w:t>基于应用系统现状，在应用层实现重要数据的传输机密性、完整性难度较大，因此采用缓解措施：通过网络边界处部署的</w:t>
      </w:r>
      <w:r>
        <w:rPr>
          <w:rFonts w:hint="eastAsia" w:cs="Times New Roman"/>
          <w:szCs w:val="20"/>
          <w:lang w:eastAsia="zh-CN"/>
        </w:rPr>
        <w:t>零信任安全网关</w:t>
      </w:r>
      <w:r>
        <w:rPr>
          <w:rFonts w:hint="eastAsia" w:cs="Times New Roman"/>
          <w:szCs w:val="20"/>
        </w:rPr>
        <w:t>，实现基于</w:t>
      </w:r>
      <w:r>
        <w:rPr>
          <w:rFonts w:hint="eastAsia" w:cs="Times New Roman"/>
          <w:szCs w:val="20"/>
          <w:lang w:val="en-US" w:eastAsia="zh-CN"/>
        </w:rPr>
        <w:t>SSL或</w:t>
      </w:r>
      <w:r>
        <w:rPr>
          <w:rFonts w:hint="eastAsia" w:cs="Times New Roman"/>
          <w:szCs w:val="20"/>
        </w:rPr>
        <w:t>TLCP的安全接入，建立基于SSL</w:t>
      </w:r>
      <w:r>
        <w:rPr>
          <w:rFonts w:hint="eastAsia" w:cs="Times New Roman"/>
          <w:szCs w:val="20"/>
          <w:lang w:val="en-US" w:eastAsia="zh-CN"/>
        </w:rPr>
        <w:t>或TLS</w:t>
      </w:r>
      <w:r>
        <w:rPr>
          <w:rFonts w:hint="eastAsia" w:cs="Times New Roman"/>
          <w:szCs w:val="20"/>
        </w:rPr>
        <w:t>协议的安全数据传输通道，实现数据传输机密性和完整性保护。</w:t>
      </w:r>
    </w:p>
    <w:p w14:paraId="2904853B">
      <w:pPr>
        <w:numPr>
          <w:ilvl w:val="0"/>
          <w:numId w:val="16"/>
        </w:numPr>
        <w:wordWrap w:val="0"/>
        <w:ind w:left="140" w:leftChars="0" w:right="266" w:firstLine="420" w:firstLineChars="0"/>
        <w:rPr>
          <w:rFonts w:cs="Times New Roman"/>
          <w:szCs w:val="20"/>
        </w:rPr>
      </w:pPr>
      <w:r>
        <w:rPr>
          <w:rFonts w:hint="eastAsia" w:cs="Times New Roman"/>
          <w:szCs w:val="20"/>
        </w:rPr>
        <w:t>部署符合密码相关国家、行业标准要求</w:t>
      </w:r>
      <w:commentRangeStart w:id="22"/>
      <w:r>
        <w:rPr>
          <w:rFonts w:hint="eastAsia" w:cs="Times New Roman"/>
          <w:szCs w:val="20"/>
        </w:rPr>
        <w:t>的</w:t>
      </w:r>
      <w:r>
        <w:rPr>
          <w:rFonts w:hint="eastAsia" w:cs="Times New Roman"/>
          <w:szCs w:val="20"/>
          <w:lang w:val="en-US" w:eastAsia="zh-CN"/>
        </w:rPr>
        <w:t>安全等级为二级的</w:t>
      </w:r>
      <w:r>
        <w:rPr>
          <w:rFonts w:hint="eastAsia" w:cs="Times New Roman"/>
          <w:szCs w:val="20"/>
        </w:rPr>
        <w:t>服务器密码机</w:t>
      </w:r>
      <w:commentRangeEnd w:id="22"/>
      <w:r>
        <w:commentReference w:id="22"/>
      </w:r>
      <w:r>
        <w:rPr>
          <w:rFonts w:hint="eastAsia" w:cs="Times New Roman"/>
          <w:szCs w:val="20"/>
        </w:rPr>
        <w:t>，系统调用数据加解密服务，采用SM4算法对重要数据进行加密运算，实现数据的加密存储。同时调用HMAC-SM3服务，实现重要数据存储的完整性保护。</w:t>
      </w:r>
    </w:p>
    <w:p w14:paraId="152EC939">
      <w:pPr>
        <w:pStyle w:val="3"/>
        <w:rPr>
          <w:rFonts w:hint="eastAsia"/>
        </w:rPr>
      </w:pPr>
      <w:bookmarkStart w:id="60" w:name="_Toc1663"/>
      <w:r>
        <w:rPr>
          <w:rFonts w:hint="eastAsia"/>
        </w:rPr>
        <w:t>管理制度</w:t>
      </w:r>
      <w:bookmarkEnd w:id="60"/>
    </w:p>
    <w:p w14:paraId="600EC4F0">
      <w:pPr>
        <w:pStyle w:val="4"/>
      </w:pPr>
      <w:bookmarkStart w:id="61" w:name="_Toc10194"/>
      <w:r>
        <w:rPr>
          <w:rFonts w:hint="eastAsia"/>
        </w:rPr>
        <w:t>风险分析</w:t>
      </w:r>
      <w:bookmarkEnd w:id="61"/>
    </w:p>
    <w:p w14:paraId="50DAD92A">
      <w:pPr>
        <w:pStyle w:val="31"/>
        <w:wordWrap w:val="0"/>
        <w:rPr>
          <w:iCs/>
        </w:rPr>
      </w:pPr>
      <w:r>
        <w:rPr>
          <w:rFonts w:hint="eastAsia"/>
          <w:iCs/>
        </w:rPr>
        <w:t>未制定密码应用安全管理制度；未制定密码应用方案建立相应的密钥管理制度；未对管理人员或操作人员执行的日常管理操作建立操作规程；未定期对密码应用安全管理制度和操作规程的合理</w:t>
      </w:r>
      <w:r>
        <w:rPr>
          <w:rFonts w:hint="eastAsia"/>
          <w:iCs/>
          <w:lang w:eastAsia="zh-CN"/>
        </w:rPr>
        <w:t>性和</w:t>
      </w:r>
      <w:r>
        <w:rPr>
          <w:rFonts w:hint="eastAsia"/>
          <w:iCs/>
        </w:rPr>
        <w:t>适用性进行论证和审定，对存在不足或需要改进指出进行修订；未明确相关密码应用安全管理制度和操作规程的发布流程并进行版本控制；不具有密码应用操作规程的相关执行记录，安全管理制度不完善，管理流程不健全，执行不到位，职责不明确，存在密钥泄露、数据</w:t>
      </w:r>
      <w:r>
        <w:rPr>
          <w:rFonts w:hint="eastAsia"/>
          <w:iCs/>
          <w:lang w:eastAsia="zh-CN"/>
        </w:rPr>
        <w:t>泄漏</w:t>
      </w:r>
      <w:r>
        <w:rPr>
          <w:rFonts w:hint="eastAsia"/>
          <w:iCs/>
        </w:rPr>
        <w:t>等风险。</w:t>
      </w:r>
    </w:p>
    <w:p w14:paraId="32EC3822">
      <w:pPr>
        <w:pStyle w:val="4"/>
      </w:pPr>
      <w:bookmarkStart w:id="62" w:name="_Toc13633"/>
      <w:r>
        <w:rPr>
          <w:rFonts w:hint="eastAsia"/>
        </w:rPr>
        <w:t>安全管理需求</w:t>
      </w:r>
      <w:bookmarkEnd w:id="62"/>
    </w:p>
    <w:p w14:paraId="3F6C63E7">
      <w:pPr>
        <w:ind w:firstLine="420"/>
      </w:pPr>
      <w:r>
        <w:rPr>
          <w:rFonts w:hint="eastAsia"/>
        </w:rPr>
        <w:t>需制定密码应用安全管理制度，包括密码人员管理、密钥管理、建设运行、应急处置、密码软硬件及介质管理等制度；需根据密码应用方案建立相应的密钥管理制度；需对管理人员或操作人员执行的日常管理操作建立操作规程；需定期对密码应用安全管理制度和操作规程的合理</w:t>
      </w:r>
      <w:r>
        <w:rPr>
          <w:rFonts w:hint="eastAsia"/>
          <w:lang w:eastAsia="zh-CN"/>
        </w:rPr>
        <w:t>性和</w:t>
      </w:r>
      <w:r>
        <w:rPr>
          <w:rFonts w:hint="eastAsia"/>
        </w:rPr>
        <w:t>适用性进行论证和审定，对存在不足或需要改进指出进行修订；需明确相关密码应用安全管理制度和操作规程的发布流程并进行版本控制；需具备密码应用操作规程的相关执行记录并妥善保存。</w:t>
      </w:r>
    </w:p>
    <w:p w14:paraId="73F3EEFF">
      <w:pPr>
        <w:pStyle w:val="3"/>
        <w:ind w:left="575" w:hanging="575"/>
        <w:rPr>
          <w:rFonts w:hint="eastAsia"/>
        </w:rPr>
      </w:pPr>
      <w:bookmarkStart w:id="63" w:name="_Toc9328"/>
      <w:r>
        <w:rPr>
          <w:rFonts w:hint="eastAsia"/>
        </w:rPr>
        <w:t>人员管理</w:t>
      </w:r>
      <w:bookmarkEnd w:id="63"/>
    </w:p>
    <w:p w14:paraId="68ECC06D">
      <w:pPr>
        <w:pStyle w:val="4"/>
      </w:pPr>
      <w:bookmarkStart w:id="64" w:name="_Toc3426"/>
      <w:r>
        <w:rPr>
          <w:rFonts w:hint="eastAsia"/>
        </w:rPr>
        <w:t>风险分析</w:t>
      </w:r>
      <w:bookmarkEnd w:id="64"/>
    </w:p>
    <w:p w14:paraId="4968C6AF">
      <w:pPr>
        <w:pStyle w:val="31"/>
        <w:wordWrap w:val="0"/>
      </w:pPr>
      <w:r>
        <w:rPr>
          <w:rFonts w:hint="eastAsia"/>
        </w:rPr>
        <w:t>相关人员对密码相关法律法规、密码应用安全管理制度等不了解；未建立密码应用岗位责任制度，未明确各岗位在安全系统中的职责和权限；未建立上岗人员培训制度，对于涉及密码的操作和管理的人员未进行专门培训，未确保其具备岗位所需专业技能；未定期对密码应用安全岗位人员进行考核；未建立关键人员保密制度和调离制度、签订保密合同、承担保密义务。</w:t>
      </w:r>
    </w:p>
    <w:p w14:paraId="5929C218">
      <w:pPr>
        <w:pStyle w:val="4"/>
      </w:pPr>
      <w:bookmarkStart w:id="65" w:name="_Toc30780"/>
      <w:r>
        <w:rPr>
          <w:rFonts w:hint="eastAsia"/>
        </w:rPr>
        <w:t>安全管理需求</w:t>
      </w:r>
      <w:bookmarkEnd w:id="65"/>
    </w:p>
    <w:p w14:paraId="057790CF">
      <w:pPr>
        <w:pStyle w:val="31"/>
        <w:wordWrap w:val="0"/>
      </w:pPr>
      <w:r>
        <w:rPr>
          <w:rFonts w:hint="eastAsia"/>
        </w:rPr>
        <w:t>本项目依据密码相关国家、行业标准，制定密码应用方案，规划建设密码保障系统，并依据GB/T 39786—2021《信息安全技术 信息系统密码应用基本要求》中的安全管理要求，规划制定密码相关管理制度，在本系统中落实密码相关国家政策要求，发挥密码在信息系统安全中的基础支撑作用。</w:t>
      </w:r>
    </w:p>
    <w:p w14:paraId="427450C2">
      <w:pPr>
        <w:pStyle w:val="3"/>
        <w:rPr>
          <w:rFonts w:hint="eastAsia"/>
        </w:rPr>
      </w:pPr>
      <w:bookmarkStart w:id="66" w:name="_Toc11027"/>
      <w:r>
        <w:rPr>
          <w:rFonts w:hint="eastAsia"/>
        </w:rPr>
        <w:t>建设运行</w:t>
      </w:r>
      <w:bookmarkEnd w:id="66"/>
    </w:p>
    <w:p w14:paraId="0DD91425">
      <w:pPr>
        <w:pStyle w:val="4"/>
      </w:pPr>
      <w:bookmarkStart w:id="67" w:name="_Toc19214"/>
      <w:r>
        <w:rPr>
          <w:rFonts w:hint="eastAsia"/>
        </w:rPr>
        <w:t>风险分析</w:t>
      </w:r>
      <w:bookmarkEnd w:id="67"/>
    </w:p>
    <w:p w14:paraId="727A508B">
      <w:pPr>
        <w:pStyle w:val="31"/>
        <w:wordWrap w:val="0"/>
      </w:pPr>
      <w:r>
        <w:rPr>
          <w:rFonts w:hint="eastAsia"/>
          <w:iCs/>
        </w:rPr>
        <w:t>未根据密码相关标准和密码应用需求，制定密码应用方案；未根据密码应用方案，确定系统设计的密钥种类及生存周期环节；未按照密码应用方案实施建设；未在投入运行前进行并通过密码应用安全性评估；在运行过程中，未严格执行既定的密码应用安全管理制度，未定期开展密码应用安全性评估及攻防对抗演习，并根据评估结果进行整改。</w:t>
      </w:r>
    </w:p>
    <w:p w14:paraId="0592091E">
      <w:pPr>
        <w:pStyle w:val="4"/>
      </w:pPr>
      <w:bookmarkStart w:id="68" w:name="_Toc18825"/>
      <w:r>
        <w:rPr>
          <w:rFonts w:hint="eastAsia"/>
        </w:rPr>
        <w:t>安全管理需求</w:t>
      </w:r>
      <w:bookmarkEnd w:id="68"/>
    </w:p>
    <w:p w14:paraId="56B5BBC1">
      <w:pPr>
        <w:pStyle w:val="31"/>
        <w:wordWrap w:val="0"/>
      </w:pPr>
      <w:r>
        <w:rPr>
          <w:rFonts w:hint="eastAsia"/>
        </w:rPr>
        <w:t>需根据密码相关标准和密码应用需求，制定密码应用方案；需根据密码应用方案，确定系统设计的密钥种类及生存周期环节；需按照密码应用方案实施建设；需在投入运行前进行并通过密码应用安全性评估；在运行过程中，需严格执行既定的密码应用安全管理制度，应定期开展密码应用安全性评估及攻防对抗演习，并根据评估结果进行整改。</w:t>
      </w:r>
    </w:p>
    <w:p w14:paraId="5584555A">
      <w:pPr>
        <w:pStyle w:val="3"/>
        <w:rPr>
          <w:rFonts w:hint="eastAsia"/>
        </w:rPr>
      </w:pPr>
      <w:bookmarkStart w:id="69" w:name="_Toc23300"/>
      <w:r>
        <w:rPr>
          <w:rFonts w:hint="eastAsia"/>
        </w:rPr>
        <w:t>应急处置</w:t>
      </w:r>
      <w:bookmarkEnd w:id="69"/>
    </w:p>
    <w:p w14:paraId="5C5053BE">
      <w:pPr>
        <w:pStyle w:val="4"/>
      </w:pPr>
      <w:bookmarkStart w:id="70" w:name="_Toc18241"/>
      <w:r>
        <w:rPr>
          <w:rFonts w:hint="eastAsia"/>
        </w:rPr>
        <w:t>风险分析</w:t>
      </w:r>
      <w:bookmarkEnd w:id="70"/>
    </w:p>
    <w:p w14:paraId="6FB99AFB">
      <w:pPr>
        <w:pStyle w:val="31"/>
      </w:pPr>
      <w:r>
        <w:rPr>
          <w:rFonts w:hint="eastAsia"/>
          <w:iCs/>
        </w:rPr>
        <w:t>未根据密码相关标准和密码应用需求，制定密码应用方案；未根据密码应用方案，确定系统设计的密钥种类及生存周期环节；未按照密码应用方案实施建设；未在投入运行前进行并通过密码应用安全性评估；在运行过程中，未严格执行既定的密码应用安全管理制度，未定期开展密码应用安全性评估及攻防对抗演习，并根据评估结果进行整改。</w:t>
      </w:r>
    </w:p>
    <w:p w14:paraId="4B7F715E">
      <w:pPr>
        <w:pStyle w:val="4"/>
      </w:pPr>
      <w:bookmarkStart w:id="71" w:name="_Toc2605"/>
      <w:r>
        <w:rPr>
          <w:rFonts w:hint="eastAsia"/>
        </w:rPr>
        <w:t>安全管理需求分析</w:t>
      </w:r>
      <w:bookmarkEnd w:id="71"/>
    </w:p>
    <w:p w14:paraId="4F553BA7">
      <w:pPr>
        <w:pStyle w:val="31"/>
        <w:rPr>
          <w:iCs/>
        </w:rPr>
      </w:pPr>
      <w:r>
        <w:rPr>
          <w:rFonts w:hint="eastAsia"/>
          <w:iCs/>
        </w:rPr>
        <w:t>需制定密码应用应急预案，做好应急资源准备，当密码应用安全事件发生时，需立即启动应急处置措施，结合实际情况及时处置；事件发生后，需及时向信息系统主管部门进行报告；事件处置完成后，需及时向信息系统主管部门及归属的密码管理部门报告时间发生的情况及处置情况。</w:t>
      </w:r>
    </w:p>
    <w:p w14:paraId="694163D8">
      <w:pPr>
        <w:pStyle w:val="3"/>
        <w:ind w:left="575" w:hanging="575"/>
        <w:rPr>
          <w:rFonts w:hint="eastAsia"/>
        </w:rPr>
      </w:pPr>
      <w:bookmarkStart w:id="72" w:name="_Toc11629"/>
      <w:r>
        <w:rPr>
          <w:rFonts w:hint="eastAsia"/>
        </w:rPr>
        <w:t>密码应用需求分析表</w:t>
      </w:r>
      <w:bookmarkEnd w:id="72"/>
    </w:p>
    <w:p w14:paraId="254DC001">
      <w:pPr>
        <w:ind w:firstLine="560"/>
      </w:pPr>
      <w:r>
        <w:rPr>
          <w:rFonts w:hint="eastAsia"/>
        </w:rPr>
        <w:t>本系统的密码应用需求分析如下表所示。</w:t>
      </w:r>
    </w:p>
    <w:p w14:paraId="4B2EB5CB">
      <w:bookmarkStart w:id="73" w:name="_Ref26432"/>
      <w:r>
        <w:br w:type="page"/>
      </w:r>
    </w:p>
    <w:p w14:paraId="4BE55613">
      <w:pPr>
        <w:pStyle w:val="12"/>
        <w:jc w:val="center"/>
        <w:sectPr>
          <w:footerReference r:id="rId11" w:type="default"/>
          <w:footerReference r:id="rId12" w:type="even"/>
          <w:pgSz w:w="11906" w:h="16838"/>
          <w:pgMar w:top="1417" w:right="1417" w:bottom="1417" w:left="1417" w:header="340" w:footer="907" w:gutter="0"/>
          <w:pgNumType w:start="1"/>
          <w:cols w:space="0" w:num="1"/>
          <w:docGrid w:type="lines" w:linePitch="389" w:charSpace="0"/>
        </w:sectPr>
      </w:pPr>
    </w:p>
    <w:bookmarkEnd w:id="73"/>
    <w:tbl>
      <w:tblPr>
        <w:tblStyle w:val="53"/>
        <w:tblW w:w="14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5"/>
        <w:gridCol w:w="1747"/>
        <w:gridCol w:w="5730"/>
        <w:gridCol w:w="4537"/>
      </w:tblGrid>
      <w:tr w14:paraId="6347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shd w:val="clear" w:color="auto" w:fill="D8D8D8" w:themeFill="background1" w:themeFillShade="D9"/>
            <w:vAlign w:val="center"/>
          </w:tcPr>
          <w:p w14:paraId="7011FA5B">
            <w:pPr>
              <w:pStyle w:val="73"/>
              <w:snapToGrid w:val="0"/>
              <w:rPr>
                <w:rFonts w:hint="default"/>
                <w:b w:val="0"/>
                <w:bCs/>
                <w:sz w:val="21"/>
                <w:szCs w:val="21"/>
              </w:rPr>
            </w:pPr>
            <w:r>
              <w:rPr>
                <w:b/>
                <w:bCs/>
                <w:sz w:val="21"/>
                <w:szCs w:val="21"/>
              </w:rPr>
              <w:t>安全层面</w:t>
            </w:r>
          </w:p>
        </w:tc>
        <w:tc>
          <w:tcPr>
            <w:tcW w:w="1747" w:type="dxa"/>
            <w:shd w:val="clear" w:color="auto" w:fill="D8D8D8" w:themeFill="background1" w:themeFillShade="D9"/>
            <w:vAlign w:val="center"/>
          </w:tcPr>
          <w:p w14:paraId="3319DE03">
            <w:pPr>
              <w:pStyle w:val="73"/>
              <w:snapToGrid w:val="0"/>
              <w:rPr>
                <w:rFonts w:hint="default"/>
                <w:b w:val="0"/>
                <w:bCs/>
                <w:sz w:val="21"/>
                <w:szCs w:val="21"/>
              </w:rPr>
            </w:pPr>
            <w:r>
              <w:rPr>
                <w:b/>
                <w:bCs/>
                <w:sz w:val="21"/>
                <w:szCs w:val="21"/>
              </w:rPr>
              <w:t>指标要求</w:t>
            </w:r>
          </w:p>
        </w:tc>
        <w:tc>
          <w:tcPr>
            <w:tcW w:w="5730" w:type="dxa"/>
            <w:shd w:val="clear" w:color="auto" w:fill="D8D8D8" w:themeFill="background1" w:themeFillShade="D9"/>
            <w:vAlign w:val="center"/>
          </w:tcPr>
          <w:p w14:paraId="6F4AB06C">
            <w:pPr>
              <w:pStyle w:val="73"/>
              <w:snapToGrid w:val="0"/>
              <w:rPr>
                <w:rFonts w:hint="default"/>
                <w:b w:val="0"/>
                <w:bCs/>
                <w:sz w:val="21"/>
                <w:szCs w:val="21"/>
              </w:rPr>
            </w:pPr>
            <w:r>
              <w:rPr>
                <w:b/>
                <w:bCs/>
                <w:sz w:val="21"/>
                <w:szCs w:val="21"/>
              </w:rPr>
              <w:t>密码应用需求</w:t>
            </w:r>
          </w:p>
        </w:tc>
        <w:tc>
          <w:tcPr>
            <w:tcW w:w="4537" w:type="dxa"/>
            <w:shd w:val="clear" w:color="auto" w:fill="D8D8D8" w:themeFill="background1" w:themeFillShade="D9"/>
            <w:vAlign w:val="center"/>
          </w:tcPr>
          <w:p w14:paraId="41E2F125">
            <w:pPr>
              <w:pStyle w:val="73"/>
              <w:snapToGrid w:val="0"/>
              <w:rPr>
                <w:rFonts w:hint="default"/>
                <w:b w:val="0"/>
                <w:bCs/>
                <w:sz w:val="21"/>
                <w:szCs w:val="21"/>
              </w:rPr>
            </w:pPr>
            <w:r>
              <w:rPr>
                <w:b/>
                <w:bCs/>
                <w:sz w:val="21"/>
                <w:szCs w:val="21"/>
              </w:rPr>
              <w:t>不适用说明</w:t>
            </w:r>
          </w:p>
        </w:tc>
      </w:tr>
      <w:tr w14:paraId="24D9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restart"/>
            <w:vAlign w:val="center"/>
          </w:tcPr>
          <w:p w14:paraId="77520AFE">
            <w:pPr>
              <w:pStyle w:val="73"/>
              <w:snapToGrid w:val="0"/>
              <w:rPr>
                <w:rFonts w:hint="default"/>
                <w:b w:val="0"/>
                <w:sz w:val="21"/>
                <w:szCs w:val="21"/>
              </w:rPr>
            </w:pPr>
            <w:r>
              <w:rPr>
                <w:b w:val="0"/>
                <w:sz w:val="21"/>
                <w:szCs w:val="21"/>
              </w:rPr>
              <w:t>物理和环境安全</w:t>
            </w:r>
          </w:p>
        </w:tc>
        <w:tc>
          <w:tcPr>
            <w:tcW w:w="1747" w:type="dxa"/>
            <w:vAlign w:val="center"/>
          </w:tcPr>
          <w:p w14:paraId="30F68EF2">
            <w:pPr>
              <w:pStyle w:val="73"/>
              <w:snapToGrid w:val="0"/>
              <w:jc w:val="left"/>
              <w:rPr>
                <w:rFonts w:hint="default"/>
                <w:b w:val="0"/>
                <w:sz w:val="21"/>
                <w:szCs w:val="21"/>
                <w:lang w:eastAsia="zh-Hans"/>
              </w:rPr>
            </w:pPr>
            <w:r>
              <w:rPr>
                <w:b w:val="0"/>
                <w:sz w:val="21"/>
                <w:szCs w:val="21"/>
              </w:rPr>
              <w:t>身份鉴别</w:t>
            </w:r>
          </w:p>
        </w:tc>
        <w:tc>
          <w:tcPr>
            <w:tcW w:w="5730" w:type="dxa"/>
            <w:vAlign w:val="center"/>
          </w:tcPr>
          <w:p w14:paraId="15096E22">
            <w:pPr>
              <w:pStyle w:val="73"/>
              <w:snapToGrid w:val="0"/>
              <w:jc w:val="left"/>
              <w:rPr>
                <w:rFonts w:hint="default"/>
                <w:b w:val="0"/>
                <w:sz w:val="21"/>
                <w:szCs w:val="21"/>
                <w:lang w:eastAsia="zh-Hans"/>
              </w:rPr>
            </w:pPr>
            <w:r>
              <w:rPr>
                <w:rFonts w:hint="default"/>
                <w:b w:val="0"/>
                <w:sz w:val="21"/>
                <w:szCs w:val="21"/>
                <w:lang w:eastAsia="zh-Hans"/>
              </w:rPr>
              <w:t>使用合规的密码技术进行物理访问身份鉴别，保证重要区域进入人员身份的真实性。</w:t>
            </w:r>
          </w:p>
        </w:tc>
        <w:tc>
          <w:tcPr>
            <w:tcW w:w="4537" w:type="dxa"/>
            <w:vAlign w:val="center"/>
          </w:tcPr>
          <w:p w14:paraId="7BBD4046">
            <w:pPr>
              <w:pStyle w:val="73"/>
              <w:snapToGrid w:val="0"/>
              <w:rPr>
                <w:rFonts w:hint="default"/>
                <w:b w:val="0"/>
                <w:sz w:val="21"/>
                <w:szCs w:val="21"/>
              </w:rPr>
            </w:pPr>
            <w:r>
              <w:rPr>
                <w:rFonts w:hint="default"/>
                <w:b w:val="0"/>
                <w:sz w:val="21"/>
                <w:szCs w:val="21"/>
                <w:lang w:eastAsia="zh-Hans"/>
              </w:rPr>
              <w:t>无</w:t>
            </w:r>
          </w:p>
        </w:tc>
      </w:tr>
      <w:tr w14:paraId="4D04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049F4060">
            <w:pPr>
              <w:pStyle w:val="73"/>
              <w:snapToGrid w:val="0"/>
              <w:rPr>
                <w:rFonts w:hint="default"/>
                <w:b w:val="0"/>
                <w:sz w:val="21"/>
                <w:szCs w:val="21"/>
              </w:rPr>
            </w:pPr>
          </w:p>
        </w:tc>
        <w:tc>
          <w:tcPr>
            <w:tcW w:w="1747" w:type="dxa"/>
            <w:vAlign w:val="center"/>
          </w:tcPr>
          <w:p w14:paraId="2F3872BF">
            <w:pPr>
              <w:pStyle w:val="73"/>
              <w:snapToGrid w:val="0"/>
              <w:jc w:val="left"/>
              <w:rPr>
                <w:rFonts w:hint="default"/>
                <w:b w:val="0"/>
                <w:sz w:val="21"/>
                <w:szCs w:val="21"/>
                <w:lang w:eastAsia="zh-Hans"/>
              </w:rPr>
            </w:pPr>
            <w:r>
              <w:rPr>
                <w:b w:val="0"/>
                <w:sz w:val="21"/>
                <w:szCs w:val="21"/>
              </w:rPr>
              <w:t>电子门禁记录数据存储完整性</w:t>
            </w:r>
          </w:p>
        </w:tc>
        <w:tc>
          <w:tcPr>
            <w:tcW w:w="5730" w:type="dxa"/>
            <w:vAlign w:val="center"/>
          </w:tcPr>
          <w:p w14:paraId="7CCD422C">
            <w:pPr>
              <w:pStyle w:val="73"/>
              <w:snapToGrid w:val="0"/>
              <w:jc w:val="left"/>
              <w:rPr>
                <w:rFonts w:hint="default"/>
                <w:b w:val="0"/>
                <w:sz w:val="21"/>
                <w:szCs w:val="21"/>
                <w:lang w:eastAsia="zh-Hans"/>
              </w:rPr>
            </w:pPr>
            <w:r>
              <w:rPr>
                <w:b w:val="0"/>
                <w:sz w:val="21"/>
                <w:szCs w:val="21"/>
              </w:rPr>
              <w:t>使用合规的密码技术保证电子门禁系统进出记录数据的存储完整性。</w:t>
            </w:r>
          </w:p>
        </w:tc>
        <w:tc>
          <w:tcPr>
            <w:tcW w:w="4537" w:type="dxa"/>
            <w:vAlign w:val="center"/>
          </w:tcPr>
          <w:p w14:paraId="75DF6472">
            <w:pPr>
              <w:pStyle w:val="73"/>
              <w:snapToGrid w:val="0"/>
              <w:rPr>
                <w:rFonts w:hint="default"/>
                <w:b w:val="0"/>
                <w:sz w:val="21"/>
                <w:szCs w:val="21"/>
                <w:lang w:eastAsia="zh-Hans"/>
              </w:rPr>
            </w:pPr>
            <w:r>
              <w:rPr>
                <w:rFonts w:hint="default"/>
                <w:b w:val="0"/>
                <w:sz w:val="21"/>
                <w:szCs w:val="21"/>
                <w:lang w:eastAsia="zh-Hans"/>
              </w:rPr>
              <w:t>无</w:t>
            </w:r>
          </w:p>
        </w:tc>
      </w:tr>
      <w:tr w14:paraId="570C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4AF45992">
            <w:pPr>
              <w:pStyle w:val="73"/>
              <w:snapToGrid w:val="0"/>
              <w:rPr>
                <w:rFonts w:hint="default"/>
                <w:b w:val="0"/>
                <w:sz w:val="21"/>
                <w:szCs w:val="21"/>
              </w:rPr>
            </w:pPr>
          </w:p>
        </w:tc>
        <w:tc>
          <w:tcPr>
            <w:tcW w:w="1747" w:type="dxa"/>
            <w:vAlign w:val="center"/>
          </w:tcPr>
          <w:p w14:paraId="4AC83B08">
            <w:pPr>
              <w:pStyle w:val="73"/>
              <w:snapToGrid w:val="0"/>
              <w:jc w:val="left"/>
              <w:rPr>
                <w:rFonts w:hint="default"/>
                <w:b w:val="0"/>
                <w:sz w:val="21"/>
                <w:szCs w:val="21"/>
              </w:rPr>
            </w:pPr>
            <w:r>
              <w:rPr>
                <w:b w:val="0"/>
                <w:sz w:val="21"/>
                <w:szCs w:val="21"/>
              </w:rPr>
              <w:t>视频监控记录数据存储完整性</w:t>
            </w:r>
          </w:p>
        </w:tc>
        <w:tc>
          <w:tcPr>
            <w:tcW w:w="5730" w:type="dxa"/>
            <w:vAlign w:val="center"/>
          </w:tcPr>
          <w:p w14:paraId="0F24B080">
            <w:pPr>
              <w:pStyle w:val="73"/>
              <w:snapToGrid w:val="0"/>
              <w:jc w:val="left"/>
              <w:rPr>
                <w:rFonts w:hint="default"/>
                <w:b w:val="0"/>
                <w:sz w:val="21"/>
                <w:szCs w:val="21"/>
              </w:rPr>
            </w:pPr>
            <w:r>
              <w:rPr>
                <w:b w:val="0"/>
                <w:sz w:val="21"/>
                <w:szCs w:val="21"/>
              </w:rPr>
              <w:t>使用合规的密码技术保证视频监控音像记录数据的存储完整性。</w:t>
            </w:r>
          </w:p>
        </w:tc>
        <w:tc>
          <w:tcPr>
            <w:tcW w:w="4537" w:type="dxa"/>
            <w:vAlign w:val="center"/>
          </w:tcPr>
          <w:p w14:paraId="4DBA84EE">
            <w:pPr>
              <w:pStyle w:val="73"/>
              <w:snapToGrid w:val="0"/>
              <w:rPr>
                <w:rFonts w:hint="default"/>
                <w:b w:val="0"/>
                <w:sz w:val="21"/>
                <w:szCs w:val="21"/>
                <w:lang w:eastAsia="zh-Hans"/>
              </w:rPr>
            </w:pPr>
            <w:r>
              <w:rPr>
                <w:rFonts w:hint="default"/>
                <w:b w:val="0"/>
                <w:sz w:val="21"/>
                <w:szCs w:val="21"/>
                <w:lang w:eastAsia="zh-Hans"/>
              </w:rPr>
              <w:t>无</w:t>
            </w:r>
          </w:p>
        </w:tc>
      </w:tr>
      <w:tr w14:paraId="680F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0C198C39">
            <w:pPr>
              <w:pStyle w:val="73"/>
              <w:snapToGrid w:val="0"/>
              <w:rPr>
                <w:rFonts w:hint="default"/>
                <w:b w:val="0"/>
                <w:sz w:val="21"/>
                <w:szCs w:val="21"/>
              </w:rPr>
            </w:pPr>
          </w:p>
        </w:tc>
        <w:tc>
          <w:tcPr>
            <w:tcW w:w="1747" w:type="dxa"/>
            <w:vAlign w:val="center"/>
          </w:tcPr>
          <w:p w14:paraId="5DDF1911">
            <w:pPr>
              <w:pStyle w:val="73"/>
              <w:snapToGrid w:val="0"/>
              <w:jc w:val="left"/>
              <w:rPr>
                <w:rFonts w:hint="default"/>
                <w:b w:val="0"/>
                <w:sz w:val="21"/>
                <w:szCs w:val="21"/>
              </w:rPr>
            </w:pPr>
            <w:r>
              <w:rPr>
                <w:b w:val="0"/>
                <w:sz w:val="21"/>
                <w:szCs w:val="21"/>
              </w:rPr>
              <w:t>密码服务</w:t>
            </w:r>
          </w:p>
        </w:tc>
        <w:tc>
          <w:tcPr>
            <w:tcW w:w="5730" w:type="dxa"/>
            <w:vAlign w:val="center"/>
          </w:tcPr>
          <w:p w14:paraId="0489E93E">
            <w:pPr>
              <w:pStyle w:val="73"/>
              <w:snapToGrid w:val="0"/>
              <w:jc w:val="left"/>
              <w:rPr>
                <w:rFonts w:hint="default"/>
                <w:b w:val="0"/>
                <w:sz w:val="21"/>
                <w:szCs w:val="21"/>
              </w:rPr>
            </w:pPr>
            <w:r>
              <w:rPr>
                <w:b w:val="0"/>
                <w:sz w:val="21"/>
                <w:szCs w:val="21"/>
              </w:rPr>
              <w:t>以上如采用密码服务，该密码服务应符合法律法规的相关要求，需依法接受检测认证的，应经商用密码认证机构认证合格。</w:t>
            </w:r>
          </w:p>
        </w:tc>
        <w:tc>
          <w:tcPr>
            <w:tcW w:w="4537" w:type="dxa"/>
            <w:vAlign w:val="center"/>
          </w:tcPr>
          <w:p w14:paraId="0C2B6AB5">
            <w:pPr>
              <w:pStyle w:val="73"/>
              <w:snapToGrid w:val="0"/>
              <w:rPr>
                <w:rFonts w:hint="default"/>
                <w:b w:val="0"/>
                <w:sz w:val="21"/>
                <w:szCs w:val="21"/>
                <w:lang w:eastAsia="zh-Hans"/>
              </w:rPr>
            </w:pPr>
            <w:r>
              <w:rPr>
                <w:rFonts w:hint="default"/>
                <w:b w:val="0"/>
                <w:sz w:val="21"/>
                <w:szCs w:val="21"/>
                <w:lang w:eastAsia="zh-Hans"/>
              </w:rPr>
              <w:t>无</w:t>
            </w:r>
          </w:p>
        </w:tc>
      </w:tr>
      <w:tr w14:paraId="4029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3FA8299C">
            <w:pPr>
              <w:pStyle w:val="73"/>
              <w:snapToGrid w:val="0"/>
              <w:rPr>
                <w:rFonts w:hint="default"/>
                <w:b w:val="0"/>
                <w:sz w:val="21"/>
                <w:szCs w:val="21"/>
              </w:rPr>
            </w:pPr>
          </w:p>
        </w:tc>
        <w:tc>
          <w:tcPr>
            <w:tcW w:w="1747" w:type="dxa"/>
            <w:vAlign w:val="center"/>
          </w:tcPr>
          <w:p w14:paraId="596BC252">
            <w:pPr>
              <w:pStyle w:val="73"/>
              <w:snapToGrid w:val="0"/>
              <w:jc w:val="left"/>
              <w:rPr>
                <w:rFonts w:hint="default"/>
                <w:b w:val="0"/>
                <w:sz w:val="21"/>
                <w:szCs w:val="21"/>
              </w:rPr>
            </w:pPr>
            <w:r>
              <w:rPr>
                <w:b w:val="0"/>
                <w:sz w:val="21"/>
                <w:szCs w:val="21"/>
              </w:rPr>
              <w:t>密码产品</w:t>
            </w:r>
          </w:p>
        </w:tc>
        <w:tc>
          <w:tcPr>
            <w:tcW w:w="5730" w:type="dxa"/>
            <w:vAlign w:val="center"/>
          </w:tcPr>
          <w:p w14:paraId="5EB5FBA2">
            <w:pPr>
              <w:pStyle w:val="73"/>
              <w:snapToGrid w:val="0"/>
              <w:jc w:val="left"/>
              <w:rPr>
                <w:rFonts w:hint="default"/>
                <w:b w:val="0"/>
                <w:sz w:val="21"/>
                <w:szCs w:val="21"/>
              </w:rPr>
            </w:pPr>
            <w:r>
              <w:rPr>
                <w:b w:val="0"/>
                <w:sz w:val="21"/>
                <w:szCs w:val="21"/>
              </w:rPr>
              <w:t>以上采用的密码产品，应达到GB/T 37092-2012《信息安全技术 密码模块安全要求》二级及以上安全要求。</w:t>
            </w:r>
          </w:p>
        </w:tc>
        <w:tc>
          <w:tcPr>
            <w:tcW w:w="4537" w:type="dxa"/>
            <w:vAlign w:val="center"/>
          </w:tcPr>
          <w:p w14:paraId="7F60DE53">
            <w:pPr>
              <w:pStyle w:val="73"/>
              <w:snapToGrid w:val="0"/>
              <w:rPr>
                <w:rFonts w:hint="default"/>
                <w:b w:val="0"/>
                <w:sz w:val="21"/>
                <w:szCs w:val="21"/>
                <w:lang w:eastAsia="zh-Hans"/>
              </w:rPr>
            </w:pPr>
            <w:r>
              <w:rPr>
                <w:rFonts w:hint="default"/>
                <w:b w:val="0"/>
                <w:sz w:val="21"/>
                <w:szCs w:val="21"/>
                <w:lang w:eastAsia="zh-Hans"/>
              </w:rPr>
              <w:t>无</w:t>
            </w:r>
          </w:p>
        </w:tc>
      </w:tr>
      <w:tr w14:paraId="7A2D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restart"/>
            <w:vAlign w:val="center"/>
          </w:tcPr>
          <w:p w14:paraId="0E606A1D">
            <w:pPr>
              <w:pStyle w:val="73"/>
              <w:snapToGrid w:val="0"/>
              <w:rPr>
                <w:rFonts w:hint="default"/>
                <w:b w:val="0"/>
                <w:sz w:val="21"/>
                <w:szCs w:val="21"/>
              </w:rPr>
            </w:pPr>
            <w:r>
              <w:rPr>
                <w:b w:val="0"/>
                <w:sz w:val="21"/>
                <w:szCs w:val="21"/>
              </w:rPr>
              <w:t>网络和通信安全</w:t>
            </w:r>
          </w:p>
        </w:tc>
        <w:tc>
          <w:tcPr>
            <w:tcW w:w="1747" w:type="dxa"/>
            <w:vAlign w:val="center"/>
          </w:tcPr>
          <w:p w14:paraId="3A993DED">
            <w:pPr>
              <w:pStyle w:val="73"/>
              <w:snapToGrid w:val="0"/>
              <w:jc w:val="left"/>
              <w:rPr>
                <w:rFonts w:hint="default"/>
                <w:b w:val="0"/>
                <w:sz w:val="21"/>
                <w:szCs w:val="21"/>
              </w:rPr>
            </w:pPr>
            <w:r>
              <w:rPr>
                <w:b w:val="0"/>
                <w:sz w:val="21"/>
                <w:szCs w:val="21"/>
              </w:rPr>
              <w:t>身份鉴别</w:t>
            </w:r>
          </w:p>
        </w:tc>
        <w:tc>
          <w:tcPr>
            <w:tcW w:w="5730" w:type="dxa"/>
            <w:vAlign w:val="center"/>
          </w:tcPr>
          <w:p w14:paraId="4B0A76C6">
            <w:pPr>
              <w:pStyle w:val="73"/>
              <w:snapToGrid w:val="0"/>
              <w:jc w:val="left"/>
              <w:rPr>
                <w:rFonts w:hint="default"/>
                <w:b w:val="0"/>
                <w:sz w:val="21"/>
                <w:szCs w:val="21"/>
              </w:rPr>
            </w:pPr>
            <w:r>
              <w:rPr>
                <w:b w:val="0"/>
                <w:sz w:val="21"/>
                <w:szCs w:val="21"/>
              </w:rPr>
              <w:t>使用合规的密码技术保证各数据传输通道通信实体身份的真实性，防止非授权设备访问系统。</w:t>
            </w:r>
          </w:p>
        </w:tc>
        <w:tc>
          <w:tcPr>
            <w:tcW w:w="4537" w:type="dxa"/>
            <w:vAlign w:val="center"/>
          </w:tcPr>
          <w:p w14:paraId="54D41442">
            <w:pPr>
              <w:pStyle w:val="73"/>
              <w:snapToGrid w:val="0"/>
              <w:rPr>
                <w:rFonts w:hint="default"/>
                <w:b w:val="0"/>
                <w:sz w:val="21"/>
                <w:szCs w:val="21"/>
                <w:lang w:eastAsia="zh-Hans"/>
              </w:rPr>
            </w:pPr>
            <w:r>
              <w:rPr>
                <w:b w:val="0"/>
                <w:sz w:val="21"/>
                <w:szCs w:val="21"/>
              </w:rPr>
              <w:t>无</w:t>
            </w:r>
          </w:p>
        </w:tc>
      </w:tr>
      <w:tr w14:paraId="3D44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180752AE">
            <w:pPr>
              <w:pStyle w:val="73"/>
              <w:snapToGrid w:val="0"/>
              <w:rPr>
                <w:rFonts w:hint="default"/>
                <w:b w:val="0"/>
                <w:sz w:val="21"/>
                <w:szCs w:val="21"/>
              </w:rPr>
            </w:pPr>
          </w:p>
        </w:tc>
        <w:tc>
          <w:tcPr>
            <w:tcW w:w="1747" w:type="dxa"/>
            <w:vAlign w:val="center"/>
          </w:tcPr>
          <w:p w14:paraId="136D25B3">
            <w:pPr>
              <w:pStyle w:val="73"/>
              <w:snapToGrid w:val="0"/>
              <w:jc w:val="left"/>
              <w:rPr>
                <w:rFonts w:hint="default"/>
                <w:b w:val="0"/>
                <w:sz w:val="21"/>
                <w:szCs w:val="21"/>
              </w:rPr>
            </w:pPr>
            <w:r>
              <w:rPr>
                <w:b w:val="0"/>
                <w:sz w:val="21"/>
                <w:szCs w:val="21"/>
              </w:rPr>
              <w:t>通信数据完整性</w:t>
            </w:r>
          </w:p>
        </w:tc>
        <w:tc>
          <w:tcPr>
            <w:tcW w:w="5730" w:type="dxa"/>
            <w:vAlign w:val="center"/>
          </w:tcPr>
          <w:p w14:paraId="5964B443">
            <w:pPr>
              <w:pStyle w:val="73"/>
              <w:snapToGrid w:val="0"/>
              <w:jc w:val="left"/>
              <w:rPr>
                <w:rFonts w:hint="default"/>
                <w:b w:val="0"/>
                <w:sz w:val="21"/>
                <w:szCs w:val="21"/>
              </w:rPr>
            </w:pPr>
            <w:r>
              <w:rPr>
                <w:b w:val="0"/>
                <w:sz w:val="21"/>
                <w:szCs w:val="21"/>
              </w:rPr>
              <w:t>使用合规的密码技术保证通信过程中数据的完整性，防止数据被非法获取、用户信息泄露、被篡改。</w:t>
            </w:r>
          </w:p>
        </w:tc>
        <w:tc>
          <w:tcPr>
            <w:tcW w:w="4537" w:type="dxa"/>
            <w:vAlign w:val="center"/>
          </w:tcPr>
          <w:p w14:paraId="17C98500">
            <w:pPr>
              <w:pStyle w:val="73"/>
              <w:snapToGrid w:val="0"/>
              <w:rPr>
                <w:rFonts w:hint="default"/>
                <w:b w:val="0"/>
                <w:sz w:val="21"/>
                <w:szCs w:val="21"/>
                <w:lang w:eastAsia="zh-Hans"/>
              </w:rPr>
            </w:pPr>
            <w:r>
              <w:rPr>
                <w:b w:val="0"/>
                <w:sz w:val="21"/>
                <w:szCs w:val="21"/>
              </w:rPr>
              <w:t>无</w:t>
            </w:r>
          </w:p>
        </w:tc>
      </w:tr>
      <w:tr w14:paraId="1D02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0C23FEEA">
            <w:pPr>
              <w:pStyle w:val="73"/>
              <w:snapToGrid w:val="0"/>
              <w:rPr>
                <w:rFonts w:hint="default"/>
                <w:b w:val="0"/>
                <w:sz w:val="21"/>
                <w:szCs w:val="21"/>
              </w:rPr>
            </w:pPr>
          </w:p>
        </w:tc>
        <w:tc>
          <w:tcPr>
            <w:tcW w:w="1747" w:type="dxa"/>
            <w:vAlign w:val="center"/>
          </w:tcPr>
          <w:p w14:paraId="6A9E0180">
            <w:pPr>
              <w:pStyle w:val="73"/>
              <w:snapToGrid w:val="0"/>
              <w:jc w:val="left"/>
              <w:rPr>
                <w:rFonts w:hint="default"/>
                <w:b w:val="0"/>
                <w:sz w:val="21"/>
                <w:szCs w:val="21"/>
              </w:rPr>
            </w:pPr>
            <w:r>
              <w:rPr>
                <w:b w:val="0"/>
                <w:sz w:val="21"/>
                <w:szCs w:val="21"/>
              </w:rPr>
              <w:t>通信过程中重要数据的机密性</w:t>
            </w:r>
          </w:p>
        </w:tc>
        <w:tc>
          <w:tcPr>
            <w:tcW w:w="5730" w:type="dxa"/>
            <w:vAlign w:val="center"/>
          </w:tcPr>
          <w:p w14:paraId="750DD790">
            <w:pPr>
              <w:pStyle w:val="73"/>
              <w:snapToGrid w:val="0"/>
              <w:jc w:val="left"/>
              <w:rPr>
                <w:rFonts w:hint="default"/>
                <w:b w:val="0"/>
                <w:sz w:val="21"/>
                <w:szCs w:val="21"/>
              </w:rPr>
            </w:pPr>
            <w:r>
              <w:rPr>
                <w:b w:val="0"/>
                <w:sz w:val="21"/>
                <w:szCs w:val="21"/>
              </w:rPr>
              <w:t>使用合规的密码技术保证通信过程中重要数据的机密性，防止数据被非法获取、用户信息泄露。</w:t>
            </w:r>
          </w:p>
        </w:tc>
        <w:tc>
          <w:tcPr>
            <w:tcW w:w="4537" w:type="dxa"/>
            <w:vAlign w:val="center"/>
          </w:tcPr>
          <w:p w14:paraId="03685ED7">
            <w:pPr>
              <w:pStyle w:val="73"/>
              <w:snapToGrid w:val="0"/>
              <w:rPr>
                <w:rFonts w:hint="default"/>
                <w:b w:val="0"/>
                <w:sz w:val="21"/>
                <w:szCs w:val="21"/>
                <w:lang w:eastAsia="zh-Hans"/>
              </w:rPr>
            </w:pPr>
            <w:r>
              <w:rPr>
                <w:b w:val="0"/>
                <w:sz w:val="21"/>
                <w:szCs w:val="21"/>
              </w:rPr>
              <w:t>无</w:t>
            </w:r>
          </w:p>
        </w:tc>
      </w:tr>
      <w:tr w14:paraId="12C1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14214C27">
            <w:pPr>
              <w:pStyle w:val="73"/>
              <w:snapToGrid w:val="0"/>
              <w:rPr>
                <w:rFonts w:hint="default"/>
                <w:b w:val="0"/>
                <w:sz w:val="21"/>
                <w:szCs w:val="21"/>
              </w:rPr>
            </w:pPr>
          </w:p>
        </w:tc>
        <w:tc>
          <w:tcPr>
            <w:tcW w:w="1747" w:type="dxa"/>
            <w:vAlign w:val="center"/>
          </w:tcPr>
          <w:p w14:paraId="39660D4D">
            <w:pPr>
              <w:pStyle w:val="73"/>
              <w:snapToGrid w:val="0"/>
              <w:jc w:val="left"/>
              <w:rPr>
                <w:rFonts w:hint="default"/>
                <w:b w:val="0"/>
                <w:sz w:val="21"/>
                <w:szCs w:val="21"/>
              </w:rPr>
            </w:pPr>
            <w:r>
              <w:rPr>
                <w:b w:val="0"/>
                <w:sz w:val="21"/>
                <w:szCs w:val="21"/>
              </w:rPr>
              <w:t>网络边界访问控制信息的完整性</w:t>
            </w:r>
          </w:p>
        </w:tc>
        <w:tc>
          <w:tcPr>
            <w:tcW w:w="5730" w:type="dxa"/>
            <w:vAlign w:val="center"/>
          </w:tcPr>
          <w:p w14:paraId="3C392E3D">
            <w:pPr>
              <w:pStyle w:val="73"/>
              <w:snapToGrid w:val="0"/>
              <w:jc w:val="left"/>
              <w:rPr>
                <w:rFonts w:hint="default"/>
                <w:b w:val="0"/>
                <w:sz w:val="21"/>
                <w:szCs w:val="21"/>
              </w:rPr>
            </w:pPr>
            <w:r>
              <w:rPr>
                <w:b w:val="0"/>
                <w:sz w:val="21"/>
                <w:szCs w:val="21"/>
              </w:rPr>
              <w:t>使用合规的密码技术保证网络边界设备中访问控制信息的完整性，防止网络边界访问控制信息被非授权篡改。</w:t>
            </w:r>
          </w:p>
        </w:tc>
        <w:tc>
          <w:tcPr>
            <w:tcW w:w="4537" w:type="dxa"/>
            <w:vAlign w:val="center"/>
          </w:tcPr>
          <w:p w14:paraId="378AB2A9">
            <w:pPr>
              <w:pStyle w:val="73"/>
              <w:snapToGrid w:val="0"/>
              <w:rPr>
                <w:rFonts w:hint="default"/>
                <w:b w:val="0"/>
                <w:sz w:val="21"/>
                <w:szCs w:val="21"/>
                <w:lang w:eastAsia="zh-Hans"/>
              </w:rPr>
            </w:pPr>
            <w:r>
              <w:rPr>
                <w:b w:val="0"/>
                <w:sz w:val="21"/>
                <w:szCs w:val="21"/>
              </w:rPr>
              <w:t>无</w:t>
            </w:r>
          </w:p>
        </w:tc>
      </w:tr>
      <w:tr w14:paraId="726634CD">
        <w:tblPrEx>
          <w:tblCellMar>
            <w:top w:w="0" w:type="dxa"/>
            <w:left w:w="108" w:type="dxa"/>
            <w:bottom w:w="0" w:type="dxa"/>
            <w:right w:w="108" w:type="dxa"/>
          </w:tblCellMar>
        </w:tblPrEx>
        <w:trPr>
          <w:tblHeader/>
          <w:jc w:val="center"/>
        </w:trPr>
        <w:tc>
          <w:tcPr>
            <w:tcW w:w="2205" w:type="dxa"/>
            <w:vMerge w:val="continue"/>
            <w:vAlign w:val="center"/>
          </w:tcPr>
          <w:p w14:paraId="1D517497">
            <w:pPr>
              <w:pStyle w:val="73"/>
              <w:snapToGrid w:val="0"/>
              <w:rPr>
                <w:rFonts w:hint="default"/>
                <w:b w:val="0"/>
                <w:sz w:val="21"/>
                <w:szCs w:val="21"/>
              </w:rPr>
            </w:pPr>
          </w:p>
        </w:tc>
        <w:tc>
          <w:tcPr>
            <w:tcW w:w="1747" w:type="dxa"/>
            <w:vAlign w:val="center"/>
          </w:tcPr>
          <w:p w14:paraId="677F641C">
            <w:pPr>
              <w:pStyle w:val="73"/>
              <w:snapToGrid w:val="0"/>
              <w:jc w:val="left"/>
              <w:rPr>
                <w:rFonts w:hint="default"/>
                <w:b w:val="0"/>
                <w:sz w:val="21"/>
                <w:szCs w:val="21"/>
              </w:rPr>
            </w:pPr>
            <w:r>
              <w:rPr>
                <w:b w:val="0"/>
                <w:sz w:val="21"/>
                <w:szCs w:val="21"/>
              </w:rPr>
              <w:t>安全接入认证</w:t>
            </w:r>
          </w:p>
        </w:tc>
        <w:tc>
          <w:tcPr>
            <w:tcW w:w="5730" w:type="dxa"/>
            <w:vAlign w:val="center"/>
          </w:tcPr>
          <w:p w14:paraId="3C468882">
            <w:pPr>
              <w:pStyle w:val="73"/>
              <w:snapToGrid w:val="0"/>
              <w:jc w:val="left"/>
              <w:rPr>
                <w:rFonts w:hint="default"/>
                <w:b w:val="0"/>
                <w:sz w:val="21"/>
                <w:szCs w:val="21"/>
              </w:rPr>
            </w:pPr>
            <w:r>
              <w:rPr>
                <w:b w:val="0"/>
                <w:sz w:val="21"/>
                <w:szCs w:val="21"/>
              </w:rPr>
              <w:t>不适用</w:t>
            </w:r>
          </w:p>
        </w:tc>
        <w:tc>
          <w:tcPr>
            <w:tcW w:w="4537" w:type="dxa"/>
            <w:vAlign w:val="center"/>
          </w:tcPr>
          <w:p w14:paraId="52DED080">
            <w:pPr>
              <w:pStyle w:val="73"/>
              <w:snapToGrid w:val="0"/>
              <w:jc w:val="left"/>
              <w:rPr>
                <w:rFonts w:hint="default"/>
                <w:b w:val="0"/>
                <w:sz w:val="21"/>
                <w:szCs w:val="21"/>
              </w:rPr>
            </w:pPr>
            <w:r>
              <w:rPr>
                <w:b w:val="0"/>
                <w:sz w:val="21"/>
                <w:szCs w:val="21"/>
              </w:rPr>
              <w:t>根据GB/T 39786-2021 《信息安全技术 信息系统密码应用基本要求》对等级保护第三级信息系统的密码应用技术要求，安全接入认证项应用要求为“可”，同时接入系统的设备无安全接入认证需求，故本项目不涉及对从外部连接到内部网络的设备身份的真实性保护。</w:t>
            </w:r>
          </w:p>
        </w:tc>
      </w:tr>
      <w:tr w14:paraId="0670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3FEA6E87">
            <w:pPr>
              <w:pStyle w:val="73"/>
              <w:snapToGrid w:val="0"/>
              <w:rPr>
                <w:rFonts w:hint="default"/>
                <w:b w:val="0"/>
                <w:sz w:val="21"/>
                <w:szCs w:val="21"/>
              </w:rPr>
            </w:pPr>
          </w:p>
        </w:tc>
        <w:tc>
          <w:tcPr>
            <w:tcW w:w="1747" w:type="dxa"/>
            <w:vAlign w:val="center"/>
          </w:tcPr>
          <w:p w14:paraId="604366F1">
            <w:pPr>
              <w:pStyle w:val="73"/>
              <w:snapToGrid w:val="0"/>
              <w:jc w:val="left"/>
              <w:rPr>
                <w:rFonts w:hint="default"/>
                <w:b w:val="0"/>
                <w:sz w:val="21"/>
                <w:szCs w:val="21"/>
              </w:rPr>
            </w:pPr>
            <w:r>
              <w:rPr>
                <w:b w:val="0"/>
                <w:sz w:val="21"/>
                <w:szCs w:val="21"/>
              </w:rPr>
              <w:t>密码服务</w:t>
            </w:r>
          </w:p>
        </w:tc>
        <w:tc>
          <w:tcPr>
            <w:tcW w:w="5730" w:type="dxa"/>
            <w:vAlign w:val="center"/>
          </w:tcPr>
          <w:p w14:paraId="7CB71923">
            <w:pPr>
              <w:pStyle w:val="73"/>
              <w:snapToGrid w:val="0"/>
              <w:jc w:val="left"/>
              <w:rPr>
                <w:rFonts w:hint="default"/>
                <w:b w:val="0"/>
                <w:sz w:val="21"/>
                <w:szCs w:val="21"/>
              </w:rPr>
            </w:pPr>
            <w:r>
              <w:rPr>
                <w:b w:val="0"/>
                <w:sz w:val="21"/>
                <w:szCs w:val="21"/>
              </w:rPr>
              <w:t>以上如采用密码服务，该密码服务应符合法律法规的相关要求，需依法接受检测认证的，应经商用密码认证机构认证合格。</w:t>
            </w:r>
          </w:p>
        </w:tc>
        <w:tc>
          <w:tcPr>
            <w:tcW w:w="4537" w:type="dxa"/>
            <w:vAlign w:val="center"/>
          </w:tcPr>
          <w:p w14:paraId="2863E562">
            <w:pPr>
              <w:pStyle w:val="73"/>
              <w:snapToGrid w:val="0"/>
              <w:rPr>
                <w:rFonts w:hint="default"/>
                <w:b w:val="0"/>
                <w:sz w:val="21"/>
                <w:szCs w:val="21"/>
                <w:lang w:eastAsia="zh-Hans"/>
              </w:rPr>
            </w:pPr>
            <w:r>
              <w:rPr>
                <w:b w:val="0"/>
                <w:sz w:val="21"/>
                <w:szCs w:val="21"/>
              </w:rPr>
              <w:t>无</w:t>
            </w:r>
          </w:p>
        </w:tc>
      </w:tr>
      <w:tr w14:paraId="68C1D897">
        <w:tblPrEx>
          <w:tblCellMar>
            <w:top w:w="0" w:type="dxa"/>
            <w:left w:w="108" w:type="dxa"/>
            <w:bottom w:w="0" w:type="dxa"/>
            <w:right w:w="108" w:type="dxa"/>
          </w:tblCellMar>
        </w:tblPrEx>
        <w:trPr>
          <w:tblHeader/>
          <w:jc w:val="center"/>
        </w:trPr>
        <w:tc>
          <w:tcPr>
            <w:tcW w:w="2205" w:type="dxa"/>
            <w:vMerge w:val="continue"/>
            <w:vAlign w:val="center"/>
          </w:tcPr>
          <w:p w14:paraId="51AFDB25">
            <w:pPr>
              <w:pStyle w:val="73"/>
              <w:snapToGrid w:val="0"/>
              <w:rPr>
                <w:rFonts w:hint="default"/>
                <w:b w:val="0"/>
                <w:sz w:val="21"/>
                <w:szCs w:val="21"/>
              </w:rPr>
            </w:pPr>
          </w:p>
        </w:tc>
        <w:tc>
          <w:tcPr>
            <w:tcW w:w="1747" w:type="dxa"/>
            <w:vAlign w:val="center"/>
          </w:tcPr>
          <w:p w14:paraId="598AF325">
            <w:pPr>
              <w:pStyle w:val="73"/>
              <w:snapToGrid w:val="0"/>
              <w:jc w:val="left"/>
              <w:rPr>
                <w:rFonts w:hint="default"/>
                <w:b w:val="0"/>
                <w:sz w:val="21"/>
                <w:szCs w:val="21"/>
              </w:rPr>
            </w:pPr>
            <w:r>
              <w:rPr>
                <w:b w:val="0"/>
                <w:sz w:val="21"/>
                <w:szCs w:val="21"/>
              </w:rPr>
              <w:t>密码产品</w:t>
            </w:r>
          </w:p>
        </w:tc>
        <w:tc>
          <w:tcPr>
            <w:tcW w:w="5730" w:type="dxa"/>
            <w:vAlign w:val="center"/>
          </w:tcPr>
          <w:p w14:paraId="4FA0156D">
            <w:pPr>
              <w:pStyle w:val="73"/>
              <w:snapToGrid w:val="0"/>
              <w:jc w:val="left"/>
              <w:rPr>
                <w:rFonts w:hint="default"/>
                <w:b w:val="0"/>
                <w:sz w:val="21"/>
                <w:szCs w:val="21"/>
              </w:rPr>
            </w:pPr>
            <w:r>
              <w:rPr>
                <w:b w:val="0"/>
                <w:sz w:val="21"/>
                <w:szCs w:val="21"/>
              </w:rPr>
              <w:t>以上采用的密码产品，应达到GB/T 37092-2018《信息安全技术 密码模块安全要求》二级及以上安全要求。</w:t>
            </w:r>
          </w:p>
        </w:tc>
        <w:tc>
          <w:tcPr>
            <w:tcW w:w="4537" w:type="dxa"/>
            <w:vAlign w:val="center"/>
          </w:tcPr>
          <w:p w14:paraId="647305D1">
            <w:pPr>
              <w:pStyle w:val="73"/>
              <w:snapToGrid w:val="0"/>
              <w:rPr>
                <w:rFonts w:hint="default"/>
                <w:b w:val="0"/>
                <w:sz w:val="21"/>
                <w:szCs w:val="21"/>
                <w:lang w:eastAsia="zh-Hans"/>
              </w:rPr>
            </w:pPr>
            <w:r>
              <w:rPr>
                <w:b w:val="0"/>
                <w:sz w:val="21"/>
                <w:szCs w:val="21"/>
              </w:rPr>
              <w:t>无</w:t>
            </w:r>
          </w:p>
        </w:tc>
      </w:tr>
      <w:tr w14:paraId="19B1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restart"/>
            <w:vAlign w:val="center"/>
          </w:tcPr>
          <w:p w14:paraId="5BD5AE5A">
            <w:pPr>
              <w:pStyle w:val="73"/>
              <w:snapToGrid w:val="0"/>
              <w:rPr>
                <w:rFonts w:hint="default"/>
                <w:b w:val="0"/>
                <w:sz w:val="21"/>
                <w:szCs w:val="21"/>
              </w:rPr>
            </w:pPr>
            <w:r>
              <w:rPr>
                <w:b w:val="0"/>
                <w:sz w:val="21"/>
                <w:szCs w:val="21"/>
              </w:rPr>
              <w:t>设备和计算安全</w:t>
            </w:r>
          </w:p>
        </w:tc>
        <w:tc>
          <w:tcPr>
            <w:tcW w:w="1747" w:type="dxa"/>
            <w:vAlign w:val="center"/>
          </w:tcPr>
          <w:p w14:paraId="36E65B85">
            <w:pPr>
              <w:pStyle w:val="73"/>
              <w:snapToGrid w:val="0"/>
              <w:jc w:val="left"/>
              <w:rPr>
                <w:rFonts w:hint="default"/>
                <w:b w:val="0"/>
                <w:sz w:val="21"/>
                <w:szCs w:val="21"/>
              </w:rPr>
            </w:pPr>
            <w:r>
              <w:rPr>
                <w:b w:val="0"/>
                <w:sz w:val="21"/>
                <w:szCs w:val="21"/>
              </w:rPr>
              <w:t>身份鉴别</w:t>
            </w:r>
          </w:p>
        </w:tc>
        <w:tc>
          <w:tcPr>
            <w:tcW w:w="5730" w:type="dxa"/>
            <w:vAlign w:val="center"/>
          </w:tcPr>
          <w:p w14:paraId="2015387B">
            <w:pPr>
              <w:pStyle w:val="73"/>
              <w:snapToGrid w:val="0"/>
              <w:jc w:val="left"/>
              <w:rPr>
                <w:rFonts w:hint="default"/>
                <w:b w:val="0"/>
                <w:sz w:val="21"/>
                <w:szCs w:val="21"/>
              </w:rPr>
            </w:pPr>
            <w:r>
              <w:rPr>
                <w:b w:val="0"/>
                <w:sz w:val="21"/>
                <w:szCs w:val="21"/>
              </w:rPr>
              <w:t>使用合规的密码技术对登录堡垒机对系统设备进行运维管理的管理员用户的身份真实性进行识别和确认，防止假冒人员登录。</w:t>
            </w:r>
          </w:p>
        </w:tc>
        <w:tc>
          <w:tcPr>
            <w:tcW w:w="4537" w:type="dxa"/>
            <w:vAlign w:val="center"/>
          </w:tcPr>
          <w:p w14:paraId="5AAE6A96">
            <w:pPr>
              <w:pStyle w:val="73"/>
              <w:snapToGrid w:val="0"/>
              <w:rPr>
                <w:rFonts w:hint="default"/>
                <w:b w:val="0"/>
                <w:sz w:val="21"/>
                <w:szCs w:val="21"/>
              </w:rPr>
            </w:pPr>
            <w:r>
              <w:rPr>
                <w:b w:val="0"/>
                <w:sz w:val="21"/>
                <w:szCs w:val="21"/>
              </w:rPr>
              <w:t>无</w:t>
            </w:r>
          </w:p>
        </w:tc>
      </w:tr>
      <w:tr w14:paraId="164F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44C91CCA">
            <w:pPr>
              <w:pStyle w:val="73"/>
              <w:snapToGrid w:val="0"/>
              <w:rPr>
                <w:rFonts w:hint="default"/>
                <w:b w:val="0"/>
                <w:sz w:val="21"/>
                <w:szCs w:val="21"/>
              </w:rPr>
            </w:pPr>
          </w:p>
        </w:tc>
        <w:tc>
          <w:tcPr>
            <w:tcW w:w="1747" w:type="dxa"/>
            <w:vAlign w:val="center"/>
          </w:tcPr>
          <w:p w14:paraId="73219DCB">
            <w:pPr>
              <w:pStyle w:val="73"/>
              <w:snapToGrid w:val="0"/>
              <w:jc w:val="left"/>
              <w:rPr>
                <w:rFonts w:hint="default"/>
                <w:b w:val="0"/>
                <w:sz w:val="21"/>
                <w:szCs w:val="21"/>
              </w:rPr>
            </w:pPr>
            <w:r>
              <w:rPr>
                <w:b w:val="0"/>
                <w:sz w:val="21"/>
                <w:szCs w:val="21"/>
              </w:rPr>
              <w:t>远程管理通道安全</w:t>
            </w:r>
          </w:p>
        </w:tc>
        <w:tc>
          <w:tcPr>
            <w:tcW w:w="5730" w:type="dxa"/>
            <w:vAlign w:val="center"/>
          </w:tcPr>
          <w:p w14:paraId="5246D401">
            <w:pPr>
              <w:pStyle w:val="73"/>
              <w:snapToGrid w:val="0"/>
              <w:jc w:val="left"/>
              <w:rPr>
                <w:rFonts w:hint="default"/>
                <w:b w:val="0"/>
                <w:sz w:val="21"/>
                <w:szCs w:val="21"/>
              </w:rPr>
            </w:pPr>
            <w:r>
              <w:rPr>
                <w:b w:val="0"/>
                <w:sz w:val="21"/>
                <w:szCs w:val="21"/>
              </w:rPr>
              <w:t>使用合规的密码技术，建立对系统设备进行管理的安全信息传输通道，防止设备被非法人员登录，远程登录设备时身份鉴别数据被非法获取或非法使用。</w:t>
            </w:r>
          </w:p>
        </w:tc>
        <w:tc>
          <w:tcPr>
            <w:tcW w:w="4537" w:type="dxa"/>
            <w:vAlign w:val="center"/>
          </w:tcPr>
          <w:p w14:paraId="0FDA8FBE">
            <w:pPr>
              <w:pStyle w:val="73"/>
              <w:snapToGrid w:val="0"/>
              <w:rPr>
                <w:rFonts w:hint="default"/>
                <w:b w:val="0"/>
                <w:sz w:val="21"/>
                <w:szCs w:val="21"/>
              </w:rPr>
            </w:pPr>
            <w:r>
              <w:rPr>
                <w:b w:val="0"/>
                <w:sz w:val="21"/>
                <w:szCs w:val="21"/>
              </w:rPr>
              <w:t>无</w:t>
            </w:r>
          </w:p>
        </w:tc>
      </w:tr>
      <w:tr w14:paraId="2AB7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518C07C3">
            <w:pPr>
              <w:pStyle w:val="73"/>
              <w:snapToGrid w:val="0"/>
              <w:rPr>
                <w:rFonts w:hint="default"/>
                <w:b w:val="0"/>
                <w:sz w:val="21"/>
                <w:szCs w:val="21"/>
              </w:rPr>
            </w:pPr>
          </w:p>
        </w:tc>
        <w:tc>
          <w:tcPr>
            <w:tcW w:w="1747" w:type="dxa"/>
            <w:vAlign w:val="center"/>
          </w:tcPr>
          <w:p w14:paraId="19927014">
            <w:pPr>
              <w:pStyle w:val="73"/>
              <w:snapToGrid w:val="0"/>
              <w:jc w:val="left"/>
              <w:rPr>
                <w:rFonts w:hint="default"/>
                <w:b w:val="0"/>
                <w:sz w:val="21"/>
                <w:szCs w:val="21"/>
              </w:rPr>
            </w:pPr>
            <w:r>
              <w:rPr>
                <w:b w:val="0"/>
                <w:sz w:val="21"/>
                <w:szCs w:val="21"/>
              </w:rPr>
              <w:t>系统资源访问控制信息完整性</w:t>
            </w:r>
          </w:p>
        </w:tc>
        <w:tc>
          <w:tcPr>
            <w:tcW w:w="5730" w:type="dxa"/>
            <w:vAlign w:val="center"/>
          </w:tcPr>
          <w:p w14:paraId="03AFE47E">
            <w:pPr>
              <w:pStyle w:val="73"/>
              <w:snapToGrid w:val="0"/>
              <w:jc w:val="left"/>
              <w:rPr>
                <w:rFonts w:hint="default"/>
                <w:b w:val="0"/>
                <w:sz w:val="21"/>
                <w:szCs w:val="21"/>
              </w:rPr>
            </w:pPr>
            <w:r>
              <w:rPr>
                <w:b w:val="0"/>
                <w:sz w:val="21"/>
                <w:szCs w:val="21"/>
              </w:rPr>
              <w:t>使用合规的密码技术保护计算机、服务器等设备中系统资源访问控制信息，防止被非授权篡改。</w:t>
            </w:r>
          </w:p>
        </w:tc>
        <w:tc>
          <w:tcPr>
            <w:tcW w:w="4537" w:type="dxa"/>
            <w:vAlign w:val="center"/>
          </w:tcPr>
          <w:p w14:paraId="5EB963B4">
            <w:pPr>
              <w:pStyle w:val="73"/>
              <w:snapToGrid w:val="0"/>
              <w:rPr>
                <w:rFonts w:hint="default"/>
                <w:b w:val="0"/>
                <w:sz w:val="21"/>
                <w:szCs w:val="21"/>
              </w:rPr>
            </w:pPr>
            <w:r>
              <w:rPr>
                <w:b w:val="0"/>
                <w:sz w:val="21"/>
                <w:szCs w:val="21"/>
              </w:rPr>
              <w:t>无</w:t>
            </w:r>
          </w:p>
        </w:tc>
      </w:tr>
      <w:tr w14:paraId="6EEB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386FDE70">
            <w:pPr>
              <w:pStyle w:val="73"/>
              <w:snapToGrid w:val="0"/>
              <w:rPr>
                <w:rFonts w:hint="default"/>
                <w:b w:val="0"/>
                <w:sz w:val="21"/>
                <w:szCs w:val="21"/>
              </w:rPr>
            </w:pPr>
          </w:p>
        </w:tc>
        <w:tc>
          <w:tcPr>
            <w:tcW w:w="1747" w:type="dxa"/>
            <w:vAlign w:val="center"/>
          </w:tcPr>
          <w:p w14:paraId="317AB517">
            <w:pPr>
              <w:pStyle w:val="73"/>
              <w:snapToGrid w:val="0"/>
              <w:jc w:val="left"/>
              <w:rPr>
                <w:rFonts w:hint="default"/>
                <w:b w:val="0"/>
                <w:sz w:val="21"/>
                <w:szCs w:val="21"/>
              </w:rPr>
            </w:pPr>
            <w:r>
              <w:rPr>
                <w:b w:val="0"/>
                <w:sz w:val="21"/>
                <w:szCs w:val="21"/>
              </w:rPr>
              <w:t>重要信息资源安全标记完整性</w:t>
            </w:r>
          </w:p>
        </w:tc>
        <w:tc>
          <w:tcPr>
            <w:tcW w:w="5730" w:type="dxa"/>
            <w:vAlign w:val="center"/>
          </w:tcPr>
          <w:p w14:paraId="7110D7D2">
            <w:pPr>
              <w:pStyle w:val="73"/>
              <w:snapToGrid w:val="0"/>
              <w:jc w:val="left"/>
              <w:rPr>
                <w:rFonts w:hint="default"/>
                <w:b w:val="0"/>
                <w:sz w:val="21"/>
                <w:szCs w:val="21"/>
              </w:rPr>
            </w:pPr>
            <w:r>
              <w:rPr>
                <w:b w:val="0"/>
                <w:sz w:val="21"/>
                <w:szCs w:val="21"/>
              </w:rPr>
              <w:t>不适用</w:t>
            </w:r>
          </w:p>
        </w:tc>
        <w:tc>
          <w:tcPr>
            <w:tcW w:w="4537" w:type="dxa"/>
            <w:vAlign w:val="center"/>
          </w:tcPr>
          <w:p w14:paraId="237929D8">
            <w:pPr>
              <w:pStyle w:val="73"/>
              <w:snapToGrid w:val="0"/>
              <w:jc w:val="left"/>
              <w:rPr>
                <w:rFonts w:hint="default"/>
                <w:b w:val="0"/>
                <w:sz w:val="21"/>
                <w:szCs w:val="21"/>
              </w:rPr>
            </w:pPr>
            <w:r>
              <w:rPr>
                <w:b w:val="0"/>
                <w:sz w:val="21"/>
                <w:szCs w:val="21"/>
              </w:rPr>
              <w:t>本系统未设置重要信息资源安全标记，在本次密码应用建设及测评时，可作为不适用项。</w:t>
            </w:r>
          </w:p>
        </w:tc>
      </w:tr>
      <w:tr w14:paraId="7C45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1D728F0C">
            <w:pPr>
              <w:pStyle w:val="73"/>
              <w:snapToGrid w:val="0"/>
              <w:rPr>
                <w:rFonts w:hint="default"/>
                <w:b w:val="0"/>
                <w:sz w:val="21"/>
                <w:szCs w:val="21"/>
              </w:rPr>
            </w:pPr>
          </w:p>
        </w:tc>
        <w:tc>
          <w:tcPr>
            <w:tcW w:w="1747" w:type="dxa"/>
            <w:vAlign w:val="center"/>
          </w:tcPr>
          <w:p w14:paraId="4DC34F0A">
            <w:pPr>
              <w:pStyle w:val="73"/>
              <w:snapToGrid w:val="0"/>
              <w:jc w:val="left"/>
              <w:rPr>
                <w:rFonts w:hint="default"/>
                <w:b w:val="0"/>
                <w:sz w:val="21"/>
                <w:szCs w:val="21"/>
              </w:rPr>
            </w:pPr>
            <w:r>
              <w:rPr>
                <w:b w:val="0"/>
                <w:sz w:val="21"/>
                <w:szCs w:val="21"/>
              </w:rPr>
              <w:t>日志记录完整性</w:t>
            </w:r>
          </w:p>
        </w:tc>
        <w:tc>
          <w:tcPr>
            <w:tcW w:w="5730" w:type="dxa"/>
            <w:vAlign w:val="center"/>
          </w:tcPr>
          <w:p w14:paraId="11F23894">
            <w:pPr>
              <w:pStyle w:val="73"/>
              <w:snapToGrid w:val="0"/>
              <w:jc w:val="left"/>
              <w:rPr>
                <w:rFonts w:hint="default"/>
                <w:b w:val="0"/>
                <w:sz w:val="21"/>
                <w:szCs w:val="21"/>
              </w:rPr>
            </w:pPr>
            <w:r>
              <w:rPr>
                <w:b w:val="0"/>
                <w:sz w:val="21"/>
                <w:szCs w:val="21"/>
              </w:rPr>
              <w:t>使用合规的密码技术保护计算机、服务器等设备中日志记录完整性，防止设备日志记录被非授权篡改。</w:t>
            </w:r>
          </w:p>
        </w:tc>
        <w:tc>
          <w:tcPr>
            <w:tcW w:w="4537" w:type="dxa"/>
            <w:vAlign w:val="center"/>
          </w:tcPr>
          <w:p w14:paraId="7E7A2E83">
            <w:pPr>
              <w:pStyle w:val="73"/>
              <w:snapToGrid w:val="0"/>
              <w:rPr>
                <w:rFonts w:hint="default"/>
                <w:b w:val="0"/>
                <w:sz w:val="21"/>
                <w:szCs w:val="21"/>
              </w:rPr>
            </w:pPr>
            <w:r>
              <w:rPr>
                <w:b w:val="0"/>
                <w:sz w:val="21"/>
                <w:szCs w:val="21"/>
              </w:rPr>
              <w:t>无</w:t>
            </w:r>
          </w:p>
        </w:tc>
      </w:tr>
      <w:tr w14:paraId="44CE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46881BB5">
            <w:pPr>
              <w:pStyle w:val="73"/>
              <w:snapToGrid w:val="0"/>
              <w:rPr>
                <w:rFonts w:hint="default"/>
                <w:b w:val="0"/>
                <w:sz w:val="21"/>
                <w:szCs w:val="21"/>
              </w:rPr>
            </w:pPr>
          </w:p>
        </w:tc>
        <w:tc>
          <w:tcPr>
            <w:tcW w:w="1747" w:type="dxa"/>
            <w:vAlign w:val="center"/>
          </w:tcPr>
          <w:p w14:paraId="20DEBE69">
            <w:pPr>
              <w:pStyle w:val="73"/>
              <w:snapToGrid w:val="0"/>
              <w:jc w:val="left"/>
              <w:rPr>
                <w:rFonts w:hint="default"/>
                <w:b w:val="0"/>
                <w:sz w:val="21"/>
                <w:szCs w:val="21"/>
              </w:rPr>
            </w:pPr>
            <w:r>
              <w:rPr>
                <w:b w:val="0"/>
                <w:sz w:val="21"/>
                <w:szCs w:val="21"/>
              </w:rPr>
              <w:t>重要可执行程序完整性、重要可执行程序来源真实性</w:t>
            </w:r>
          </w:p>
        </w:tc>
        <w:tc>
          <w:tcPr>
            <w:tcW w:w="5730" w:type="dxa"/>
            <w:vAlign w:val="center"/>
          </w:tcPr>
          <w:p w14:paraId="753FFD16">
            <w:pPr>
              <w:pStyle w:val="73"/>
              <w:snapToGrid w:val="0"/>
              <w:jc w:val="left"/>
              <w:rPr>
                <w:rFonts w:hint="default"/>
                <w:b w:val="0"/>
                <w:sz w:val="21"/>
                <w:szCs w:val="21"/>
              </w:rPr>
            </w:pPr>
            <w:r>
              <w:rPr>
                <w:b w:val="0"/>
                <w:sz w:val="21"/>
                <w:szCs w:val="21"/>
              </w:rPr>
              <w:t>使用合规的密码技术保护计算机、服务器等设备中重要可执行程序的完整性、重要可执行程序来源真实性，防止设备内重要程序和文件的来源不可信。</w:t>
            </w:r>
          </w:p>
        </w:tc>
        <w:tc>
          <w:tcPr>
            <w:tcW w:w="4537" w:type="dxa"/>
            <w:vAlign w:val="center"/>
          </w:tcPr>
          <w:p w14:paraId="636B41FA">
            <w:pPr>
              <w:pStyle w:val="73"/>
              <w:snapToGrid w:val="0"/>
              <w:rPr>
                <w:rFonts w:hint="default"/>
                <w:b w:val="0"/>
                <w:sz w:val="21"/>
                <w:szCs w:val="21"/>
              </w:rPr>
            </w:pPr>
            <w:r>
              <w:rPr>
                <w:b w:val="0"/>
                <w:sz w:val="21"/>
                <w:szCs w:val="21"/>
              </w:rPr>
              <w:t>无</w:t>
            </w:r>
          </w:p>
        </w:tc>
      </w:tr>
      <w:tr w14:paraId="51DC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29FAD24E">
            <w:pPr>
              <w:pStyle w:val="73"/>
              <w:snapToGrid w:val="0"/>
              <w:rPr>
                <w:rFonts w:hint="default"/>
                <w:b w:val="0"/>
                <w:sz w:val="21"/>
                <w:szCs w:val="21"/>
              </w:rPr>
            </w:pPr>
          </w:p>
        </w:tc>
        <w:tc>
          <w:tcPr>
            <w:tcW w:w="1747" w:type="dxa"/>
            <w:vAlign w:val="center"/>
          </w:tcPr>
          <w:p w14:paraId="07315AD2">
            <w:pPr>
              <w:pStyle w:val="73"/>
              <w:snapToGrid w:val="0"/>
              <w:jc w:val="left"/>
              <w:rPr>
                <w:rFonts w:hint="default"/>
                <w:b w:val="0"/>
                <w:sz w:val="21"/>
                <w:szCs w:val="21"/>
              </w:rPr>
            </w:pPr>
            <w:r>
              <w:rPr>
                <w:b w:val="0"/>
                <w:sz w:val="21"/>
                <w:szCs w:val="21"/>
              </w:rPr>
              <w:t>密码服务</w:t>
            </w:r>
          </w:p>
        </w:tc>
        <w:tc>
          <w:tcPr>
            <w:tcW w:w="5730" w:type="dxa"/>
            <w:vAlign w:val="center"/>
          </w:tcPr>
          <w:p w14:paraId="52D305F9">
            <w:pPr>
              <w:pStyle w:val="73"/>
              <w:snapToGrid w:val="0"/>
              <w:jc w:val="left"/>
              <w:rPr>
                <w:rFonts w:hint="default"/>
                <w:b w:val="0"/>
                <w:sz w:val="21"/>
                <w:szCs w:val="21"/>
              </w:rPr>
            </w:pPr>
            <w:r>
              <w:rPr>
                <w:b w:val="0"/>
                <w:sz w:val="21"/>
                <w:szCs w:val="21"/>
              </w:rPr>
              <w:t>以上如采用密码服务，该密码服务应符合法律法规的相关要求，需依法接受检测认证的，应经商用密码认证机构认证合格。</w:t>
            </w:r>
          </w:p>
        </w:tc>
        <w:tc>
          <w:tcPr>
            <w:tcW w:w="4537" w:type="dxa"/>
            <w:vAlign w:val="center"/>
          </w:tcPr>
          <w:p w14:paraId="15B3E77B">
            <w:pPr>
              <w:pStyle w:val="73"/>
              <w:snapToGrid w:val="0"/>
              <w:rPr>
                <w:rFonts w:hint="default"/>
                <w:b w:val="0"/>
                <w:sz w:val="21"/>
                <w:szCs w:val="21"/>
              </w:rPr>
            </w:pPr>
            <w:r>
              <w:rPr>
                <w:b w:val="0"/>
                <w:sz w:val="21"/>
                <w:szCs w:val="21"/>
              </w:rPr>
              <w:t>无</w:t>
            </w:r>
          </w:p>
        </w:tc>
      </w:tr>
      <w:tr w14:paraId="129E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39B1C114">
            <w:pPr>
              <w:pStyle w:val="73"/>
              <w:snapToGrid w:val="0"/>
              <w:rPr>
                <w:rFonts w:hint="default"/>
                <w:b w:val="0"/>
                <w:sz w:val="21"/>
                <w:szCs w:val="21"/>
              </w:rPr>
            </w:pPr>
          </w:p>
        </w:tc>
        <w:tc>
          <w:tcPr>
            <w:tcW w:w="1747" w:type="dxa"/>
            <w:vAlign w:val="center"/>
          </w:tcPr>
          <w:p w14:paraId="0E1E9B96">
            <w:pPr>
              <w:pStyle w:val="73"/>
              <w:snapToGrid w:val="0"/>
              <w:jc w:val="left"/>
              <w:rPr>
                <w:rFonts w:hint="default"/>
                <w:b w:val="0"/>
                <w:sz w:val="21"/>
                <w:szCs w:val="21"/>
              </w:rPr>
            </w:pPr>
            <w:r>
              <w:rPr>
                <w:b w:val="0"/>
                <w:sz w:val="21"/>
                <w:szCs w:val="21"/>
              </w:rPr>
              <w:t>密码产品</w:t>
            </w:r>
          </w:p>
        </w:tc>
        <w:tc>
          <w:tcPr>
            <w:tcW w:w="5730" w:type="dxa"/>
            <w:vAlign w:val="center"/>
          </w:tcPr>
          <w:p w14:paraId="491BA5FA">
            <w:pPr>
              <w:pStyle w:val="73"/>
              <w:snapToGrid w:val="0"/>
              <w:jc w:val="left"/>
              <w:rPr>
                <w:rFonts w:hint="default"/>
                <w:b w:val="0"/>
                <w:sz w:val="21"/>
                <w:szCs w:val="21"/>
              </w:rPr>
            </w:pPr>
            <w:r>
              <w:rPr>
                <w:b w:val="0"/>
                <w:sz w:val="21"/>
                <w:szCs w:val="21"/>
              </w:rPr>
              <w:t>以上采用的密码产品，应达到GB/T 37092-2012《信息安全技术 密码模块安全要求》二级及以上安全要求。</w:t>
            </w:r>
          </w:p>
        </w:tc>
        <w:tc>
          <w:tcPr>
            <w:tcW w:w="4537" w:type="dxa"/>
            <w:vAlign w:val="center"/>
          </w:tcPr>
          <w:p w14:paraId="2D8BE630">
            <w:pPr>
              <w:pStyle w:val="73"/>
              <w:snapToGrid w:val="0"/>
              <w:rPr>
                <w:rFonts w:hint="default"/>
                <w:b w:val="0"/>
                <w:sz w:val="21"/>
                <w:szCs w:val="21"/>
              </w:rPr>
            </w:pPr>
            <w:r>
              <w:rPr>
                <w:b w:val="0"/>
                <w:sz w:val="21"/>
                <w:szCs w:val="21"/>
              </w:rPr>
              <w:t>无</w:t>
            </w:r>
          </w:p>
        </w:tc>
      </w:tr>
      <w:tr w14:paraId="44DF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restart"/>
            <w:vAlign w:val="center"/>
          </w:tcPr>
          <w:p w14:paraId="55F9F5DF">
            <w:pPr>
              <w:pStyle w:val="73"/>
              <w:snapToGrid w:val="0"/>
              <w:rPr>
                <w:rFonts w:hint="default"/>
                <w:b w:val="0"/>
                <w:sz w:val="21"/>
                <w:szCs w:val="21"/>
              </w:rPr>
            </w:pPr>
            <w:r>
              <w:rPr>
                <w:b w:val="0"/>
                <w:sz w:val="21"/>
                <w:szCs w:val="21"/>
              </w:rPr>
              <w:t>应用和数据安全</w:t>
            </w:r>
          </w:p>
        </w:tc>
        <w:tc>
          <w:tcPr>
            <w:tcW w:w="1747" w:type="dxa"/>
            <w:vAlign w:val="center"/>
          </w:tcPr>
          <w:p w14:paraId="256FDDDF">
            <w:pPr>
              <w:pStyle w:val="73"/>
              <w:snapToGrid w:val="0"/>
              <w:jc w:val="left"/>
              <w:rPr>
                <w:rFonts w:hint="default"/>
                <w:b w:val="0"/>
                <w:sz w:val="21"/>
                <w:szCs w:val="21"/>
              </w:rPr>
            </w:pPr>
            <w:r>
              <w:rPr>
                <w:b w:val="0"/>
                <w:sz w:val="21"/>
                <w:szCs w:val="21"/>
              </w:rPr>
              <w:t>身份鉴别</w:t>
            </w:r>
          </w:p>
        </w:tc>
        <w:tc>
          <w:tcPr>
            <w:tcW w:w="5730" w:type="dxa"/>
            <w:vAlign w:val="center"/>
          </w:tcPr>
          <w:p w14:paraId="2CC8B7C5">
            <w:pPr>
              <w:pStyle w:val="73"/>
              <w:snapToGrid w:val="0"/>
              <w:jc w:val="left"/>
              <w:rPr>
                <w:rFonts w:hint="default"/>
                <w:b w:val="0"/>
                <w:sz w:val="21"/>
                <w:szCs w:val="21"/>
              </w:rPr>
            </w:pPr>
            <w:r>
              <w:rPr>
                <w:b w:val="0"/>
                <w:sz w:val="21"/>
                <w:szCs w:val="21"/>
              </w:rPr>
              <w:t>使用合规的密码技术确认应用登录用户的身份真实性，防止假冒人员登录。</w:t>
            </w:r>
          </w:p>
        </w:tc>
        <w:tc>
          <w:tcPr>
            <w:tcW w:w="4537" w:type="dxa"/>
            <w:vAlign w:val="center"/>
          </w:tcPr>
          <w:p w14:paraId="4EE27B50">
            <w:pPr>
              <w:pStyle w:val="73"/>
              <w:snapToGrid w:val="0"/>
              <w:rPr>
                <w:rFonts w:hint="default"/>
                <w:b w:val="0"/>
                <w:sz w:val="21"/>
                <w:szCs w:val="21"/>
              </w:rPr>
            </w:pPr>
            <w:r>
              <w:rPr>
                <w:b w:val="0"/>
                <w:sz w:val="21"/>
                <w:szCs w:val="21"/>
              </w:rPr>
              <w:t>无</w:t>
            </w:r>
          </w:p>
        </w:tc>
      </w:tr>
      <w:tr w14:paraId="0F8D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042842B6">
            <w:pPr>
              <w:pStyle w:val="73"/>
              <w:snapToGrid w:val="0"/>
              <w:rPr>
                <w:rFonts w:hint="default"/>
                <w:b w:val="0"/>
                <w:sz w:val="21"/>
                <w:szCs w:val="21"/>
              </w:rPr>
            </w:pPr>
          </w:p>
        </w:tc>
        <w:tc>
          <w:tcPr>
            <w:tcW w:w="1747" w:type="dxa"/>
            <w:vAlign w:val="center"/>
          </w:tcPr>
          <w:p w14:paraId="3FD52A3C">
            <w:pPr>
              <w:pStyle w:val="73"/>
              <w:snapToGrid w:val="0"/>
              <w:jc w:val="left"/>
              <w:rPr>
                <w:rFonts w:hint="default"/>
                <w:b w:val="0"/>
                <w:sz w:val="21"/>
                <w:szCs w:val="21"/>
              </w:rPr>
            </w:pPr>
            <w:r>
              <w:rPr>
                <w:b w:val="0"/>
                <w:sz w:val="21"/>
                <w:szCs w:val="21"/>
              </w:rPr>
              <w:t>访问控制信息完整性</w:t>
            </w:r>
          </w:p>
        </w:tc>
        <w:tc>
          <w:tcPr>
            <w:tcW w:w="5730" w:type="dxa"/>
            <w:vAlign w:val="center"/>
          </w:tcPr>
          <w:p w14:paraId="202DB32E">
            <w:pPr>
              <w:pStyle w:val="73"/>
              <w:snapToGrid w:val="0"/>
              <w:jc w:val="left"/>
              <w:rPr>
                <w:rFonts w:hint="default"/>
                <w:b w:val="0"/>
                <w:sz w:val="21"/>
                <w:szCs w:val="21"/>
              </w:rPr>
            </w:pPr>
            <w:r>
              <w:rPr>
                <w:b w:val="0"/>
                <w:sz w:val="21"/>
                <w:szCs w:val="21"/>
              </w:rPr>
              <w:t>使用合规的密码技术对应用系统的访问权限控制列表进行完整性保护，防止应用资源被非授权登录者非法获取、篡改。</w:t>
            </w:r>
          </w:p>
        </w:tc>
        <w:tc>
          <w:tcPr>
            <w:tcW w:w="4537" w:type="dxa"/>
            <w:vAlign w:val="center"/>
          </w:tcPr>
          <w:p w14:paraId="7EFB1774">
            <w:pPr>
              <w:pStyle w:val="73"/>
              <w:snapToGrid w:val="0"/>
              <w:rPr>
                <w:rFonts w:hint="default"/>
                <w:b w:val="0"/>
                <w:sz w:val="21"/>
                <w:szCs w:val="21"/>
              </w:rPr>
            </w:pPr>
            <w:r>
              <w:rPr>
                <w:b w:val="0"/>
                <w:sz w:val="21"/>
                <w:szCs w:val="21"/>
              </w:rPr>
              <w:t>无</w:t>
            </w:r>
          </w:p>
        </w:tc>
      </w:tr>
      <w:tr w14:paraId="079B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1EA3F0CF">
            <w:pPr>
              <w:pStyle w:val="73"/>
              <w:snapToGrid w:val="0"/>
              <w:rPr>
                <w:rFonts w:hint="default"/>
                <w:b w:val="0"/>
                <w:sz w:val="21"/>
                <w:szCs w:val="21"/>
              </w:rPr>
            </w:pPr>
          </w:p>
        </w:tc>
        <w:tc>
          <w:tcPr>
            <w:tcW w:w="1747" w:type="dxa"/>
            <w:vAlign w:val="center"/>
          </w:tcPr>
          <w:p w14:paraId="64BD5554">
            <w:pPr>
              <w:pStyle w:val="73"/>
              <w:snapToGrid w:val="0"/>
              <w:jc w:val="left"/>
              <w:rPr>
                <w:rFonts w:hint="default"/>
                <w:b w:val="0"/>
                <w:sz w:val="21"/>
                <w:szCs w:val="21"/>
              </w:rPr>
            </w:pPr>
            <w:r>
              <w:rPr>
                <w:b w:val="0"/>
                <w:sz w:val="21"/>
                <w:szCs w:val="21"/>
              </w:rPr>
              <w:t>重要信息资源安全标记完整性</w:t>
            </w:r>
          </w:p>
        </w:tc>
        <w:tc>
          <w:tcPr>
            <w:tcW w:w="5730" w:type="dxa"/>
            <w:vAlign w:val="center"/>
          </w:tcPr>
          <w:p w14:paraId="7C3355CD">
            <w:pPr>
              <w:pStyle w:val="73"/>
              <w:snapToGrid w:val="0"/>
              <w:jc w:val="left"/>
              <w:rPr>
                <w:rFonts w:hint="default"/>
                <w:b w:val="0"/>
                <w:sz w:val="21"/>
                <w:szCs w:val="21"/>
              </w:rPr>
            </w:pPr>
            <w:r>
              <w:rPr>
                <w:b w:val="0"/>
                <w:sz w:val="21"/>
                <w:szCs w:val="21"/>
              </w:rPr>
              <w:t>不适用</w:t>
            </w:r>
          </w:p>
        </w:tc>
        <w:tc>
          <w:tcPr>
            <w:tcW w:w="4537" w:type="dxa"/>
            <w:vAlign w:val="center"/>
          </w:tcPr>
          <w:p w14:paraId="2F8BBFCB">
            <w:pPr>
              <w:pStyle w:val="73"/>
              <w:snapToGrid w:val="0"/>
              <w:jc w:val="left"/>
              <w:rPr>
                <w:rFonts w:hint="default"/>
                <w:b w:val="0"/>
                <w:sz w:val="21"/>
                <w:szCs w:val="21"/>
              </w:rPr>
            </w:pPr>
            <w:r>
              <w:rPr>
                <w:b w:val="0"/>
                <w:sz w:val="21"/>
                <w:szCs w:val="21"/>
              </w:rPr>
              <w:t>本系统未设置重要信息资源安全标记，在本次密码应用建设及测评时，可作为不适用项。</w:t>
            </w:r>
          </w:p>
        </w:tc>
      </w:tr>
      <w:tr w14:paraId="6C27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3852B6E2">
            <w:pPr>
              <w:pStyle w:val="73"/>
              <w:snapToGrid w:val="0"/>
              <w:rPr>
                <w:rFonts w:hint="default"/>
                <w:b w:val="0"/>
                <w:sz w:val="21"/>
                <w:szCs w:val="21"/>
              </w:rPr>
            </w:pPr>
          </w:p>
        </w:tc>
        <w:tc>
          <w:tcPr>
            <w:tcW w:w="1747" w:type="dxa"/>
            <w:vAlign w:val="center"/>
          </w:tcPr>
          <w:p w14:paraId="0BB7C805">
            <w:pPr>
              <w:pStyle w:val="73"/>
              <w:snapToGrid w:val="0"/>
              <w:jc w:val="left"/>
              <w:rPr>
                <w:rFonts w:hint="default"/>
                <w:b w:val="0"/>
                <w:sz w:val="21"/>
                <w:szCs w:val="21"/>
              </w:rPr>
            </w:pPr>
            <w:r>
              <w:rPr>
                <w:b w:val="0"/>
                <w:sz w:val="21"/>
                <w:szCs w:val="21"/>
              </w:rPr>
              <w:t>重要数据传输机密性</w:t>
            </w:r>
          </w:p>
        </w:tc>
        <w:tc>
          <w:tcPr>
            <w:tcW w:w="5730" w:type="dxa"/>
            <w:vAlign w:val="center"/>
          </w:tcPr>
          <w:p w14:paraId="2418E2FD">
            <w:pPr>
              <w:pStyle w:val="73"/>
              <w:snapToGrid w:val="0"/>
              <w:jc w:val="left"/>
              <w:rPr>
                <w:rFonts w:hint="default"/>
                <w:b w:val="0"/>
                <w:sz w:val="21"/>
                <w:szCs w:val="21"/>
              </w:rPr>
            </w:pPr>
            <w:r>
              <w:rPr>
                <w:b w:val="0"/>
                <w:sz w:val="21"/>
                <w:szCs w:val="21"/>
              </w:rPr>
              <w:t>使用合规的密码技术保护系统应用的重要数据在传输过程中的机密性，防止数据泄露给非授权的个人、进程等。</w:t>
            </w:r>
          </w:p>
        </w:tc>
        <w:tc>
          <w:tcPr>
            <w:tcW w:w="4537" w:type="dxa"/>
            <w:vAlign w:val="center"/>
          </w:tcPr>
          <w:p w14:paraId="1C055AA8">
            <w:pPr>
              <w:pStyle w:val="73"/>
              <w:snapToGrid w:val="0"/>
              <w:rPr>
                <w:rFonts w:hint="default"/>
                <w:b w:val="0"/>
                <w:sz w:val="21"/>
                <w:szCs w:val="21"/>
              </w:rPr>
            </w:pPr>
            <w:r>
              <w:rPr>
                <w:b w:val="0"/>
                <w:sz w:val="21"/>
                <w:szCs w:val="21"/>
              </w:rPr>
              <w:t>无</w:t>
            </w:r>
          </w:p>
        </w:tc>
      </w:tr>
      <w:tr w14:paraId="2A1F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08E3507B">
            <w:pPr>
              <w:pStyle w:val="73"/>
              <w:snapToGrid w:val="0"/>
              <w:rPr>
                <w:rFonts w:hint="default"/>
                <w:b w:val="0"/>
                <w:sz w:val="21"/>
                <w:szCs w:val="21"/>
              </w:rPr>
            </w:pPr>
          </w:p>
        </w:tc>
        <w:tc>
          <w:tcPr>
            <w:tcW w:w="1747" w:type="dxa"/>
            <w:vAlign w:val="center"/>
          </w:tcPr>
          <w:p w14:paraId="31870EA4">
            <w:pPr>
              <w:pStyle w:val="73"/>
              <w:snapToGrid w:val="0"/>
              <w:jc w:val="left"/>
              <w:rPr>
                <w:rFonts w:hint="default"/>
                <w:b w:val="0"/>
                <w:sz w:val="21"/>
                <w:szCs w:val="21"/>
              </w:rPr>
            </w:pPr>
            <w:r>
              <w:rPr>
                <w:b w:val="0"/>
                <w:sz w:val="21"/>
                <w:szCs w:val="21"/>
              </w:rPr>
              <w:t>重要数据存储机密性</w:t>
            </w:r>
          </w:p>
        </w:tc>
        <w:tc>
          <w:tcPr>
            <w:tcW w:w="5730" w:type="dxa"/>
            <w:vAlign w:val="center"/>
          </w:tcPr>
          <w:p w14:paraId="29DD7801">
            <w:pPr>
              <w:pStyle w:val="73"/>
              <w:snapToGrid w:val="0"/>
              <w:jc w:val="left"/>
              <w:rPr>
                <w:rFonts w:hint="default"/>
                <w:b w:val="0"/>
                <w:sz w:val="21"/>
                <w:szCs w:val="21"/>
              </w:rPr>
            </w:pPr>
            <w:r>
              <w:rPr>
                <w:b w:val="0"/>
                <w:sz w:val="21"/>
                <w:szCs w:val="21"/>
              </w:rPr>
              <w:t>使用合规的密码技术保护系统应用的重要数据在存储过程中的机密性，防止数据泄露给非授权的个人、进程等。</w:t>
            </w:r>
          </w:p>
        </w:tc>
        <w:tc>
          <w:tcPr>
            <w:tcW w:w="4537" w:type="dxa"/>
            <w:vAlign w:val="center"/>
          </w:tcPr>
          <w:p w14:paraId="696F68E5">
            <w:pPr>
              <w:pStyle w:val="73"/>
              <w:snapToGrid w:val="0"/>
              <w:rPr>
                <w:rFonts w:hint="default"/>
                <w:b w:val="0"/>
                <w:sz w:val="21"/>
                <w:szCs w:val="21"/>
              </w:rPr>
            </w:pPr>
            <w:r>
              <w:rPr>
                <w:b w:val="0"/>
                <w:sz w:val="21"/>
                <w:szCs w:val="21"/>
              </w:rPr>
              <w:t>无</w:t>
            </w:r>
          </w:p>
        </w:tc>
      </w:tr>
      <w:tr w14:paraId="4B59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47B3A889">
            <w:pPr>
              <w:pStyle w:val="73"/>
              <w:snapToGrid w:val="0"/>
              <w:rPr>
                <w:rFonts w:hint="default"/>
                <w:b w:val="0"/>
                <w:sz w:val="21"/>
                <w:szCs w:val="21"/>
              </w:rPr>
            </w:pPr>
          </w:p>
        </w:tc>
        <w:tc>
          <w:tcPr>
            <w:tcW w:w="1747" w:type="dxa"/>
            <w:vAlign w:val="center"/>
          </w:tcPr>
          <w:p w14:paraId="00CAFC0C">
            <w:pPr>
              <w:pStyle w:val="73"/>
              <w:snapToGrid w:val="0"/>
              <w:jc w:val="left"/>
              <w:rPr>
                <w:rFonts w:hint="default"/>
                <w:b w:val="0"/>
                <w:sz w:val="21"/>
                <w:szCs w:val="21"/>
              </w:rPr>
            </w:pPr>
            <w:r>
              <w:rPr>
                <w:b w:val="0"/>
                <w:sz w:val="21"/>
                <w:szCs w:val="21"/>
              </w:rPr>
              <w:t>重要数据传输完整性</w:t>
            </w:r>
          </w:p>
        </w:tc>
        <w:tc>
          <w:tcPr>
            <w:tcW w:w="5730" w:type="dxa"/>
            <w:vAlign w:val="center"/>
          </w:tcPr>
          <w:p w14:paraId="44F1881A">
            <w:pPr>
              <w:pStyle w:val="73"/>
              <w:snapToGrid w:val="0"/>
              <w:jc w:val="left"/>
              <w:rPr>
                <w:rFonts w:hint="default"/>
                <w:b w:val="0"/>
                <w:sz w:val="21"/>
                <w:szCs w:val="21"/>
              </w:rPr>
            </w:pPr>
            <w:r>
              <w:rPr>
                <w:b w:val="0"/>
                <w:sz w:val="21"/>
                <w:szCs w:val="21"/>
              </w:rPr>
              <w:t>使用合规的密码技术保护系统应用的重要数据在传输过程中的完整性，防止数据泄露给非授权的个人、进程等。</w:t>
            </w:r>
          </w:p>
        </w:tc>
        <w:tc>
          <w:tcPr>
            <w:tcW w:w="4537" w:type="dxa"/>
            <w:vAlign w:val="center"/>
          </w:tcPr>
          <w:p w14:paraId="21D40A5B">
            <w:pPr>
              <w:pStyle w:val="73"/>
              <w:snapToGrid w:val="0"/>
              <w:rPr>
                <w:rFonts w:hint="default"/>
                <w:b w:val="0"/>
                <w:sz w:val="21"/>
                <w:szCs w:val="21"/>
              </w:rPr>
            </w:pPr>
            <w:r>
              <w:rPr>
                <w:b w:val="0"/>
                <w:sz w:val="21"/>
                <w:szCs w:val="21"/>
              </w:rPr>
              <w:t>无</w:t>
            </w:r>
          </w:p>
        </w:tc>
      </w:tr>
      <w:tr w14:paraId="7FB8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30C8F9A4">
            <w:pPr>
              <w:pStyle w:val="73"/>
              <w:snapToGrid w:val="0"/>
              <w:rPr>
                <w:rFonts w:hint="default"/>
                <w:b w:val="0"/>
                <w:sz w:val="21"/>
                <w:szCs w:val="21"/>
              </w:rPr>
            </w:pPr>
          </w:p>
        </w:tc>
        <w:tc>
          <w:tcPr>
            <w:tcW w:w="1747" w:type="dxa"/>
            <w:vAlign w:val="center"/>
          </w:tcPr>
          <w:p w14:paraId="161AD01A">
            <w:pPr>
              <w:pStyle w:val="73"/>
              <w:snapToGrid w:val="0"/>
              <w:jc w:val="left"/>
              <w:rPr>
                <w:rFonts w:hint="default"/>
                <w:b w:val="0"/>
                <w:sz w:val="21"/>
                <w:szCs w:val="21"/>
              </w:rPr>
            </w:pPr>
            <w:r>
              <w:rPr>
                <w:b w:val="0"/>
                <w:sz w:val="21"/>
                <w:szCs w:val="21"/>
              </w:rPr>
              <w:t>重要数据存储完整性</w:t>
            </w:r>
          </w:p>
        </w:tc>
        <w:tc>
          <w:tcPr>
            <w:tcW w:w="5730" w:type="dxa"/>
            <w:vAlign w:val="center"/>
          </w:tcPr>
          <w:p w14:paraId="14EA28C8">
            <w:pPr>
              <w:pStyle w:val="73"/>
              <w:snapToGrid w:val="0"/>
              <w:jc w:val="left"/>
              <w:rPr>
                <w:rFonts w:hint="default"/>
                <w:b w:val="0"/>
                <w:sz w:val="21"/>
                <w:szCs w:val="21"/>
              </w:rPr>
            </w:pPr>
            <w:r>
              <w:rPr>
                <w:b w:val="0"/>
                <w:sz w:val="21"/>
                <w:szCs w:val="21"/>
              </w:rPr>
              <w:t>使用合规的密码技术保护系统应用的重要数据在存储过程中的完整性，防止存储重要业务数据被篡改。</w:t>
            </w:r>
          </w:p>
        </w:tc>
        <w:tc>
          <w:tcPr>
            <w:tcW w:w="4537" w:type="dxa"/>
            <w:vAlign w:val="center"/>
          </w:tcPr>
          <w:p w14:paraId="5762C031">
            <w:pPr>
              <w:pStyle w:val="73"/>
              <w:snapToGrid w:val="0"/>
              <w:rPr>
                <w:rFonts w:hint="default"/>
                <w:b w:val="0"/>
                <w:sz w:val="21"/>
                <w:szCs w:val="21"/>
              </w:rPr>
            </w:pPr>
            <w:r>
              <w:rPr>
                <w:b w:val="0"/>
                <w:sz w:val="21"/>
                <w:szCs w:val="21"/>
              </w:rPr>
              <w:t>无</w:t>
            </w:r>
          </w:p>
        </w:tc>
      </w:tr>
      <w:tr w14:paraId="628E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67047116">
            <w:pPr>
              <w:pStyle w:val="73"/>
              <w:snapToGrid w:val="0"/>
              <w:rPr>
                <w:rFonts w:hint="default"/>
                <w:b w:val="0"/>
                <w:sz w:val="21"/>
                <w:szCs w:val="21"/>
              </w:rPr>
            </w:pPr>
          </w:p>
        </w:tc>
        <w:tc>
          <w:tcPr>
            <w:tcW w:w="1747" w:type="dxa"/>
            <w:vAlign w:val="center"/>
          </w:tcPr>
          <w:p w14:paraId="145CAAEC">
            <w:pPr>
              <w:pStyle w:val="73"/>
              <w:snapToGrid w:val="0"/>
              <w:jc w:val="left"/>
              <w:rPr>
                <w:rFonts w:hint="default"/>
                <w:b w:val="0"/>
                <w:sz w:val="21"/>
                <w:szCs w:val="21"/>
              </w:rPr>
            </w:pPr>
            <w:r>
              <w:rPr>
                <w:b w:val="0"/>
                <w:sz w:val="21"/>
                <w:szCs w:val="21"/>
              </w:rPr>
              <w:t>不可否认性</w:t>
            </w:r>
          </w:p>
        </w:tc>
        <w:tc>
          <w:tcPr>
            <w:tcW w:w="5730" w:type="dxa"/>
            <w:vAlign w:val="center"/>
          </w:tcPr>
          <w:p w14:paraId="62379A46">
            <w:pPr>
              <w:pStyle w:val="73"/>
              <w:snapToGrid w:val="0"/>
              <w:jc w:val="left"/>
              <w:rPr>
                <w:rFonts w:hint="default"/>
                <w:b w:val="0"/>
                <w:sz w:val="21"/>
                <w:szCs w:val="21"/>
              </w:rPr>
            </w:pPr>
            <w:r>
              <w:rPr>
                <w:b w:val="0"/>
                <w:sz w:val="21"/>
                <w:szCs w:val="21"/>
              </w:rPr>
              <w:t>不适用</w:t>
            </w:r>
          </w:p>
        </w:tc>
        <w:tc>
          <w:tcPr>
            <w:tcW w:w="4537" w:type="dxa"/>
            <w:vAlign w:val="center"/>
          </w:tcPr>
          <w:p w14:paraId="4C8CE76D">
            <w:pPr>
              <w:pStyle w:val="73"/>
              <w:snapToGrid w:val="0"/>
              <w:jc w:val="left"/>
              <w:rPr>
                <w:rFonts w:hint="default"/>
                <w:b w:val="0"/>
                <w:sz w:val="21"/>
                <w:szCs w:val="21"/>
              </w:rPr>
            </w:pPr>
            <w:r>
              <w:rPr>
                <w:b w:val="0"/>
                <w:sz w:val="21"/>
                <w:szCs w:val="21"/>
              </w:rPr>
              <w:t>本系统没有需要防抵赖的关键操作行为，不涉及不可否认性需求。</w:t>
            </w:r>
          </w:p>
        </w:tc>
      </w:tr>
      <w:tr w14:paraId="2EC3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4C2FA5BE">
            <w:pPr>
              <w:pStyle w:val="73"/>
              <w:snapToGrid w:val="0"/>
              <w:rPr>
                <w:rFonts w:hint="default"/>
                <w:b w:val="0"/>
                <w:sz w:val="21"/>
                <w:szCs w:val="21"/>
              </w:rPr>
            </w:pPr>
          </w:p>
        </w:tc>
        <w:tc>
          <w:tcPr>
            <w:tcW w:w="1747" w:type="dxa"/>
            <w:vAlign w:val="center"/>
          </w:tcPr>
          <w:p w14:paraId="504086DA">
            <w:pPr>
              <w:pStyle w:val="73"/>
              <w:snapToGrid w:val="0"/>
              <w:jc w:val="left"/>
              <w:rPr>
                <w:rFonts w:hint="default"/>
                <w:b w:val="0"/>
                <w:sz w:val="21"/>
                <w:szCs w:val="21"/>
              </w:rPr>
            </w:pPr>
            <w:r>
              <w:rPr>
                <w:b w:val="0"/>
                <w:sz w:val="21"/>
                <w:szCs w:val="21"/>
              </w:rPr>
              <w:t>密码服务</w:t>
            </w:r>
          </w:p>
        </w:tc>
        <w:tc>
          <w:tcPr>
            <w:tcW w:w="5730" w:type="dxa"/>
            <w:vAlign w:val="center"/>
          </w:tcPr>
          <w:p w14:paraId="2C07A114">
            <w:pPr>
              <w:pStyle w:val="73"/>
              <w:snapToGrid w:val="0"/>
              <w:jc w:val="left"/>
              <w:rPr>
                <w:rFonts w:hint="default"/>
                <w:b w:val="0"/>
                <w:sz w:val="21"/>
                <w:szCs w:val="21"/>
              </w:rPr>
            </w:pPr>
            <w:r>
              <w:rPr>
                <w:b w:val="0"/>
                <w:sz w:val="21"/>
                <w:szCs w:val="21"/>
              </w:rPr>
              <w:t>以上如采用密码服务，该密码服务应符合法律法规的相关要求，需依法接受检测认证的，应经商用密码认证机构认证合格。</w:t>
            </w:r>
          </w:p>
        </w:tc>
        <w:tc>
          <w:tcPr>
            <w:tcW w:w="4537" w:type="dxa"/>
            <w:vAlign w:val="center"/>
          </w:tcPr>
          <w:p w14:paraId="1E7C62D9">
            <w:pPr>
              <w:pStyle w:val="73"/>
              <w:snapToGrid w:val="0"/>
              <w:rPr>
                <w:rFonts w:hint="default"/>
                <w:b w:val="0"/>
                <w:sz w:val="21"/>
                <w:szCs w:val="21"/>
              </w:rPr>
            </w:pPr>
            <w:r>
              <w:rPr>
                <w:b w:val="0"/>
                <w:sz w:val="21"/>
                <w:szCs w:val="21"/>
              </w:rPr>
              <w:t>无</w:t>
            </w:r>
          </w:p>
        </w:tc>
      </w:tr>
      <w:tr w14:paraId="2F55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5" w:type="dxa"/>
            <w:vMerge w:val="continue"/>
            <w:vAlign w:val="center"/>
          </w:tcPr>
          <w:p w14:paraId="28E00395">
            <w:pPr>
              <w:pStyle w:val="73"/>
              <w:snapToGrid w:val="0"/>
              <w:rPr>
                <w:rFonts w:hint="default"/>
                <w:b w:val="0"/>
                <w:sz w:val="21"/>
                <w:szCs w:val="21"/>
              </w:rPr>
            </w:pPr>
          </w:p>
        </w:tc>
        <w:tc>
          <w:tcPr>
            <w:tcW w:w="1747" w:type="dxa"/>
            <w:vAlign w:val="center"/>
          </w:tcPr>
          <w:p w14:paraId="1697E781">
            <w:pPr>
              <w:pStyle w:val="73"/>
              <w:snapToGrid w:val="0"/>
              <w:jc w:val="left"/>
              <w:rPr>
                <w:rFonts w:hint="default"/>
                <w:b w:val="0"/>
                <w:sz w:val="21"/>
                <w:szCs w:val="21"/>
              </w:rPr>
            </w:pPr>
            <w:r>
              <w:rPr>
                <w:b w:val="0"/>
                <w:sz w:val="21"/>
                <w:szCs w:val="21"/>
              </w:rPr>
              <w:t>密码产品</w:t>
            </w:r>
          </w:p>
        </w:tc>
        <w:tc>
          <w:tcPr>
            <w:tcW w:w="5730" w:type="dxa"/>
            <w:vAlign w:val="center"/>
          </w:tcPr>
          <w:p w14:paraId="5489789D">
            <w:pPr>
              <w:pStyle w:val="73"/>
              <w:snapToGrid w:val="0"/>
              <w:jc w:val="left"/>
              <w:rPr>
                <w:rFonts w:hint="default"/>
                <w:b w:val="0"/>
                <w:sz w:val="21"/>
                <w:szCs w:val="21"/>
              </w:rPr>
            </w:pPr>
            <w:r>
              <w:rPr>
                <w:b w:val="0"/>
                <w:sz w:val="21"/>
                <w:szCs w:val="21"/>
              </w:rPr>
              <w:t>以上采用的密码产品，应达到GB/T 37092-2012《信息安全技术 密码模块安全要求》二级及以上安全要求。</w:t>
            </w:r>
          </w:p>
        </w:tc>
        <w:tc>
          <w:tcPr>
            <w:tcW w:w="4537" w:type="dxa"/>
            <w:vAlign w:val="center"/>
          </w:tcPr>
          <w:p w14:paraId="5092778D">
            <w:pPr>
              <w:pStyle w:val="73"/>
              <w:snapToGrid w:val="0"/>
              <w:rPr>
                <w:rFonts w:hint="default"/>
                <w:b w:val="0"/>
                <w:sz w:val="21"/>
                <w:szCs w:val="21"/>
              </w:rPr>
            </w:pPr>
            <w:r>
              <w:rPr>
                <w:b w:val="0"/>
                <w:sz w:val="21"/>
                <w:szCs w:val="21"/>
              </w:rPr>
              <w:t>无</w:t>
            </w:r>
          </w:p>
        </w:tc>
      </w:tr>
    </w:tbl>
    <w:p w14:paraId="4D69AF1A"/>
    <w:p w14:paraId="3376B5F4">
      <w:r>
        <w:rPr>
          <w:rFonts w:hint="eastAsia"/>
        </w:rPr>
        <w:br w:type="page"/>
      </w:r>
    </w:p>
    <w:p w14:paraId="5EF43F2F">
      <w:pPr>
        <w:pStyle w:val="2"/>
        <w:rPr>
          <w:rFonts w:hint="eastAsia"/>
        </w:rPr>
        <w:sectPr>
          <w:pgSz w:w="16838" w:h="11906" w:orient="landscape"/>
          <w:pgMar w:top="1417" w:right="1417" w:bottom="1417" w:left="1417" w:header="340" w:footer="907" w:gutter="0"/>
          <w:cols w:space="0" w:num="1"/>
          <w:docGrid w:type="lines" w:linePitch="394" w:charSpace="0"/>
        </w:sectPr>
      </w:pPr>
    </w:p>
    <w:p w14:paraId="223D9505">
      <w:pPr>
        <w:pStyle w:val="2"/>
        <w:rPr>
          <w:rFonts w:hint="eastAsia"/>
        </w:rPr>
      </w:pPr>
      <w:bookmarkStart w:id="74" w:name="_Toc23462"/>
      <w:r>
        <w:rPr>
          <w:rFonts w:hint="eastAsia"/>
        </w:rPr>
        <w:t>安全目标及设计原则</w:t>
      </w:r>
      <w:bookmarkEnd w:id="74"/>
      <w:bookmarkStart w:id="75" w:name="_Toc471911400"/>
      <w:bookmarkEnd w:id="75"/>
      <w:bookmarkStart w:id="76" w:name="_Toc32430"/>
    </w:p>
    <w:bookmarkEnd w:id="76"/>
    <w:p w14:paraId="518CA898">
      <w:pPr>
        <w:pStyle w:val="3"/>
        <w:rPr>
          <w:rFonts w:hint="eastAsia"/>
        </w:rPr>
      </w:pPr>
      <w:bookmarkStart w:id="77" w:name="_Toc31073"/>
      <w:bookmarkStart w:id="78" w:name="_Toc6863"/>
      <w:bookmarkStart w:id="79" w:name="_Toc26134"/>
      <w:r>
        <w:rPr>
          <w:rFonts w:hint="eastAsia"/>
        </w:rPr>
        <w:t>安全目标</w:t>
      </w:r>
      <w:bookmarkEnd w:id="77"/>
      <w:bookmarkEnd w:id="78"/>
      <w:bookmarkEnd w:id="79"/>
    </w:p>
    <w:p w14:paraId="392AEC63">
      <w:pPr>
        <w:pStyle w:val="31"/>
        <w:wordWrap w:val="0"/>
      </w:pPr>
      <w:r>
        <w:rPr>
          <w:rFonts w:hint="eastAsia"/>
        </w:rPr>
        <w:t>根据</w:t>
      </w:r>
      <w:r>
        <w:rPr>
          <w:rFonts w:hint="eastAsia"/>
          <w:lang w:eastAsia="zh-CN"/>
        </w:rPr>
        <w:t>城投诚悦荟信息系统</w:t>
      </w:r>
      <w:r>
        <w:rPr>
          <w:rFonts w:hint="eastAsia"/>
        </w:rPr>
        <w:t>在系统规划阶段的密码应用要求，综合考虑业务系统物理和环境、网络和通信、设备和计算、应用和数据、安全管理等层面的密码应用需求，设计合规、正确、有效的</w:t>
      </w:r>
      <w:r>
        <w:rPr>
          <w:rFonts w:hint="eastAsia"/>
          <w:lang w:eastAsia="zh-CN"/>
        </w:rPr>
        <w:t>城投诚悦荟信息系统</w:t>
      </w:r>
      <w:r>
        <w:rPr>
          <w:rFonts w:hint="eastAsia"/>
        </w:rPr>
        <w:t>密码应用方案，满足GB/T 39786-2021《信息安全技术 信息系统密码应用基本要求》三级指标要求，并为</w:t>
      </w:r>
      <w:r>
        <w:rPr>
          <w:rFonts w:hint="eastAsia"/>
          <w:lang w:eastAsia="zh-CN"/>
        </w:rPr>
        <w:t>城投诚悦荟信息系统</w:t>
      </w:r>
      <w:r>
        <w:rPr>
          <w:rFonts w:hint="eastAsia"/>
        </w:rPr>
        <w:t>通过密码应用安全性评估奠定基础。通过对于</w:t>
      </w:r>
      <w:r>
        <w:rPr>
          <w:rFonts w:hint="eastAsia"/>
          <w:lang w:eastAsia="zh-CN"/>
        </w:rPr>
        <w:t>城投诚悦荟信息系统</w:t>
      </w:r>
      <w:r>
        <w:rPr>
          <w:rFonts w:hint="eastAsia"/>
        </w:rPr>
        <w:t>建设项目进行密码应用建设，弥补安全及密码应用环节重点薄弱的环节，在身份识别、安全隔离、信息加密、完整性保护、抗抵赖性弥补系统性缺失，消除密码应用的环节领域使用非合规性密码算法的现象。</w:t>
      </w:r>
    </w:p>
    <w:p w14:paraId="19435B0C">
      <w:pPr>
        <w:pStyle w:val="3"/>
        <w:rPr>
          <w:rFonts w:hint="eastAsia"/>
        </w:rPr>
      </w:pPr>
      <w:bookmarkStart w:id="80" w:name="_Toc31961"/>
      <w:bookmarkStart w:id="81" w:name="_Toc9935"/>
      <w:bookmarkStart w:id="82" w:name="_Toc16987"/>
      <w:r>
        <w:rPr>
          <w:rFonts w:hint="eastAsia"/>
        </w:rPr>
        <w:t>设计原则</w:t>
      </w:r>
      <w:bookmarkEnd w:id="80"/>
      <w:bookmarkEnd w:id="81"/>
      <w:r>
        <w:rPr>
          <w:rFonts w:hint="eastAsia"/>
        </w:rPr>
        <w:t>和依据</w:t>
      </w:r>
      <w:bookmarkEnd w:id="82"/>
    </w:p>
    <w:p w14:paraId="60F84931">
      <w:pPr>
        <w:pStyle w:val="31"/>
        <w:wordWrap w:val="0"/>
      </w:pPr>
      <w:r>
        <w:rPr>
          <w:rFonts w:hint="eastAsia"/>
        </w:rPr>
        <w:t>密码应用方案设计是信息系统密码应用的起点，它直接决定着</w:t>
      </w:r>
      <w:r>
        <w:rPr>
          <w:rFonts w:hint="eastAsia"/>
          <w:lang w:eastAsia="zh-CN"/>
        </w:rPr>
        <w:t>城投诚悦荟信息系统</w:t>
      </w:r>
      <w:r>
        <w:rPr>
          <w:rFonts w:hint="eastAsia"/>
        </w:rPr>
        <w:t>的密码应用能否合规、正确、有效地部署实施。此外，密码应用方案还是开展</w:t>
      </w:r>
      <w:r>
        <w:rPr>
          <w:rFonts w:hint="eastAsia"/>
          <w:lang w:eastAsia="zh-CN"/>
        </w:rPr>
        <w:t>城投诚悦荟信息系统</w:t>
      </w:r>
      <w:r>
        <w:rPr>
          <w:rFonts w:hint="eastAsia"/>
        </w:rPr>
        <w:t>密码应用情况分析和评估工作的基础条件，是开展密评工作不可或缺的重要参考文件。密码应用方案需依照GB/ T 39786-2021《信息安全技术 信息系统密码应用基本要求》，结合</w:t>
      </w:r>
      <w:r>
        <w:rPr>
          <w:rFonts w:hint="eastAsia"/>
          <w:lang w:eastAsia="zh-CN"/>
        </w:rPr>
        <w:t>城投诚悦荟信息系统</w:t>
      </w:r>
      <w:r>
        <w:rPr>
          <w:rFonts w:hint="eastAsia"/>
        </w:rPr>
        <w:t>的实际情况进行设计，并保证其具有总体性、科学性、完备性和可行性。密码应用方案设计应遵循以下原则。</w:t>
      </w:r>
    </w:p>
    <w:p w14:paraId="5BF7FBE5">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标准化原则</w:t>
      </w:r>
    </w:p>
    <w:p w14:paraId="09588129">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项目建设需符合国家在密码安全、电子政务等领域的相关标准。整个项目中的系统各个模块在设计和建设过程中，应该遵循一套统一的规则，切实保障</w:t>
      </w:r>
      <w:r>
        <w:rPr>
          <w:rFonts w:hint="eastAsia" w:ascii="仿宋" w:hAnsi="仿宋" w:eastAsia="仿宋" w:cs="仿宋"/>
          <w:sz w:val="28"/>
          <w:szCs w:val="28"/>
          <w:lang w:eastAsia="zh-CN"/>
        </w:rPr>
        <w:t>城投诚悦荟信息系统</w:t>
      </w:r>
      <w:r>
        <w:rPr>
          <w:rFonts w:hint="eastAsia" w:ascii="仿宋" w:hAnsi="仿宋" w:eastAsia="仿宋" w:cs="仿宋"/>
          <w:sz w:val="28"/>
          <w:szCs w:val="28"/>
        </w:rPr>
        <w:t>密码服务的标准化、统一性。</w:t>
      </w:r>
    </w:p>
    <w:p w14:paraId="233AA38B">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分层协作原则</w:t>
      </w:r>
    </w:p>
    <w:p w14:paraId="2F13426F">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物理、网络、基础服务等基础设施层面的安全防护，</w:t>
      </w:r>
      <w:r>
        <w:rPr>
          <w:rFonts w:hint="eastAsia" w:ascii="仿宋" w:hAnsi="仿宋" w:eastAsia="仿宋" w:cs="仿宋"/>
          <w:sz w:val="28"/>
          <w:szCs w:val="28"/>
          <w:lang w:eastAsia="zh-CN"/>
        </w:rPr>
        <w:t>城投诚悦荟信息系统</w:t>
      </w:r>
      <w:r>
        <w:rPr>
          <w:rFonts w:hint="eastAsia" w:ascii="仿宋" w:hAnsi="仿宋" w:eastAsia="仿宋" w:cs="仿宋"/>
          <w:sz w:val="28"/>
          <w:szCs w:val="28"/>
        </w:rPr>
        <w:t>结合自身应用安全防护需求及具体业务场景，通过通用密码服务及与应用的结合，完成应用系统基于密码的安全防护需求。</w:t>
      </w:r>
    </w:p>
    <w:p w14:paraId="62FEA202">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先进性原则</w:t>
      </w:r>
    </w:p>
    <w:p w14:paraId="2252032D">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采用成熟、具有先进水平，并符合发展趋势的技术和产品，并充分借鉴商用密码应用领域国内先进经验。在设计过程中充分依照国家的相关规范、标准，借鉴目前成熟的主流软件体系结构，以保证密码应用更贴合服务应用，并具有较长的生命力和扩展能力。</w:t>
      </w:r>
    </w:p>
    <w:p w14:paraId="6DE81940">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合规性原则</w:t>
      </w:r>
    </w:p>
    <w:p w14:paraId="12A54809">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自“棱镜门事件”与“RSA后门算法”事件曝光后，全球对于重要数据安全的重视度不断加强，受该事件影响，国家对于政府、金融等核心领域对于信息系统的安全与可靠性给予高度重视，中共中央办公厅、国务院办公厅联合印发了相关文件，将密码安全提升到国家的战略层面。密码服务是内部应用系统的重要安全支撑，因此在本次系统建设中在涉及密码模块的部分全部采用合规性密码技术。</w:t>
      </w:r>
    </w:p>
    <w:p w14:paraId="08E34979">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实用性原则</w:t>
      </w:r>
    </w:p>
    <w:p w14:paraId="1FD9965F">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在系统软件设计上结合建设方实际情况，务实不务虚，注重解决实际问题，尽量做精、做细核心功能，兼顾常用的辅助功能，确保典型密码服务系统贴近用户应用、安全防护要求，满足建设方管理需要。</w:t>
      </w:r>
    </w:p>
    <w:p w14:paraId="1C184FFC">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稳定性原则</w:t>
      </w:r>
    </w:p>
    <w:p w14:paraId="3BFD433C">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系统开发从底层数据库到功能层经过严格测试，数据库稳定，功能顺畅，不发生堵塞、丢失数据的现象，能在用户不同的硬件、网络、操作系统及操作习惯中长期平稳运行。</w:t>
      </w:r>
    </w:p>
    <w:p w14:paraId="4BCDC221">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开放性原则</w:t>
      </w:r>
    </w:p>
    <w:p w14:paraId="05592C87">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充分考虑后续与应用系统的对接与融合，能够提供开放和标准的功能数据接口，在不影响系统正常使用的情况下与密码服务资源池的灵活对接。</w:t>
      </w:r>
    </w:p>
    <w:p w14:paraId="36CD89D1">
      <w:pPr>
        <w:pStyle w:val="43"/>
        <w:numPr>
          <w:ilvl w:val="0"/>
          <w:numId w:val="17"/>
        </w:numPr>
        <w:wordWrap w:val="0"/>
        <w:ind w:firstLine="560"/>
        <w:rPr>
          <w:rFonts w:hint="eastAsia" w:ascii="仿宋" w:hAnsi="仿宋" w:eastAsia="仿宋" w:cs="仿宋"/>
          <w:sz w:val="28"/>
          <w:szCs w:val="28"/>
        </w:rPr>
      </w:pPr>
      <w:r>
        <w:rPr>
          <w:rFonts w:hint="eastAsia" w:ascii="仿宋" w:hAnsi="仿宋" w:eastAsia="仿宋" w:cs="仿宋"/>
          <w:sz w:val="28"/>
          <w:szCs w:val="28"/>
        </w:rPr>
        <w:t>拓展性原则</w:t>
      </w:r>
    </w:p>
    <w:p w14:paraId="7614E9FB">
      <w:pPr>
        <w:pStyle w:val="43"/>
        <w:wordWrap w:val="0"/>
        <w:spacing w:line="360" w:lineRule="auto"/>
        <w:ind w:left="834" w:leftChars="298" w:firstLine="0" w:firstLineChars="0"/>
        <w:rPr>
          <w:rFonts w:hint="eastAsia" w:ascii="仿宋" w:hAnsi="仿宋" w:eastAsia="仿宋" w:cs="仿宋"/>
          <w:sz w:val="28"/>
          <w:szCs w:val="28"/>
        </w:rPr>
      </w:pPr>
      <w:r>
        <w:rPr>
          <w:rFonts w:hint="eastAsia" w:ascii="仿宋" w:hAnsi="仿宋" w:eastAsia="仿宋" w:cs="仿宋"/>
          <w:sz w:val="28"/>
          <w:szCs w:val="28"/>
        </w:rPr>
        <w:t>系统要具有很好的拓展性，在架构设计上预留拓展空间，使系统易于对内部各项功能的扩展、变更、易于根据用户发展的需要对系统功能乃至结构进行重新划分和构造。</w:t>
      </w:r>
    </w:p>
    <w:p w14:paraId="47D9B441">
      <w:pPr>
        <w:pStyle w:val="31"/>
        <w:wordWrap w:val="0"/>
      </w:pPr>
      <w:r>
        <w:rPr>
          <w:rFonts w:hint="eastAsia"/>
        </w:rPr>
        <w:t>围绕</w:t>
      </w:r>
      <w:r>
        <w:rPr>
          <w:rFonts w:hint="eastAsia"/>
          <w:lang w:eastAsia="zh-CN"/>
        </w:rPr>
        <w:t>城投诚悦荟信息系统</w:t>
      </w:r>
      <w:r>
        <w:rPr>
          <w:rFonts w:hint="eastAsia"/>
        </w:rPr>
        <w:t>的实际要求，设计</w:t>
      </w:r>
      <w:r>
        <w:rPr>
          <w:rFonts w:hint="eastAsia"/>
          <w:lang w:eastAsia="zh-CN"/>
        </w:rPr>
        <w:t>城投诚悦荟信息系统</w:t>
      </w:r>
      <w:r>
        <w:rPr>
          <w:rFonts w:hint="eastAsia"/>
        </w:rPr>
        <w:t>密码应用解决方案，具体设计依据参照以下重要文件、方案和规范。</w:t>
      </w:r>
    </w:p>
    <w:p w14:paraId="39FD7BA6">
      <w:pPr>
        <w:pStyle w:val="4"/>
      </w:pPr>
      <w:bookmarkStart w:id="83" w:name="_Toc4815"/>
      <w:bookmarkStart w:id="84" w:name="_Toc7186"/>
      <w:r>
        <w:rPr>
          <w:rFonts w:hint="eastAsia"/>
        </w:rPr>
        <w:t>密码应用建设依据</w:t>
      </w:r>
      <w:bookmarkEnd w:id="83"/>
      <w:bookmarkEnd w:id="84"/>
    </w:p>
    <w:p w14:paraId="44744CD0">
      <w:pPr>
        <w:pStyle w:val="31"/>
        <w:wordWrap w:val="0"/>
      </w:pPr>
      <w:r>
        <w:rPr>
          <w:rFonts w:hint="eastAsia"/>
        </w:rPr>
        <w:t>GB/T 39786—2021《信息安全技术 信息系统密码应用基本要求》</w:t>
      </w:r>
    </w:p>
    <w:p w14:paraId="46078DA7">
      <w:pPr>
        <w:pStyle w:val="31"/>
        <w:wordWrap w:val="0"/>
      </w:pPr>
      <w:r>
        <w:rPr>
          <w:rFonts w:hint="eastAsia"/>
        </w:rPr>
        <w:t>《中华人民共和国网络安全法网络安全法》</w:t>
      </w:r>
    </w:p>
    <w:p w14:paraId="245FFE36">
      <w:pPr>
        <w:pStyle w:val="31"/>
        <w:wordWrap w:val="0"/>
      </w:pPr>
      <w:r>
        <w:rPr>
          <w:rFonts w:hint="eastAsia"/>
        </w:rPr>
        <w:t>《中华人民共和国密码法密码法》</w:t>
      </w:r>
    </w:p>
    <w:p w14:paraId="0A13C14F">
      <w:pPr>
        <w:pStyle w:val="31"/>
        <w:wordWrap w:val="0"/>
      </w:pPr>
      <w:r>
        <w:rPr>
          <w:rFonts w:hint="eastAsia"/>
        </w:rPr>
        <w:t>《关于进一步做好信息安全等级保护工作的意见》</w:t>
      </w:r>
    </w:p>
    <w:p w14:paraId="4A499A13">
      <w:pPr>
        <w:pStyle w:val="31"/>
        <w:wordWrap w:val="0"/>
      </w:pPr>
      <w:r>
        <w:rPr>
          <w:rFonts w:hint="eastAsia"/>
        </w:rPr>
        <w:t>《中华人民共和国电子签名法》</w:t>
      </w:r>
    </w:p>
    <w:p w14:paraId="6AFB0090">
      <w:pPr>
        <w:pStyle w:val="31"/>
        <w:wordWrap w:val="0"/>
      </w:pPr>
      <w:r>
        <w:rPr>
          <w:rFonts w:hint="eastAsia"/>
        </w:rPr>
        <w:t>《电子认证服务密码管理办法》</w:t>
      </w:r>
    </w:p>
    <w:p w14:paraId="7A57A67C">
      <w:pPr>
        <w:pStyle w:val="31"/>
        <w:wordWrap w:val="0"/>
      </w:pPr>
      <w:r>
        <w:rPr>
          <w:rFonts w:hint="eastAsia"/>
        </w:rPr>
        <w:t>《电子认证服务管理办法》</w:t>
      </w:r>
    </w:p>
    <w:p w14:paraId="791085F3">
      <w:pPr>
        <w:pStyle w:val="31"/>
        <w:wordWrap w:val="0"/>
      </w:pPr>
      <w:r>
        <w:rPr>
          <w:rFonts w:hint="eastAsia"/>
        </w:rPr>
        <w:t>《信息安全等级保护商用密码技术要求》</w:t>
      </w:r>
    </w:p>
    <w:p w14:paraId="04ECE906">
      <w:pPr>
        <w:pStyle w:val="31"/>
        <w:wordWrap w:val="0"/>
      </w:pPr>
      <w:r>
        <w:rPr>
          <w:rFonts w:hint="eastAsia"/>
        </w:rPr>
        <w:t>《网络安全等级保护条例（征求意见稿）》</w:t>
      </w:r>
    </w:p>
    <w:p w14:paraId="59AF9338">
      <w:pPr>
        <w:pStyle w:val="31"/>
        <w:wordWrap w:val="0"/>
      </w:pPr>
      <w:r>
        <w:rPr>
          <w:rFonts w:hint="eastAsia"/>
        </w:rPr>
        <w:t>《网络安全等级保护基本要求》</w:t>
      </w:r>
    </w:p>
    <w:p w14:paraId="5B6BC4AC">
      <w:pPr>
        <w:pStyle w:val="4"/>
      </w:pPr>
      <w:bookmarkStart w:id="85" w:name="_Toc18327"/>
      <w:bookmarkStart w:id="86" w:name="_Toc10650"/>
      <w:r>
        <w:rPr>
          <w:rFonts w:hint="eastAsia"/>
        </w:rPr>
        <w:t>密码技术标准</w:t>
      </w:r>
      <w:bookmarkEnd w:id="85"/>
      <w:bookmarkEnd w:id="86"/>
    </w:p>
    <w:p w14:paraId="77A03A4B">
      <w:pPr>
        <w:pStyle w:val="31"/>
        <w:wordWrap w:val="0"/>
      </w:pPr>
      <w:r>
        <w:rPr>
          <w:rFonts w:hint="eastAsia"/>
        </w:rPr>
        <w:t>GB/T 15852.1—2020《</w:t>
      </w:r>
      <w:r>
        <w:t>信息安全技术</w:t>
      </w:r>
      <w:r>
        <w:rPr>
          <w:rFonts w:hint="eastAsia"/>
        </w:rPr>
        <w:t xml:space="preserve"> 消息鉴别码 第1部分：采用分组密码的机制》</w:t>
      </w:r>
    </w:p>
    <w:p w14:paraId="6F46A89C">
      <w:pPr>
        <w:pStyle w:val="31"/>
        <w:wordWrap w:val="0"/>
        <w:rPr>
          <w:rStyle w:val="39"/>
          <w:rFonts w:cstheme="minorBidi"/>
          <w:color w:val="auto"/>
        </w:rPr>
      </w:pPr>
      <w:r>
        <w:rPr>
          <w:rFonts w:hint="eastAsia"/>
        </w:rPr>
        <w:t>GB/T 15852.2—2024《</w:t>
      </w:r>
      <w:r>
        <w:t>信息安全技术</w:t>
      </w:r>
      <w:r>
        <w:rPr>
          <w:rFonts w:hint="eastAsia"/>
        </w:rPr>
        <w:t xml:space="preserve"> 消息鉴别码 第2部分：采用专用杂凑函数的机制》</w:t>
      </w:r>
    </w:p>
    <w:p w14:paraId="5ECD44F9">
      <w:pPr>
        <w:pStyle w:val="31"/>
        <w:wordWrap w:val="0"/>
      </w:pPr>
      <w:r>
        <w:rPr>
          <w:rFonts w:hint="eastAsia"/>
        </w:rPr>
        <w:t>GB/T 15852.3—2019《</w:t>
      </w:r>
      <w:r>
        <w:t>信息安全技术</w:t>
      </w:r>
      <w:r>
        <w:rPr>
          <w:rFonts w:hint="eastAsia"/>
        </w:rPr>
        <w:t xml:space="preserve"> 消息鉴别码第3部分:采用泛杂凑函数的机制》</w:t>
      </w:r>
    </w:p>
    <w:p w14:paraId="4FBFE17B">
      <w:pPr>
        <w:pStyle w:val="31"/>
        <w:wordWrap w:val="0"/>
      </w:pPr>
      <w:r>
        <w:rPr>
          <w:rFonts w:hint="eastAsia"/>
        </w:rPr>
        <w:t>GB/T 15843.3—2023《</w:t>
      </w:r>
      <w:r>
        <w:t>信息安全技术</w:t>
      </w:r>
      <w:r>
        <w:rPr>
          <w:rFonts w:hint="eastAsia"/>
        </w:rPr>
        <w:t xml:space="preserve"> 实体鉴别 第3部分采用数字签名技术的机制》</w:t>
      </w:r>
    </w:p>
    <w:p w14:paraId="5728DE94">
      <w:pPr>
        <w:pStyle w:val="31"/>
        <w:wordWrap w:val="0"/>
      </w:pPr>
      <w:r>
        <w:t>GB/T 17964</w:t>
      </w:r>
      <w:r>
        <w:rPr>
          <w:rFonts w:hint="eastAsia"/>
        </w:rPr>
        <w:t>—</w:t>
      </w:r>
      <w:r>
        <w:t>2021</w:t>
      </w:r>
      <w:r>
        <w:rPr>
          <w:rFonts w:hint="eastAsia"/>
        </w:rPr>
        <w:t>《</w:t>
      </w:r>
      <w:r>
        <w:t>信息安全技术 分组密码算法的工作模式</w:t>
      </w:r>
      <w:r>
        <w:rPr>
          <w:rFonts w:hint="eastAsia"/>
        </w:rPr>
        <w:t>》</w:t>
      </w:r>
    </w:p>
    <w:p w14:paraId="018CE672">
      <w:pPr>
        <w:pStyle w:val="31"/>
        <w:wordWrap w:val="0"/>
      </w:pPr>
      <w:r>
        <w:rPr>
          <w:rFonts w:hint="eastAsia"/>
        </w:rPr>
        <w:t>GB/T 20518—2018《信息安全技术 公钥基础设施数字证书格式》</w:t>
      </w:r>
    </w:p>
    <w:p w14:paraId="76435637">
      <w:pPr>
        <w:pStyle w:val="31"/>
        <w:wordWrap w:val="0"/>
      </w:pPr>
      <w:r>
        <w:rPr>
          <w:rFonts w:hint="eastAsia"/>
        </w:rPr>
        <w:t>GB/T 22240—2020《信息安全技术 网络安全等级保护定级指南》</w:t>
      </w:r>
    </w:p>
    <w:p w14:paraId="107809A0">
      <w:pPr>
        <w:pStyle w:val="31"/>
        <w:wordWrap w:val="0"/>
      </w:pPr>
      <w:r>
        <w:rPr>
          <w:rFonts w:hint="eastAsia"/>
        </w:rPr>
        <w:t>GB/T 22239—2019《信息安全技术 网络安全等级保护基本要求》</w:t>
      </w:r>
    </w:p>
    <w:p w14:paraId="1FC9B99D">
      <w:pPr>
        <w:pStyle w:val="31"/>
        <w:wordWrap w:val="0"/>
      </w:pPr>
      <w:r>
        <w:rPr>
          <w:rFonts w:hint="eastAsia"/>
        </w:rPr>
        <w:t>GB/T 25056—2018《信息安全技术 证书认证系统密码及其相关安全技术规范》</w:t>
      </w:r>
    </w:p>
    <w:p w14:paraId="4DCEA0FD">
      <w:pPr>
        <w:pStyle w:val="31"/>
        <w:wordWrap w:val="0"/>
      </w:pPr>
      <w:r>
        <w:rPr>
          <w:rFonts w:hint="eastAsia"/>
        </w:rPr>
        <w:t>GB/T 25058—2019《信息安全技术 网络安全等级保护实施指南》</w:t>
      </w:r>
    </w:p>
    <w:p w14:paraId="5E86A03C">
      <w:pPr>
        <w:pStyle w:val="31"/>
        <w:wordWrap w:val="0"/>
      </w:pPr>
      <w:r>
        <w:rPr>
          <w:rFonts w:hint="eastAsia"/>
        </w:rPr>
        <w:t>GB/T 25070—2019《信息安全技术 网络安全等级保护安全设计技术要求》</w:t>
      </w:r>
    </w:p>
    <w:p w14:paraId="11876F57">
      <w:pPr>
        <w:pStyle w:val="31"/>
        <w:wordWrap w:val="0"/>
      </w:pPr>
      <w:r>
        <w:rPr>
          <w:rFonts w:hint="eastAsia"/>
        </w:rPr>
        <w:t>GB/T 28448—2019《信息安全技术 网络安全等级保护测评要求》</w:t>
      </w:r>
    </w:p>
    <w:p w14:paraId="0CE90858">
      <w:pPr>
        <w:pStyle w:val="31"/>
        <w:wordWrap w:val="0"/>
      </w:pPr>
      <w:r>
        <w:rPr>
          <w:rFonts w:hint="eastAsia"/>
        </w:rPr>
        <w:t>GB/T 32905—2016《信息安全技术 SM3 密码杂凑算法》</w:t>
      </w:r>
    </w:p>
    <w:p w14:paraId="44D1D4DA">
      <w:pPr>
        <w:pStyle w:val="31"/>
        <w:wordWrap w:val="0"/>
      </w:pPr>
      <w:r>
        <w:rPr>
          <w:rFonts w:hint="eastAsia"/>
        </w:rPr>
        <w:t>GB/T 32907—2016《信息安全技术 SM4 分组密码算法》</w:t>
      </w:r>
    </w:p>
    <w:p w14:paraId="68BFC5A2">
      <w:pPr>
        <w:pStyle w:val="31"/>
        <w:wordWrap w:val="0"/>
      </w:pPr>
      <w:r>
        <w:rPr>
          <w:rFonts w:hint="eastAsia"/>
        </w:rPr>
        <w:t>GB/T 32918—2016《信息安全技术 SM2椭圆曲线公钥密码算法》系列</w:t>
      </w:r>
    </w:p>
    <w:p w14:paraId="02BB93C2">
      <w:pPr>
        <w:pStyle w:val="31"/>
        <w:wordWrap w:val="0"/>
      </w:pPr>
      <w:r>
        <w:rPr>
          <w:rFonts w:hint="eastAsia"/>
        </w:rPr>
        <w:t>GB/T 33560—2017《信息安全技术 密码应用标识规范》</w:t>
      </w:r>
    </w:p>
    <w:p w14:paraId="3CC132CA">
      <w:pPr>
        <w:pStyle w:val="31"/>
        <w:wordWrap w:val="0"/>
      </w:pPr>
      <w:r>
        <w:rPr>
          <w:rFonts w:hint="eastAsia"/>
        </w:rPr>
        <w:t>GB/T 35275—2017《信息安全技术SM2密码算法加密签名消息语法规范》</w:t>
      </w:r>
    </w:p>
    <w:p w14:paraId="474083FA">
      <w:pPr>
        <w:pStyle w:val="31"/>
        <w:wordWrap w:val="0"/>
      </w:pPr>
      <w:r>
        <w:rPr>
          <w:rFonts w:hint="eastAsia"/>
        </w:rPr>
        <w:t>GB/T 35276—2017《信息安全技术 SM2 密码算法使用规范》</w:t>
      </w:r>
    </w:p>
    <w:p w14:paraId="16652A8F">
      <w:pPr>
        <w:pStyle w:val="31"/>
        <w:wordWrap w:val="0"/>
      </w:pPr>
      <w:r>
        <w:rPr>
          <w:rFonts w:hint="eastAsia"/>
        </w:rPr>
        <w:t>GB/T 35291—2017《信息安全技术 智能密码钥匙应用接口规范》</w:t>
      </w:r>
    </w:p>
    <w:p w14:paraId="3716EBD5">
      <w:pPr>
        <w:pStyle w:val="31"/>
        <w:wordWrap w:val="0"/>
      </w:pPr>
      <w:r>
        <w:rPr>
          <w:rFonts w:hint="eastAsia"/>
        </w:rPr>
        <w:t>GB/T 36322—2018《信息安全技术 密码设备应用接口规范》</w:t>
      </w:r>
    </w:p>
    <w:p w14:paraId="622C400B">
      <w:pPr>
        <w:pStyle w:val="31"/>
        <w:wordWrap w:val="0"/>
      </w:pPr>
      <w:r>
        <w:fldChar w:fldCharType="begin"/>
      </w:r>
      <w:r>
        <w:instrText xml:space="preserve"> HYPERLINK "https://www.duodown.com/biaozhun/2700208.html" \t "https://www.duodown.com/so/_blank" </w:instrText>
      </w:r>
      <w:r>
        <w:fldChar w:fldCharType="separate"/>
      </w:r>
      <w:r>
        <w:rPr>
          <w:rFonts w:hint="eastAsia"/>
        </w:rPr>
        <w:t>GB/T 36968—2018《信息安全技术 SSL VPN技术规范</w:t>
      </w:r>
      <w:r>
        <w:rPr>
          <w:rFonts w:hint="eastAsia"/>
        </w:rPr>
        <w:fldChar w:fldCharType="end"/>
      </w:r>
      <w:r>
        <w:rPr>
          <w:rFonts w:hint="eastAsia"/>
        </w:rPr>
        <w:t>》</w:t>
      </w:r>
    </w:p>
    <w:p w14:paraId="5B44AA53">
      <w:pPr>
        <w:pStyle w:val="31"/>
        <w:wordWrap w:val="0"/>
      </w:pPr>
      <w:r>
        <w:rPr>
          <w:rFonts w:hint="eastAsia"/>
        </w:rPr>
        <w:t>GB/T 38636—2020《信息安全技术 传输层密码协议(TLCP)》</w:t>
      </w:r>
    </w:p>
    <w:p w14:paraId="49FF4F03">
      <w:pPr>
        <w:pStyle w:val="31"/>
        <w:wordWrap w:val="0"/>
      </w:pPr>
      <w:r>
        <w:rPr>
          <w:rFonts w:hint="eastAsia"/>
        </w:rPr>
        <w:t>GB/T 39786—2021《信息安全技术 信息系统密码应用基本要求》</w:t>
      </w:r>
    </w:p>
    <w:p w14:paraId="3723E6B8">
      <w:pPr>
        <w:pStyle w:val="31"/>
        <w:wordWrap w:val="0"/>
      </w:pPr>
      <w:r>
        <w:rPr>
          <w:rFonts w:hint="eastAsia"/>
        </w:rPr>
        <w:t>GB/T 43206—2023《信息安全技术信息系统密码应用测评要求》</w:t>
      </w:r>
    </w:p>
    <w:p w14:paraId="0B1393F6">
      <w:pPr>
        <w:pStyle w:val="31"/>
        <w:wordWrap w:val="0"/>
      </w:pPr>
      <w:r>
        <w:rPr>
          <w:rFonts w:hint="eastAsia"/>
        </w:rPr>
        <w:t>GM/T 0005—2012《随机性检测规范》</w:t>
      </w:r>
    </w:p>
    <w:p w14:paraId="7CDFFF59">
      <w:pPr>
        <w:pStyle w:val="31"/>
        <w:wordWrap w:val="0"/>
      </w:pPr>
      <w:r>
        <w:rPr>
          <w:rFonts w:hint="eastAsia"/>
        </w:rPr>
        <w:t>GM/T 0019—2023《通用密码服务接口规范》</w:t>
      </w:r>
    </w:p>
    <w:p w14:paraId="6219D6F0">
      <w:pPr>
        <w:pStyle w:val="31"/>
        <w:wordWrap w:val="0"/>
      </w:pPr>
      <w:r>
        <w:rPr>
          <w:rFonts w:hint="eastAsia"/>
        </w:rPr>
        <w:t>GM/T 0023—2023《IPSec VPN网关产品规范》</w:t>
      </w:r>
    </w:p>
    <w:p w14:paraId="2F5387C4">
      <w:pPr>
        <w:pStyle w:val="31"/>
        <w:wordWrap w:val="0"/>
      </w:pPr>
      <w:r>
        <w:rPr>
          <w:rFonts w:hint="eastAsia"/>
        </w:rPr>
        <w:t>GM/T 0024—2023《IPSec VPN技术规范》</w:t>
      </w:r>
    </w:p>
    <w:p w14:paraId="7ABA17F7">
      <w:pPr>
        <w:pStyle w:val="31"/>
        <w:wordWrap w:val="0"/>
      </w:pPr>
      <w:r>
        <w:rPr>
          <w:rFonts w:hint="eastAsia"/>
        </w:rPr>
        <w:t>GM/T 0025—2023《SSL VPN 网关产品规范》</w:t>
      </w:r>
    </w:p>
    <w:p w14:paraId="306BBEB1">
      <w:pPr>
        <w:pStyle w:val="31"/>
        <w:wordWrap w:val="0"/>
      </w:pPr>
      <w:r>
        <w:rPr>
          <w:rFonts w:hint="eastAsia"/>
        </w:rPr>
        <w:t>GM/T 0027—2014《智能密码钥匙技术规范》</w:t>
      </w:r>
    </w:p>
    <w:p w14:paraId="4221D7CF">
      <w:pPr>
        <w:pStyle w:val="31"/>
        <w:wordWrap w:val="0"/>
      </w:pPr>
      <w:r>
        <w:rPr>
          <w:rFonts w:hint="eastAsia"/>
        </w:rPr>
        <w:t>GM/T 0028—2024《密码模块安全要求》</w:t>
      </w:r>
    </w:p>
    <w:p w14:paraId="16D0C70F">
      <w:pPr>
        <w:pStyle w:val="31"/>
        <w:wordWrap w:val="0"/>
        <w:rPr>
          <w:rFonts w:hint="eastAsia"/>
        </w:rPr>
      </w:pPr>
      <w:r>
        <w:rPr>
          <w:rFonts w:hint="eastAsia"/>
        </w:rPr>
        <w:t>GM/T 0030—2014《服务器密码机技术规范》</w:t>
      </w:r>
    </w:p>
    <w:p w14:paraId="261A759C">
      <w:pPr>
        <w:pStyle w:val="31"/>
        <w:wordWrap w:val="0"/>
        <w:rPr>
          <w:rFonts w:hint="eastAsia"/>
        </w:rPr>
      </w:pPr>
      <w:r>
        <w:rPr>
          <w:rFonts w:hint="eastAsia"/>
          <w:lang w:val="en-US" w:eastAsia="zh-CN"/>
        </w:rPr>
        <w:t>GM/T 0034</w:t>
      </w:r>
      <w:r>
        <w:rPr>
          <w:rFonts w:hint="eastAsia"/>
        </w:rPr>
        <w:t>—2014</w:t>
      </w:r>
      <w:r>
        <w:rPr>
          <w:rFonts w:hint="eastAsia"/>
          <w:lang w:val="en-US" w:eastAsia="zh-CN"/>
        </w:rPr>
        <w:t xml:space="preserve"> 《基于SM2密码算法的证书认证系统密码及其相关安全技术规范》</w:t>
      </w:r>
    </w:p>
    <w:p w14:paraId="761F2399">
      <w:pPr>
        <w:pStyle w:val="31"/>
        <w:wordWrap w:val="0"/>
      </w:pPr>
      <w:r>
        <w:rPr>
          <w:rFonts w:hint="eastAsia"/>
        </w:rPr>
        <w:t>GM/T 0036—2014《采用非接触卡的门禁系统密码应用技术指南》</w:t>
      </w:r>
    </w:p>
    <w:p w14:paraId="2D0CE437">
      <w:pPr>
        <w:pStyle w:val="31"/>
        <w:wordWrap w:val="0"/>
      </w:pPr>
      <w:r>
        <w:t>GM/T</w:t>
      </w:r>
      <w:r>
        <w:rPr>
          <w:rFonts w:hint="eastAsia"/>
        </w:rPr>
        <w:t xml:space="preserve"> </w:t>
      </w:r>
      <w:r>
        <w:t>0067</w:t>
      </w:r>
      <w:r>
        <w:rPr>
          <w:rFonts w:hint="eastAsia"/>
        </w:rPr>
        <w:t>—</w:t>
      </w:r>
      <w:r>
        <w:t>2019</w:t>
      </w:r>
      <w:r>
        <w:rPr>
          <w:rFonts w:hint="eastAsia"/>
        </w:rPr>
        <w:t>《</w:t>
      </w:r>
      <w:r>
        <w:t>基于数字证书的身份鉴别接口规范</w:t>
      </w:r>
      <w:r>
        <w:rPr>
          <w:rFonts w:hint="eastAsia"/>
        </w:rPr>
        <w:t>》</w:t>
      </w:r>
    </w:p>
    <w:p w14:paraId="45729A1F">
      <w:pPr>
        <w:pStyle w:val="31"/>
        <w:wordWrap w:val="0"/>
      </w:pPr>
      <w:r>
        <w:t>GM/T</w:t>
      </w:r>
      <w:r>
        <w:rPr>
          <w:rFonts w:hint="eastAsia"/>
        </w:rPr>
        <w:t xml:space="preserve"> </w:t>
      </w:r>
      <w:r>
        <w:t>0069</w:t>
      </w:r>
      <w:r>
        <w:rPr>
          <w:rFonts w:hint="eastAsia"/>
        </w:rPr>
        <w:t>—</w:t>
      </w:r>
      <w:r>
        <w:t>2019</w:t>
      </w:r>
      <w:r>
        <w:rPr>
          <w:rFonts w:hint="eastAsia"/>
        </w:rPr>
        <w:t>《</w:t>
      </w:r>
      <w:r>
        <w:t>开放的身份鉴别框架</w:t>
      </w:r>
      <w:r>
        <w:rPr>
          <w:rFonts w:hint="eastAsia"/>
        </w:rPr>
        <w:t>》</w:t>
      </w:r>
    </w:p>
    <w:p w14:paraId="34363ACA">
      <w:pPr>
        <w:pStyle w:val="31"/>
        <w:wordWrap w:val="0"/>
      </w:pPr>
      <w:r>
        <w:t>GM/T 0113</w:t>
      </w:r>
      <w:r>
        <w:rPr>
          <w:rFonts w:hint="eastAsia"/>
        </w:rPr>
        <w:t>—</w:t>
      </w:r>
      <w:r>
        <w:t>2021</w:t>
      </w:r>
      <w:r>
        <w:rPr>
          <w:rFonts w:hint="eastAsia"/>
        </w:rPr>
        <w:t>《</w:t>
      </w:r>
      <w:r>
        <w:t>在线快捷身份鉴别协议</w:t>
      </w:r>
      <w:r>
        <w:rPr>
          <w:rFonts w:hint="eastAsia"/>
        </w:rPr>
        <w:t>》</w:t>
      </w:r>
    </w:p>
    <w:p w14:paraId="2BF7BEFC">
      <w:pPr>
        <w:pStyle w:val="31"/>
        <w:wordWrap w:val="0"/>
      </w:pPr>
      <w:r>
        <w:rPr>
          <w:rFonts w:hint="eastAsia"/>
        </w:rPr>
        <w:t>GM/T 0116—2021《信息系统密码应用测评过程指南》</w:t>
      </w:r>
    </w:p>
    <w:p w14:paraId="20E9873B">
      <w:pPr>
        <w:pStyle w:val="31"/>
        <w:wordWrap w:val="0"/>
      </w:pPr>
      <w:r>
        <w:rPr>
          <w:rFonts w:hint="eastAsia"/>
        </w:rPr>
        <w:t>《信息系统密码应用高风险判定指引》</w:t>
      </w:r>
    </w:p>
    <w:p w14:paraId="7E05992A">
      <w:pPr>
        <w:pStyle w:val="31"/>
        <w:wordWrap w:val="0"/>
      </w:pPr>
      <w:r>
        <w:rPr>
          <w:rFonts w:hint="eastAsia"/>
        </w:rPr>
        <w:t>《商用密码应用安全性评估量化评估规则》2023版</w:t>
      </w:r>
    </w:p>
    <w:p w14:paraId="7C40B05C">
      <w:pPr>
        <w:pStyle w:val="31"/>
        <w:wordWrap w:val="0"/>
      </w:pPr>
      <w:r>
        <w:rPr>
          <w:rFonts w:hint="eastAsia"/>
        </w:rPr>
        <w:t>《商用密码安全性评估F</w:t>
      </w:r>
      <w:r>
        <w:t>AQ</w:t>
      </w:r>
      <w:r>
        <w:rPr>
          <w:rFonts w:hint="eastAsia"/>
        </w:rPr>
        <w:t>（第</w:t>
      </w:r>
      <w:r>
        <w:rPr>
          <w:rFonts w:hint="eastAsia"/>
          <w:lang w:val="en-US" w:eastAsia="zh-CN"/>
        </w:rPr>
        <w:t>四</w:t>
      </w:r>
      <w:r>
        <w:rPr>
          <w:rFonts w:hint="eastAsia"/>
        </w:rPr>
        <w:t>版）》</w:t>
      </w:r>
    </w:p>
    <w:p w14:paraId="16BF6072">
      <w:pPr>
        <w:pStyle w:val="31"/>
        <w:wordWrap w:val="0"/>
      </w:pPr>
    </w:p>
    <w:p w14:paraId="3F870302">
      <w:pPr>
        <w:pStyle w:val="31"/>
        <w:wordWrap w:val="0"/>
      </w:pPr>
    </w:p>
    <w:p w14:paraId="4A54D895">
      <w:pPr>
        <w:wordWrap w:val="0"/>
      </w:pPr>
      <w:r>
        <w:rPr>
          <w:rFonts w:hint="eastAsia"/>
        </w:rPr>
        <w:br w:type="page"/>
      </w:r>
    </w:p>
    <w:p w14:paraId="64ECA78D">
      <w:pPr>
        <w:pStyle w:val="2"/>
        <w:rPr>
          <w:rFonts w:hint="eastAsia"/>
        </w:rPr>
      </w:pPr>
      <w:bookmarkStart w:id="87" w:name="_Toc29814"/>
      <w:r>
        <w:rPr>
          <w:rFonts w:hint="eastAsia"/>
        </w:rPr>
        <w:t>密码应用设计</w:t>
      </w:r>
      <w:bookmarkEnd w:id="87"/>
    </w:p>
    <w:p w14:paraId="47C9AC62">
      <w:pPr>
        <w:pStyle w:val="3"/>
        <w:rPr>
          <w:rFonts w:hint="eastAsia"/>
        </w:rPr>
      </w:pPr>
      <w:bookmarkStart w:id="88" w:name="_Toc12059"/>
      <w:r>
        <w:rPr>
          <w:rFonts w:hint="eastAsia"/>
        </w:rPr>
        <w:t>密码应用技术框架</w:t>
      </w:r>
      <w:bookmarkEnd w:id="88"/>
    </w:p>
    <w:p w14:paraId="33BAB640">
      <w:pPr>
        <w:pStyle w:val="31"/>
        <w:wordWrap w:val="0"/>
      </w:pPr>
      <w:r>
        <w:rPr>
          <w:rFonts w:hint="eastAsia"/>
          <w:lang w:eastAsia="zh-CN"/>
        </w:rPr>
        <w:t>城投诚悦荟信息系统</w:t>
      </w:r>
      <w:r>
        <w:rPr>
          <w:rFonts w:hint="eastAsia"/>
        </w:rPr>
        <w:t>密码应用技术框架，参考GB/T 43207-2023《信息安全技术信息系统密码应用设计指南》，从计算平台、密码支撑平台和业务应用密码需求出发，围绕物理和环境、网络和通信、设备和计算、应用和数据四个层面进行密码应用技术框架设计，通过合规的密码技术、密码算法、接口规范、密码协议、密钥管理、技术标准等对业务系统进行集成建设，并通过制定密码管理制度、人员管理制度、建设运行制度和应急处置措施等进行安全运维和管理，最终使本平台建设后满足GB/T 39786—2021《信息安全技术 信息系统密码应用基本要求》适用的指标要求。本方案密码应用技术框架设计如下：</w:t>
      </w:r>
    </w:p>
    <w:p w14:paraId="5D219E48">
      <w:pPr>
        <w:pStyle w:val="31"/>
        <w:wordWrap w:val="0"/>
        <w:ind w:firstLine="0" w:firstLineChars="0"/>
        <w:jc w:val="center"/>
        <w:rPr>
          <w:rFonts w:hint="eastAsia" w:eastAsia="仿宋"/>
          <w:lang w:eastAsia="zh-CN"/>
        </w:rPr>
      </w:pPr>
      <w:r>
        <w:rPr>
          <w:rFonts w:hint="eastAsia" w:eastAsia="仿宋"/>
          <w:lang w:eastAsia="zh-CN"/>
        </w:rPr>
        <w:drawing>
          <wp:inline distT="0" distB="0" distL="114300" distR="114300">
            <wp:extent cx="5750560" cy="4050030"/>
            <wp:effectExtent l="0" t="0" r="0" b="0"/>
            <wp:docPr id="16" name="ECB019B1-382A-4266-B25C-5B523AA43C14-2" descr="C:/Users/eetrust/AppData/Local/Temp/wps.BPIVQ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2" descr="C:/Users/eetrust/AppData/Local/Temp/wps.BPIVQQwps"/>
                    <pic:cNvPicPr>
                      <a:picLocks noChangeAspect="1"/>
                    </pic:cNvPicPr>
                  </pic:nvPicPr>
                  <pic:blipFill>
                    <a:blip r:embed="rId24"/>
                    <a:stretch>
                      <a:fillRect/>
                    </a:stretch>
                  </pic:blipFill>
                  <pic:spPr>
                    <a:xfrm>
                      <a:off x="0" y="0"/>
                      <a:ext cx="5750560" cy="4050030"/>
                    </a:xfrm>
                    <a:prstGeom prst="rect">
                      <a:avLst/>
                    </a:prstGeom>
                  </pic:spPr>
                </pic:pic>
              </a:graphicData>
            </a:graphic>
          </wp:inline>
        </w:drawing>
      </w:r>
    </w:p>
    <w:p w14:paraId="5C89CEDB">
      <w:pPr>
        <w:pStyle w:val="12"/>
        <w:tabs>
          <w:tab w:val="center" w:pos="4201"/>
          <w:tab w:val="right" w:leader="dot" w:pos="9298"/>
        </w:tabs>
        <w:ind w:firstLine="420" w:firstLineChars="200"/>
        <w:jc w:val="center"/>
        <w:rPr>
          <w:rFonts w:hint="eastAsia"/>
          <w:lang w:val="en-US" w:eastAsia="zh-CN"/>
        </w:rPr>
      </w:pPr>
      <w:bookmarkStart w:id="89" w:name="_Ref26540"/>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noBreakHyphen/>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End w:id="89"/>
      <w:r>
        <w:rPr>
          <w:rFonts w:hint="eastAsia"/>
          <w:lang w:val="en-US" w:eastAsia="zh-CN"/>
        </w:rPr>
        <w:t xml:space="preserve"> 密码应用技术框架</w:t>
      </w:r>
    </w:p>
    <w:p w14:paraId="3CA696FE">
      <w:pPr>
        <w:pStyle w:val="31"/>
        <w:numPr>
          <w:ilvl w:val="0"/>
          <w:numId w:val="18"/>
        </w:numPr>
        <w:wordWrap w:val="0"/>
        <w:ind w:firstLineChars="0"/>
      </w:pPr>
      <w:r>
        <w:rPr>
          <w:rFonts w:hint="eastAsia"/>
        </w:rPr>
        <w:t>计算平台</w:t>
      </w:r>
    </w:p>
    <w:p w14:paraId="1E8F5EF6">
      <w:pPr>
        <w:pStyle w:val="31"/>
        <w:wordWrap w:val="0"/>
      </w:pPr>
      <w:r>
        <w:rPr>
          <w:rFonts w:hint="eastAsia"/>
        </w:rPr>
        <w:t>是承载业务应用的物理环境、网络环境和计算环境。物理环境提供机房、供电、通风、空调、电子门禁系统和视频监控系统等保障条件；网络环境为业务应用提供数据传输通道和通信设备；计算环境提供承载业务应用运行和数据存储的设备或服务。计算平台中部署的密码设备，如</w:t>
      </w:r>
      <w:r>
        <w:rPr>
          <w:rFonts w:hint="eastAsia"/>
          <w:lang w:eastAsia="zh-CN"/>
        </w:rPr>
        <w:t>零信任安全网关、</w:t>
      </w:r>
      <w:r>
        <w:rPr>
          <w:rFonts w:hint="eastAsia"/>
          <w:lang w:val="en-US" w:eastAsia="zh-CN"/>
        </w:rPr>
        <w:t>国密堡垒机</w:t>
      </w:r>
      <w:r>
        <w:rPr>
          <w:rFonts w:hint="eastAsia"/>
        </w:rPr>
        <w:t>，为计算平台的运行安全和管理安全提供密码保障。</w:t>
      </w:r>
    </w:p>
    <w:p w14:paraId="7147ED5C">
      <w:pPr>
        <w:pStyle w:val="31"/>
        <w:numPr>
          <w:ilvl w:val="0"/>
          <w:numId w:val="18"/>
        </w:numPr>
        <w:wordWrap w:val="0"/>
        <w:ind w:firstLineChars="0"/>
      </w:pPr>
      <w:r>
        <w:rPr>
          <w:rFonts w:hint="eastAsia"/>
        </w:rPr>
        <w:t>密码支撑服务</w:t>
      </w:r>
    </w:p>
    <w:p w14:paraId="4B81FB2B">
      <w:pPr>
        <w:pStyle w:val="31"/>
        <w:wordWrap w:val="0"/>
      </w:pPr>
      <w:r>
        <w:rPr>
          <w:rFonts w:hint="eastAsia"/>
        </w:rPr>
        <w:t>为计算平台上运行的各类业务应用提供密码支撑服务，该平台以接口的形式提供密码功能，供各业务应用调用，以解决各业务应用的安全问题。</w:t>
      </w:r>
    </w:p>
    <w:p w14:paraId="7542C7FC">
      <w:pPr>
        <w:pStyle w:val="31"/>
        <w:numPr>
          <w:ilvl w:val="0"/>
          <w:numId w:val="18"/>
        </w:numPr>
        <w:wordWrap w:val="0"/>
        <w:ind w:firstLineChars="0"/>
      </w:pPr>
      <w:r>
        <w:rPr>
          <w:rFonts w:hint="eastAsia"/>
        </w:rPr>
        <w:t>密码基础设施</w:t>
      </w:r>
    </w:p>
    <w:p w14:paraId="01944179">
      <w:pPr>
        <w:pStyle w:val="31"/>
        <w:wordWrap w:val="0"/>
      </w:pPr>
      <w:r>
        <w:rPr>
          <w:rFonts w:hint="eastAsia"/>
        </w:rPr>
        <w:t>为密码应用提供基础支撑，主要包括</w:t>
      </w:r>
      <w:r>
        <w:rPr>
          <w:rFonts w:hint="eastAsia"/>
          <w:lang w:eastAsia="zh-CN"/>
        </w:rPr>
        <w:t>服务器密码机、密码服务管理平台、数字证书认证系统、密钥管理系统、协同签名系统</w:t>
      </w:r>
      <w:r>
        <w:rPr>
          <w:rFonts w:hint="eastAsia"/>
        </w:rPr>
        <w:t>等密码硬件设备或服务系统产品，作为密码基础设施。</w:t>
      </w:r>
    </w:p>
    <w:p w14:paraId="33FCBC3D">
      <w:pPr>
        <w:pStyle w:val="31"/>
        <w:numPr>
          <w:ilvl w:val="0"/>
          <w:numId w:val="18"/>
        </w:numPr>
        <w:wordWrap w:val="0"/>
        <w:ind w:firstLineChars="0"/>
      </w:pPr>
      <w:r>
        <w:rPr>
          <w:rFonts w:hint="eastAsia"/>
        </w:rPr>
        <w:t>业务应用</w:t>
      </w:r>
    </w:p>
    <w:p w14:paraId="2B2B9195">
      <w:pPr>
        <w:pStyle w:val="31"/>
        <w:wordWrap w:val="0"/>
      </w:pPr>
      <w:r>
        <w:rPr>
          <w:rFonts w:hint="eastAsia"/>
        </w:rPr>
        <w:t>是运行在计算平台上，实现业务功能的计算机程序。本系统的业务应用为：</w:t>
      </w:r>
      <w:r>
        <w:rPr>
          <w:rFonts w:hint="eastAsia"/>
          <w:lang w:eastAsia="zh-CN"/>
        </w:rPr>
        <w:t>城投诚悦荟信息系统</w:t>
      </w:r>
      <w:r>
        <w:rPr>
          <w:rFonts w:hint="eastAsia"/>
        </w:rPr>
        <w:t>；业务应用为解决安全问题需要使用的密码功能，由密码支撑平台提供。</w:t>
      </w:r>
    </w:p>
    <w:p w14:paraId="1E539D4C">
      <w:pPr>
        <w:pStyle w:val="31"/>
        <w:numPr>
          <w:ilvl w:val="0"/>
          <w:numId w:val="18"/>
        </w:numPr>
        <w:wordWrap w:val="0"/>
        <w:ind w:firstLineChars="0"/>
      </w:pPr>
      <w:r>
        <w:rPr>
          <w:rFonts w:hint="eastAsia"/>
        </w:rPr>
        <w:t>用户</w:t>
      </w:r>
    </w:p>
    <w:p w14:paraId="137D9445">
      <w:pPr>
        <w:pStyle w:val="31"/>
        <w:wordWrap w:val="0"/>
      </w:pPr>
      <w:r>
        <w:rPr>
          <w:rFonts w:hint="eastAsia"/>
        </w:rPr>
        <w:t>是业务应用的使用者，用户端使用的计算机设备安全，属于计算平台安全，用户计算机运行的业务系统客户端安全，属于应用安全。</w:t>
      </w:r>
    </w:p>
    <w:p w14:paraId="543D5A54">
      <w:pPr>
        <w:pStyle w:val="3"/>
        <w:rPr>
          <w:rFonts w:hint="eastAsia"/>
        </w:rPr>
      </w:pPr>
      <w:bookmarkStart w:id="90" w:name="_Toc4788"/>
      <w:r>
        <w:rPr>
          <w:rFonts w:hint="eastAsia"/>
        </w:rPr>
        <w:t>计算平台密码应用方案</w:t>
      </w:r>
      <w:bookmarkEnd w:id="90"/>
    </w:p>
    <w:p w14:paraId="7E18C20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lang w:val="en-US" w:eastAsia="zh-CN"/>
        </w:rPr>
      </w:pPr>
      <w:commentRangeStart w:id="23"/>
      <w:commentRangeStart w:id="24"/>
      <w:bookmarkStart w:id="91" w:name="_Toc14453"/>
      <w:bookmarkStart w:id="92" w:name="_Toc15803"/>
      <w:r>
        <w:rPr>
          <w:rFonts w:hint="eastAsia"/>
          <w:lang w:val="en-US" w:eastAsia="zh-CN"/>
        </w:rPr>
        <w:t>物理和环境安全</w:t>
      </w:r>
      <w:commentRangeEnd w:id="23"/>
      <w:r>
        <w:commentReference w:id="23"/>
      </w:r>
      <w:commentRangeEnd w:id="24"/>
      <w:r>
        <w:commentReference w:id="24"/>
      </w:r>
      <w:bookmarkEnd w:id="91"/>
      <w:bookmarkEnd w:id="92"/>
    </w:p>
    <w:p w14:paraId="4D3A8FFA">
      <w:pPr>
        <w:pStyle w:val="5"/>
        <w:keepNext/>
        <w:keepLines/>
        <w:pageBreakBefore w:val="0"/>
        <w:widowControl w:val="0"/>
        <w:kinsoku/>
        <w:wordWrap/>
        <w:overflowPunct/>
        <w:topLinePunct w:val="0"/>
        <w:autoSpaceDE/>
        <w:autoSpaceDN/>
        <w:bidi w:val="0"/>
        <w:adjustRightInd/>
        <w:snapToGrid/>
        <w:spacing w:before="194" w:beforeLines="50" w:after="194" w:afterLines="50" w:line="360" w:lineRule="auto"/>
        <w:ind w:left="862" w:hanging="862"/>
        <w:textAlignment w:val="auto"/>
        <w:rPr>
          <w:rFonts w:hint="default" w:ascii="Arial" w:hAnsi="Arial"/>
          <w:lang w:val="en-US" w:eastAsia="zh-CN"/>
        </w:rPr>
      </w:pPr>
      <w:r>
        <w:rPr>
          <w:rFonts w:hint="eastAsia" w:ascii="Arial" w:hAnsi="Arial"/>
          <w:lang w:val="en-US" w:eastAsia="zh-CN"/>
        </w:rPr>
        <w:t>安全设计</w:t>
      </w:r>
    </w:p>
    <w:p w14:paraId="158C7737">
      <w:pPr>
        <w:pStyle w:val="31"/>
        <w:rPr>
          <w:rFonts w:hint="eastAsia"/>
        </w:rPr>
      </w:pPr>
      <w:r>
        <w:rPr>
          <w:rFonts w:hint="eastAsia"/>
        </w:rPr>
        <w:t>根据</w:t>
      </w:r>
      <w:r>
        <w:rPr>
          <w:rFonts w:hint="eastAsia"/>
          <w:lang w:eastAsia="zh-CN"/>
        </w:rPr>
        <w:t>GB/T 39786—2021</w:t>
      </w:r>
      <w:r>
        <w:rPr>
          <w:rFonts w:hint="eastAsia"/>
        </w:rPr>
        <w:t>《</w:t>
      </w:r>
      <w:r>
        <w:rPr>
          <w:rFonts w:hint="eastAsia"/>
          <w:lang w:eastAsia="zh-CN"/>
        </w:rPr>
        <w:t>信息安全技术 信息系统密码应用基本要求</w:t>
      </w:r>
      <w:r>
        <w:rPr>
          <w:rFonts w:hint="eastAsia"/>
        </w:rPr>
        <w:t>》相关规定，将分别从身份鉴别、电子门禁记录数据完整性、视频监控记录数据完整性方面进行物理和环境安全设计。</w:t>
      </w:r>
    </w:p>
    <w:p w14:paraId="5883CCC7">
      <w:pPr>
        <w:pStyle w:val="6"/>
        <w:keepNext/>
        <w:keepLines/>
        <w:pageBreakBefore w:val="0"/>
        <w:widowControl w:val="0"/>
        <w:tabs>
          <w:tab w:val="left" w:pos="864"/>
        </w:tabs>
        <w:kinsoku/>
        <w:wordWrap/>
        <w:overflowPunct/>
        <w:topLinePunct w:val="0"/>
        <w:autoSpaceDE/>
        <w:autoSpaceDN/>
        <w:bidi w:val="0"/>
        <w:adjustRightInd/>
        <w:snapToGrid/>
        <w:spacing w:before="194" w:beforeLines="50" w:after="194" w:afterLines="50" w:line="360" w:lineRule="auto"/>
        <w:ind w:left="862" w:hanging="862"/>
        <w:textAlignment w:val="auto"/>
        <w:outlineLvl w:val="4"/>
        <w:rPr>
          <w:rFonts w:hint="eastAsia" w:ascii="Arial" w:hAnsi="Arial"/>
          <w:lang w:val="en-US" w:eastAsia="zh-CN"/>
        </w:rPr>
      </w:pPr>
      <w:r>
        <w:rPr>
          <w:rFonts w:hint="eastAsia" w:ascii="Arial" w:hAnsi="Arial"/>
          <w:lang w:val="en-US" w:eastAsia="zh-CN"/>
        </w:rPr>
        <w:t>身份鉴别</w:t>
      </w:r>
    </w:p>
    <w:p w14:paraId="4CD41F61">
      <w:pPr>
        <w:pStyle w:val="31"/>
        <w:rPr>
          <w:rFonts w:hint="eastAsia"/>
        </w:rPr>
      </w:pPr>
      <w:r>
        <w:rPr>
          <w:rFonts w:hint="eastAsia"/>
          <w:lang w:val="en-US" w:eastAsia="zh-CN"/>
        </w:rPr>
        <w:t>私有云机房</w:t>
      </w:r>
      <w:r>
        <w:rPr>
          <w:rFonts w:hint="eastAsia"/>
        </w:rPr>
        <w:t>部署具有商用密码产品认证证书且符合GM/T 0036标准的国密电子门禁系统，采用密码技术实现身份标识和鉴别信息绑定，保护物理访问控制身份鉴别信息。门禁系统采用智能IC卡</w:t>
      </w:r>
      <w:r>
        <w:rPr>
          <w:rFonts w:hint="eastAsia"/>
          <w:lang w:eastAsia="zh-CN"/>
        </w:rPr>
        <w:t>（</w:t>
      </w:r>
      <w:r>
        <w:rPr>
          <w:rFonts w:hint="eastAsia" w:cs="Times New Roman"/>
          <w:szCs w:val="20"/>
          <w:lang w:val="en-US" w:eastAsia="zh-CN"/>
        </w:rPr>
        <w:t>安全等级为二级</w:t>
      </w:r>
      <w:r>
        <w:rPr>
          <w:rFonts w:hint="eastAsia"/>
          <w:lang w:eastAsia="zh-CN"/>
        </w:rPr>
        <w:t>）</w:t>
      </w:r>
      <w:r>
        <w:rPr>
          <w:rFonts w:hint="eastAsia"/>
        </w:rPr>
        <w:t>存储个人密钥，使用智能IC卡中的SM4算法进行密钥分发，使用SM4算法对进出机房人员进行身份鉴别。</w:t>
      </w:r>
    </w:p>
    <w:p w14:paraId="400E8458">
      <w:pPr>
        <w:pStyle w:val="6"/>
        <w:keepNext/>
        <w:keepLines/>
        <w:pageBreakBefore w:val="0"/>
        <w:widowControl w:val="0"/>
        <w:tabs>
          <w:tab w:val="left" w:pos="864"/>
        </w:tabs>
        <w:kinsoku/>
        <w:wordWrap/>
        <w:overflowPunct/>
        <w:topLinePunct w:val="0"/>
        <w:autoSpaceDE/>
        <w:autoSpaceDN/>
        <w:bidi w:val="0"/>
        <w:adjustRightInd/>
        <w:snapToGrid/>
        <w:spacing w:before="194" w:beforeLines="50" w:after="194" w:afterLines="50" w:line="360" w:lineRule="auto"/>
        <w:ind w:left="862" w:hanging="862"/>
        <w:textAlignment w:val="auto"/>
        <w:outlineLvl w:val="4"/>
        <w:rPr>
          <w:rFonts w:hint="eastAsia" w:ascii="Arial" w:hAnsi="Arial"/>
          <w:lang w:val="en-US" w:eastAsia="zh-CN"/>
        </w:rPr>
      </w:pPr>
      <w:r>
        <w:rPr>
          <w:rFonts w:hint="eastAsia" w:ascii="Arial" w:hAnsi="Arial"/>
          <w:lang w:val="en-US" w:eastAsia="zh-CN"/>
        </w:rPr>
        <w:t>电子门禁记录完整性</w:t>
      </w:r>
    </w:p>
    <w:p w14:paraId="417ACCC2">
      <w:pPr>
        <w:pStyle w:val="31"/>
        <w:rPr>
          <w:rFonts w:hint="eastAsia"/>
        </w:rPr>
      </w:pPr>
      <w:r>
        <w:rPr>
          <w:rFonts w:hint="eastAsia"/>
          <w:lang w:val="en-US" w:eastAsia="zh-CN"/>
        </w:rPr>
        <w:t>私有云机房</w:t>
      </w:r>
      <w:r>
        <w:rPr>
          <w:rFonts w:hint="eastAsia"/>
        </w:rPr>
        <w:t>部署具有商用密码产品认证证书且符合GM/T 0036标准的国密电子门禁系统，调用内置PCI-E密码卡</w:t>
      </w:r>
      <w:r>
        <w:rPr>
          <w:rFonts w:hint="eastAsia"/>
          <w:lang w:eastAsia="zh-CN"/>
        </w:rPr>
        <w:t>（</w:t>
      </w:r>
      <w:r>
        <w:rPr>
          <w:rFonts w:hint="eastAsia" w:cs="Times New Roman"/>
          <w:szCs w:val="20"/>
          <w:lang w:val="en-US" w:eastAsia="zh-CN"/>
        </w:rPr>
        <w:t>安全等级为二级</w:t>
      </w:r>
      <w:r>
        <w:rPr>
          <w:rFonts w:hint="eastAsia"/>
          <w:lang w:eastAsia="zh-CN"/>
        </w:rPr>
        <w:t>）</w:t>
      </w:r>
      <w:r>
        <w:rPr>
          <w:rFonts w:hint="eastAsia"/>
        </w:rPr>
        <w:t>，采用基于HMAC-SM3机制实现对电子门禁进出记录数据的完整性保护。</w:t>
      </w:r>
    </w:p>
    <w:p w14:paraId="3BEF5BF8">
      <w:pPr>
        <w:pStyle w:val="6"/>
        <w:keepNext/>
        <w:keepLines/>
        <w:pageBreakBefore w:val="0"/>
        <w:widowControl w:val="0"/>
        <w:tabs>
          <w:tab w:val="left" w:pos="864"/>
        </w:tabs>
        <w:kinsoku/>
        <w:wordWrap/>
        <w:overflowPunct/>
        <w:topLinePunct w:val="0"/>
        <w:autoSpaceDE/>
        <w:autoSpaceDN/>
        <w:bidi w:val="0"/>
        <w:adjustRightInd/>
        <w:snapToGrid/>
        <w:spacing w:before="194" w:beforeLines="50" w:after="194" w:afterLines="50" w:line="360" w:lineRule="auto"/>
        <w:ind w:left="862" w:hanging="862"/>
        <w:textAlignment w:val="auto"/>
        <w:outlineLvl w:val="4"/>
        <w:rPr>
          <w:rFonts w:hint="eastAsia" w:ascii="Arial" w:hAnsi="Arial"/>
          <w:lang w:val="en-US" w:eastAsia="zh-CN"/>
        </w:rPr>
      </w:pPr>
      <w:r>
        <w:rPr>
          <w:rFonts w:hint="eastAsia" w:ascii="Arial" w:hAnsi="Arial"/>
          <w:lang w:val="en-US" w:eastAsia="zh-CN"/>
        </w:rPr>
        <w:t>视频监控记录数据完整性</w:t>
      </w:r>
    </w:p>
    <w:p w14:paraId="1B96C243">
      <w:pPr>
        <w:ind w:firstLine="420" w:firstLineChars="0"/>
        <w:rPr>
          <w:rFonts w:hint="eastAsia"/>
          <w:lang w:eastAsia="zh-CN"/>
        </w:rPr>
      </w:pPr>
      <w:r>
        <w:rPr>
          <w:rFonts w:hint="eastAsia"/>
          <w:lang w:val="en-US" w:eastAsia="zh-CN"/>
        </w:rPr>
        <w:t>私有云机房</w:t>
      </w:r>
      <w:r>
        <w:rPr>
          <w:rFonts w:hint="eastAsia"/>
        </w:rPr>
        <w:t>部署</w:t>
      </w:r>
      <w:r>
        <w:rPr>
          <w:rFonts w:hint="eastAsia"/>
          <w:lang w:val="en-US" w:eastAsia="zh-CN"/>
        </w:rPr>
        <w:t>具有商用密码产品认证证书且符合GM/T 0028标准且</w:t>
      </w:r>
      <w:r>
        <w:rPr>
          <w:rFonts w:hint="eastAsia" w:cs="Times New Roman"/>
          <w:szCs w:val="20"/>
          <w:lang w:val="en-US" w:eastAsia="zh-CN"/>
        </w:rPr>
        <w:t>安全等级为二级</w:t>
      </w:r>
      <w:r>
        <w:rPr>
          <w:rFonts w:hint="eastAsia"/>
          <w:lang w:val="en-US" w:eastAsia="zh-CN"/>
        </w:rPr>
        <w:t>的</w:t>
      </w:r>
      <w:r>
        <w:rPr>
          <w:rFonts w:hint="eastAsia"/>
        </w:rPr>
        <w:t>国密视频监控系统，调用</w:t>
      </w:r>
      <w:r>
        <w:rPr>
          <w:rFonts w:hint="eastAsia"/>
          <w:lang w:val="en-US" w:eastAsia="zh-CN"/>
        </w:rPr>
        <w:t>内置</w:t>
      </w:r>
      <w:r>
        <w:rPr>
          <w:rFonts w:hint="eastAsia"/>
        </w:rPr>
        <w:t>PCI-E</w:t>
      </w:r>
      <w:r>
        <w:rPr>
          <w:rFonts w:hint="eastAsia"/>
          <w:lang w:val="en-US" w:eastAsia="zh-CN"/>
        </w:rPr>
        <w:t>密码</w:t>
      </w:r>
      <w:r>
        <w:rPr>
          <w:rFonts w:hint="eastAsia"/>
        </w:rPr>
        <w:t>卡</w:t>
      </w:r>
      <w:r>
        <w:rPr>
          <w:rFonts w:hint="eastAsia"/>
          <w:lang w:eastAsia="zh-CN"/>
        </w:rPr>
        <w:t>（</w:t>
      </w:r>
      <w:r>
        <w:rPr>
          <w:rFonts w:hint="eastAsia" w:cs="Times New Roman"/>
          <w:szCs w:val="20"/>
          <w:lang w:val="en-US" w:eastAsia="zh-CN"/>
        </w:rPr>
        <w:t>安全等级为二级</w:t>
      </w:r>
      <w:r>
        <w:rPr>
          <w:rFonts w:hint="eastAsia"/>
          <w:lang w:eastAsia="zh-CN"/>
        </w:rPr>
        <w:t>）</w:t>
      </w:r>
      <w:r>
        <w:rPr>
          <w:rFonts w:hint="eastAsia"/>
        </w:rPr>
        <w:t>，采用基于HMAC-SM3机制实现对存储的视频监控记录进行完整性保护</w:t>
      </w:r>
      <w:r>
        <w:rPr>
          <w:rFonts w:hint="eastAsia"/>
          <w:lang w:eastAsia="zh-CN"/>
        </w:rPr>
        <w:t>。</w:t>
      </w:r>
    </w:p>
    <w:p w14:paraId="16C1391F">
      <w:pPr>
        <w:pStyle w:val="5"/>
        <w:keepNext/>
        <w:keepLines/>
        <w:pageBreakBefore w:val="0"/>
        <w:widowControl w:val="0"/>
        <w:kinsoku/>
        <w:wordWrap/>
        <w:overflowPunct/>
        <w:topLinePunct w:val="0"/>
        <w:autoSpaceDE/>
        <w:autoSpaceDN/>
        <w:bidi w:val="0"/>
        <w:adjustRightInd/>
        <w:snapToGrid/>
        <w:spacing w:before="194" w:beforeLines="50" w:after="194" w:afterLines="50" w:line="360" w:lineRule="auto"/>
        <w:ind w:left="862" w:hanging="862"/>
        <w:textAlignment w:val="auto"/>
        <w:rPr>
          <w:rFonts w:hint="default" w:ascii="Arial" w:hAnsi="Arial"/>
          <w:lang w:val="en-US" w:eastAsia="zh-CN"/>
        </w:rPr>
      </w:pPr>
      <w:r>
        <w:rPr>
          <w:rFonts w:hint="eastAsia" w:ascii="Arial" w:hAnsi="Arial"/>
          <w:lang w:val="en-US" w:eastAsia="zh-CN"/>
        </w:rPr>
        <w:t>密码应用工作流程</w:t>
      </w:r>
    </w:p>
    <w:p w14:paraId="77B1722C">
      <w:pPr>
        <w:pStyle w:val="6"/>
        <w:keepNext/>
        <w:keepLines/>
        <w:pageBreakBefore w:val="0"/>
        <w:widowControl w:val="0"/>
        <w:tabs>
          <w:tab w:val="left" w:pos="864"/>
        </w:tabs>
        <w:kinsoku/>
        <w:wordWrap/>
        <w:overflowPunct/>
        <w:topLinePunct w:val="0"/>
        <w:autoSpaceDE/>
        <w:autoSpaceDN/>
        <w:bidi w:val="0"/>
        <w:adjustRightInd/>
        <w:snapToGrid/>
        <w:spacing w:before="194" w:beforeLines="50" w:after="194" w:afterLines="50" w:line="360" w:lineRule="auto"/>
        <w:ind w:left="862" w:hanging="862"/>
        <w:textAlignment w:val="auto"/>
        <w:outlineLvl w:val="4"/>
        <w:rPr>
          <w:rFonts w:hint="default" w:ascii="Arial" w:hAnsi="Arial"/>
          <w:lang w:val="en-US" w:eastAsia="zh-CN"/>
        </w:rPr>
      </w:pPr>
      <w:r>
        <w:rPr>
          <w:rFonts w:hint="eastAsia" w:ascii="Arial" w:hAnsi="Arial"/>
          <w:lang w:val="en-US" w:eastAsia="zh-CN"/>
        </w:rPr>
        <w:t>门禁身份鉴别实现</w:t>
      </w:r>
    </w:p>
    <w:p w14:paraId="45DE90FA">
      <w:pPr>
        <w:pStyle w:val="31"/>
        <w:rPr>
          <w:rFonts w:hint="eastAsia"/>
        </w:rPr>
      </w:pPr>
      <w:r>
        <w:rPr>
          <w:rFonts w:hint="eastAsia"/>
        </w:rPr>
        <w:t>国密门禁系统采用基于SM4/SM1国密算法的对称加解密技术，实现用户身份鉴别。具体过程如下：</w:t>
      </w:r>
    </w:p>
    <w:p w14:paraId="26E5908A">
      <w:pPr>
        <w:numPr>
          <w:ilvl w:val="0"/>
          <w:numId w:val="19"/>
        </w:numPr>
        <w:ind w:firstLine="560" w:firstLineChars="200"/>
        <w:rPr>
          <w:rFonts w:hint="eastAsia" w:eastAsia="仿宋"/>
          <w:sz w:val="28"/>
          <w:szCs w:val="28"/>
        </w:rPr>
      </w:pPr>
      <w:r>
        <w:rPr>
          <w:rFonts w:hint="eastAsia" w:eastAsia="仿宋"/>
          <w:sz w:val="28"/>
          <w:szCs w:val="28"/>
        </w:rPr>
        <w:t>国密门禁读卡器读取国密CPU的卡片信息（主要是卡片ID）;</w:t>
      </w:r>
    </w:p>
    <w:p w14:paraId="14AA00B8">
      <w:pPr>
        <w:numPr>
          <w:ilvl w:val="0"/>
          <w:numId w:val="19"/>
        </w:numPr>
        <w:ind w:firstLine="560" w:firstLineChars="200"/>
        <w:rPr>
          <w:rFonts w:hint="eastAsia" w:eastAsia="仿宋"/>
          <w:sz w:val="28"/>
          <w:szCs w:val="28"/>
        </w:rPr>
      </w:pPr>
      <w:r>
        <w:rPr>
          <w:rFonts w:hint="eastAsia" w:eastAsia="仿宋"/>
          <w:sz w:val="28"/>
          <w:szCs w:val="28"/>
        </w:rPr>
        <w:t>国密门禁读卡器利用自身密钥及卡片ID，计算出该国密CPU卡的密钥K3；</w:t>
      </w:r>
    </w:p>
    <w:p w14:paraId="5AE7BA1F">
      <w:pPr>
        <w:numPr>
          <w:ilvl w:val="0"/>
          <w:numId w:val="19"/>
        </w:numPr>
        <w:ind w:firstLine="560" w:firstLineChars="200"/>
        <w:rPr>
          <w:rFonts w:hint="eastAsia" w:eastAsia="仿宋"/>
          <w:sz w:val="28"/>
          <w:szCs w:val="28"/>
        </w:rPr>
      </w:pPr>
      <w:r>
        <w:rPr>
          <w:rFonts w:hint="eastAsia" w:eastAsia="仿宋"/>
          <w:sz w:val="28"/>
          <w:szCs w:val="28"/>
        </w:rPr>
        <w:t>国密门禁读卡器通过内部的密码模块生成真随机数R1，并将该随机数回传给国密CPU卡；</w:t>
      </w:r>
    </w:p>
    <w:p w14:paraId="35FF33F4">
      <w:pPr>
        <w:numPr>
          <w:ilvl w:val="0"/>
          <w:numId w:val="19"/>
        </w:numPr>
        <w:ind w:firstLine="560" w:firstLineChars="200"/>
        <w:rPr>
          <w:rFonts w:hint="eastAsia" w:eastAsia="仿宋"/>
          <w:sz w:val="28"/>
          <w:szCs w:val="28"/>
        </w:rPr>
      </w:pPr>
      <w:r>
        <w:rPr>
          <w:rFonts w:hint="eastAsia" w:eastAsia="仿宋"/>
          <w:sz w:val="28"/>
          <w:szCs w:val="28"/>
        </w:rPr>
        <w:t>国密CPU卡调用SM4国密算法，以自身密钥K1为加密密钥，对R1进行对称加密，获得加密后的随机数C1，并将C1发送给国密门禁读卡器；</w:t>
      </w:r>
    </w:p>
    <w:p w14:paraId="04141CC5">
      <w:pPr>
        <w:numPr>
          <w:ilvl w:val="0"/>
          <w:numId w:val="19"/>
        </w:numPr>
        <w:ind w:firstLine="560" w:firstLineChars="200"/>
        <w:rPr>
          <w:rFonts w:hint="eastAsia" w:eastAsia="仿宋"/>
          <w:sz w:val="28"/>
          <w:szCs w:val="28"/>
        </w:rPr>
      </w:pPr>
      <w:r>
        <w:rPr>
          <w:rFonts w:hint="eastAsia" w:eastAsia="仿宋"/>
          <w:sz w:val="28"/>
          <w:szCs w:val="28"/>
        </w:rPr>
        <w:t>国密门禁读卡器以K3为加密密钥，调用SM4国密算法，对R1进行对称加密，获得加密后的随机数C2；</w:t>
      </w:r>
    </w:p>
    <w:p w14:paraId="7E139C12">
      <w:pPr>
        <w:numPr>
          <w:ilvl w:val="0"/>
          <w:numId w:val="19"/>
        </w:numPr>
        <w:ind w:firstLine="560" w:firstLineChars="200"/>
        <w:rPr>
          <w:rFonts w:hint="eastAsia" w:eastAsia="仿宋"/>
          <w:sz w:val="28"/>
          <w:szCs w:val="28"/>
        </w:rPr>
      </w:pPr>
      <w:r>
        <w:rPr>
          <w:rFonts w:hint="eastAsia" w:eastAsia="仿宋"/>
          <w:sz w:val="28"/>
          <w:szCs w:val="28"/>
        </w:rPr>
        <w:t>将C1与C2进行对比，若相等则判定用户身份合法，否则判定用户身份不合法。验证流程如下图：</w:t>
      </w:r>
    </w:p>
    <w:p w14:paraId="40C920B6">
      <w:pPr>
        <w:jc w:val="center"/>
        <w:rPr>
          <w:rFonts w:eastAsia="仿宋"/>
          <w:sz w:val="28"/>
          <w:szCs w:val="28"/>
          <w:highlight w:val="yellow"/>
        </w:rPr>
      </w:pPr>
      <w:r>
        <w:drawing>
          <wp:inline distT="0" distB="0" distL="0" distR="0">
            <wp:extent cx="4435475" cy="3111500"/>
            <wp:effectExtent l="0" t="0" r="3175" b="12700"/>
            <wp:docPr id="436523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3826" name="图片 1"/>
                    <pic:cNvPicPr>
                      <a:picLocks noChangeAspect="1"/>
                    </pic:cNvPicPr>
                  </pic:nvPicPr>
                  <pic:blipFill>
                    <a:blip r:embed="rId25"/>
                    <a:stretch>
                      <a:fillRect/>
                    </a:stretch>
                  </pic:blipFill>
                  <pic:spPr>
                    <a:xfrm>
                      <a:off x="0" y="0"/>
                      <a:ext cx="4446172" cy="3118942"/>
                    </a:xfrm>
                    <a:prstGeom prst="rect">
                      <a:avLst/>
                    </a:prstGeom>
                  </pic:spPr>
                </pic:pic>
              </a:graphicData>
            </a:graphic>
          </wp:inline>
        </w:drawing>
      </w:r>
    </w:p>
    <w:p w14:paraId="7C406EB5">
      <w:pPr>
        <w:pStyle w:val="12"/>
        <w:tabs>
          <w:tab w:val="center" w:pos="4201"/>
          <w:tab w:val="right" w:leader="dot" w:pos="9298"/>
        </w:tabs>
        <w:ind w:firstLine="420" w:firstLineChars="200"/>
        <w:jc w:val="cente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w:t>
      </w:r>
      <w:r>
        <w:rPr>
          <w:rFonts w:hint="eastAsia"/>
          <w:lang w:val="en-US" w:eastAsia="zh-CN"/>
        </w:rPr>
        <w:t>门禁身份鉴别流程</w:t>
      </w:r>
      <w:r>
        <w:rPr>
          <w:rFonts w:hint="eastAsia"/>
        </w:rPr>
        <w:t>图</w:t>
      </w:r>
    </w:p>
    <w:p w14:paraId="02011FBD">
      <w:pPr>
        <w:pStyle w:val="6"/>
        <w:keepNext/>
        <w:keepLines/>
        <w:pageBreakBefore w:val="0"/>
        <w:widowControl w:val="0"/>
        <w:tabs>
          <w:tab w:val="left" w:pos="864"/>
        </w:tabs>
        <w:kinsoku/>
        <w:wordWrap/>
        <w:overflowPunct/>
        <w:topLinePunct w:val="0"/>
        <w:autoSpaceDE/>
        <w:autoSpaceDN/>
        <w:bidi w:val="0"/>
        <w:adjustRightInd/>
        <w:snapToGrid/>
        <w:spacing w:before="194" w:beforeLines="50" w:after="194" w:afterLines="50" w:line="360" w:lineRule="auto"/>
        <w:ind w:left="862" w:hanging="862"/>
        <w:textAlignment w:val="auto"/>
        <w:outlineLvl w:val="4"/>
        <w:rPr>
          <w:rFonts w:hint="default" w:ascii="Arial" w:hAnsi="Arial"/>
          <w:lang w:val="en-US" w:eastAsia="zh-CN"/>
        </w:rPr>
      </w:pPr>
      <w:r>
        <w:rPr>
          <w:rFonts w:hint="eastAsia" w:ascii="Arial" w:hAnsi="Arial"/>
          <w:lang w:val="en-US" w:eastAsia="zh-CN"/>
        </w:rPr>
        <w:t>门禁记录完整性实现</w:t>
      </w:r>
    </w:p>
    <w:p w14:paraId="0C99684E">
      <w:pPr>
        <w:spacing w:line="360" w:lineRule="auto"/>
        <w:ind w:firstLine="560" w:firstLineChars="200"/>
        <w:rPr>
          <w:rFonts w:hint="eastAsia" w:eastAsia="仿宋"/>
          <w:sz w:val="28"/>
          <w:szCs w:val="28"/>
        </w:rPr>
      </w:pPr>
      <w:r>
        <w:rPr>
          <w:rFonts w:hint="eastAsia" w:eastAsia="仿宋"/>
          <w:sz w:val="28"/>
          <w:szCs w:val="28"/>
        </w:rPr>
        <w:t>机房进出数据存储在电子门禁系统的门禁日志审计系统中，日志审计系统通过内置的PCI-E密码卡，采用HMAC-SM3密码算法对日志记录进行MAC值计算和校验操作，以实现对日志记录的完整性保护。</w:t>
      </w:r>
    </w:p>
    <w:p w14:paraId="719E3568">
      <w:pPr>
        <w:spacing w:line="360" w:lineRule="auto"/>
        <w:ind w:firstLine="560" w:firstLineChars="200"/>
        <w:rPr>
          <w:rFonts w:hint="eastAsia" w:eastAsia="仿宋"/>
          <w:sz w:val="28"/>
          <w:szCs w:val="28"/>
        </w:rPr>
      </w:pPr>
      <w:r>
        <w:rPr>
          <w:rFonts w:hint="eastAsia" w:eastAsia="仿宋"/>
          <w:sz w:val="28"/>
          <w:szCs w:val="28"/>
        </w:rPr>
        <w:t>具体工作流程如下：</w:t>
      </w:r>
    </w:p>
    <w:p w14:paraId="49C7B6B8">
      <w:pPr>
        <w:numPr>
          <w:ilvl w:val="0"/>
          <w:numId w:val="20"/>
        </w:numPr>
        <w:ind w:firstLine="560" w:firstLineChars="200"/>
        <w:rPr>
          <w:rFonts w:hint="eastAsia" w:eastAsia="仿宋"/>
          <w:sz w:val="28"/>
          <w:szCs w:val="28"/>
        </w:rPr>
      </w:pPr>
      <w:r>
        <w:rPr>
          <w:rFonts w:hint="eastAsia" w:eastAsia="仿宋"/>
          <w:sz w:val="28"/>
          <w:szCs w:val="28"/>
        </w:rPr>
        <w:t>门禁控制器将用户操作信息传送给门禁管理主机；日志审计系统自动生成一条日志记录，其明文计为A1；</w:t>
      </w:r>
    </w:p>
    <w:p w14:paraId="72412007">
      <w:pPr>
        <w:numPr>
          <w:ilvl w:val="0"/>
          <w:numId w:val="20"/>
        </w:numPr>
        <w:ind w:firstLine="560" w:firstLineChars="200"/>
        <w:rPr>
          <w:rFonts w:hint="eastAsia" w:eastAsia="仿宋"/>
          <w:sz w:val="28"/>
          <w:szCs w:val="28"/>
        </w:rPr>
      </w:pPr>
      <w:r>
        <w:rPr>
          <w:rFonts w:hint="eastAsia" w:eastAsia="仿宋"/>
          <w:sz w:val="28"/>
          <w:szCs w:val="28"/>
        </w:rPr>
        <w:t>调用内置的PCI-E密码卡，利用自身密钥K1，采用基于SM3国密算法的HMAC技术，计算A1的MAC值（计为M1），并将A1及M1保存至后台数据库；</w:t>
      </w:r>
    </w:p>
    <w:p w14:paraId="5D3CB85F">
      <w:pPr>
        <w:numPr>
          <w:ilvl w:val="0"/>
          <w:numId w:val="20"/>
        </w:numPr>
        <w:ind w:firstLine="560" w:firstLineChars="200"/>
        <w:rPr>
          <w:rFonts w:hint="eastAsia" w:eastAsia="仿宋"/>
          <w:sz w:val="28"/>
          <w:szCs w:val="28"/>
        </w:rPr>
      </w:pPr>
      <w:r>
        <w:rPr>
          <w:rFonts w:hint="eastAsia" w:eastAsia="仿宋"/>
          <w:sz w:val="28"/>
          <w:szCs w:val="28"/>
        </w:rPr>
        <w:t>当用户查看该条日志时，日志审计系统从后台数据库中读取当前明文值（计为A2），并将A2和M1发送给PCI-E密码卡；</w:t>
      </w:r>
    </w:p>
    <w:p w14:paraId="0F1533ED">
      <w:pPr>
        <w:numPr>
          <w:ilvl w:val="0"/>
          <w:numId w:val="20"/>
        </w:numPr>
        <w:ind w:firstLine="560" w:firstLineChars="200"/>
        <w:rPr>
          <w:rFonts w:hint="eastAsia" w:eastAsia="仿宋"/>
          <w:sz w:val="28"/>
          <w:szCs w:val="28"/>
        </w:rPr>
      </w:pPr>
      <w:r>
        <w:rPr>
          <w:rFonts w:hint="eastAsia" w:eastAsia="仿宋"/>
          <w:sz w:val="28"/>
          <w:szCs w:val="28"/>
        </w:rPr>
        <w:t>PCI-E密码卡，利用自身密钥K1，采用基于SM3的HMAC技术，计算A2的MAC值（计为M2）；</w:t>
      </w:r>
    </w:p>
    <w:p w14:paraId="155B7385">
      <w:pPr>
        <w:numPr>
          <w:ilvl w:val="0"/>
          <w:numId w:val="20"/>
        </w:numPr>
        <w:ind w:firstLine="560" w:firstLineChars="200"/>
        <w:rPr>
          <w:rFonts w:eastAsia="仿宋"/>
          <w:sz w:val="28"/>
          <w:szCs w:val="28"/>
        </w:rPr>
      </w:pPr>
      <w:r>
        <w:rPr>
          <w:rFonts w:hint="eastAsia" w:eastAsia="仿宋"/>
          <w:sz w:val="28"/>
          <w:szCs w:val="28"/>
        </w:rPr>
        <w:t>将M1与M2进行比对，如果一致，则判定该条日志记录正常；如果不一致，则提示该条日志记录被篡改。</w:t>
      </w:r>
    </w:p>
    <w:p w14:paraId="04A5D85D">
      <w:pPr>
        <w:spacing w:line="360" w:lineRule="auto"/>
        <w:ind w:firstLine="560" w:firstLineChars="200"/>
        <w:rPr>
          <w:rFonts w:hint="eastAsia" w:eastAsia="仿宋"/>
          <w:sz w:val="28"/>
          <w:szCs w:val="28"/>
        </w:rPr>
      </w:pPr>
      <w:r>
        <w:rPr>
          <w:rFonts w:hint="eastAsia" w:eastAsia="仿宋"/>
          <w:sz w:val="28"/>
          <w:szCs w:val="28"/>
        </w:rPr>
        <w:t>验证流程如下图：</w:t>
      </w:r>
    </w:p>
    <w:p w14:paraId="3F091A00">
      <w:pPr>
        <w:spacing w:line="360" w:lineRule="auto"/>
        <w:jc w:val="center"/>
        <w:rPr>
          <w:rFonts w:eastAsia="仿宋"/>
          <w:sz w:val="28"/>
          <w:szCs w:val="28"/>
          <w:highlight w:val="yellow"/>
        </w:rPr>
      </w:pPr>
      <w:r>
        <w:drawing>
          <wp:inline distT="0" distB="0" distL="0" distR="0">
            <wp:extent cx="4345940" cy="3161030"/>
            <wp:effectExtent l="0" t="0" r="16510" b="1270"/>
            <wp:docPr id="1250219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19632" name="图片 1"/>
                    <pic:cNvPicPr>
                      <a:picLocks noChangeAspect="1"/>
                    </pic:cNvPicPr>
                  </pic:nvPicPr>
                  <pic:blipFill>
                    <a:blip r:embed="rId26"/>
                    <a:srcRect b="4500"/>
                    <a:stretch>
                      <a:fillRect/>
                    </a:stretch>
                  </pic:blipFill>
                  <pic:spPr>
                    <a:xfrm>
                      <a:off x="0" y="0"/>
                      <a:ext cx="4374937" cy="3182584"/>
                    </a:xfrm>
                    <a:prstGeom prst="rect">
                      <a:avLst/>
                    </a:prstGeom>
                    <a:ln>
                      <a:noFill/>
                    </a:ln>
                  </pic:spPr>
                </pic:pic>
              </a:graphicData>
            </a:graphic>
          </wp:inline>
        </w:drawing>
      </w:r>
    </w:p>
    <w:p w14:paraId="2485D7E7">
      <w:pPr>
        <w:pStyle w:val="12"/>
        <w:tabs>
          <w:tab w:val="center" w:pos="4201"/>
          <w:tab w:val="right" w:leader="dot" w:pos="9298"/>
        </w:tabs>
        <w:ind w:firstLine="420" w:firstLineChars="200"/>
        <w:jc w:val="cente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3</w:t>
      </w:r>
      <w:r>
        <w:fldChar w:fldCharType="end"/>
      </w:r>
      <w:r>
        <w:rPr>
          <w:rFonts w:hint="eastAsia"/>
        </w:rPr>
        <w:t xml:space="preserve"> </w:t>
      </w:r>
      <w:r>
        <w:rPr>
          <w:rFonts w:hint="eastAsia"/>
          <w:lang w:val="en-US" w:eastAsia="zh-CN"/>
        </w:rPr>
        <w:t>门禁记录完整性实现流程</w:t>
      </w:r>
      <w:r>
        <w:rPr>
          <w:rFonts w:hint="eastAsia"/>
        </w:rPr>
        <w:t>图</w:t>
      </w:r>
    </w:p>
    <w:p w14:paraId="1E415D41">
      <w:pPr>
        <w:pStyle w:val="6"/>
        <w:keepNext/>
        <w:keepLines/>
        <w:pageBreakBefore w:val="0"/>
        <w:widowControl w:val="0"/>
        <w:tabs>
          <w:tab w:val="left" w:pos="864"/>
        </w:tabs>
        <w:kinsoku/>
        <w:wordWrap/>
        <w:overflowPunct/>
        <w:topLinePunct w:val="0"/>
        <w:autoSpaceDE/>
        <w:autoSpaceDN/>
        <w:bidi w:val="0"/>
        <w:adjustRightInd/>
        <w:snapToGrid/>
        <w:spacing w:before="194" w:beforeLines="50" w:after="194" w:afterLines="50" w:line="360" w:lineRule="auto"/>
        <w:ind w:left="862" w:hanging="862"/>
        <w:textAlignment w:val="auto"/>
        <w:outlineLvl w:val="4"/>
        <w:rPr>
          <w:rFonts w:hint="default" w:ascii="Arial" w:hAnsi="Arial"/>
          <w:lang w:val="en-US" w:eastAsia="zh-CN"/>
        </w:rPr>
      </w:pPr>
      <w:r>
        <w:rPr>
          <w:rFonts w:hint="eastAsia" w:ascii="Arial" w:hAnsi="Arial"/>
          <w:lang w:val="en-US" w:eastAsia="zh-CN"/>
        </w:rPr>
        <w:t>视频监控完整性实现</w:t>
      </w:r>
    </w:p>
    <w:p w14:paraId="15A7E165">
      <w:pPr>
        <w:spacing w:line="360" w:lineRule="auto"/>
        <w:ind w:firstLine="560" w:firstLineChars="200"/>
        <w:rPr>
          <w:rFonts w:eastAsia="仿宋"/>
          <w:sz w:val="28"/>
          <w:szCs w:val="28"/>
        </w:rPr>
      </w:pPr>
      <w:r>
        <w:rPr>
          <w:rFonts w:hint="eastAsia" w:eastAsia="仿宋"/>
          <w:sz w:val="28"/>
          <w:szCs w:val="28"/>
        </w:rPr>
        <w:t>国密视频安全一体机和视频播放客户端软件，采用基于SM3的HMAC密码技术，实现音像记录完整性保护。具体流程如下：</w:t>
      </w:r>
    </w:p>
    <w:p w14:paraId="33ACD462">
      <w:pPr>
        <w:numPr>
          <w:ilvl w:val="0"/>
          <w:numId w:val="21"/>
        </w:numPr>
        <w:ind w:firstLine="560" w:firstLineChars="200"/>
        <w:rPr>
          <w:rFonts w:hint="eastAsia" w:eastAsia="仿宋"/>
          <w:sz w:val="28"/>
          <w:szCs w:val="28"/>
        </w:rPr>
      </w:pPr>
      <w:r>
        <w:rPr>
          <w:rFonts w:hint="eastAsia" w:eastAsia="仿宋"/>
          <w:sz w:val="28"/>
          <w:szCs w:val="28"/>
        </w:rPr>
        <w:t>国密视频安全一体机根据自身密钥K1，采用基于SM3的HMAC技术，计算音像记录数据明文A1的MAC值，计为M1；</w:t>
      </w:r>
    </w:p>
    <w:p w14:paraId="20D8D2FB">
      <w:pPr>
        <w:numPr>
          <w:ilvl w:val="0"/>
          <w:numId w:val="21"/>
        </w:numPr>
        <w:ind w:firstLine="560" w:firstLineChars="200"/>
        <w:rPr>
          <w:rFonts w:hint="eastAsia" w:eastAsia="仿宋"/>
          <w:sz w:val="28"/>
          <w:szCs w:val="28"/>
        </w:rPr>
      </w:pPr>
      <w:r>
        <w:rPr>
          <w:rFonts w:hint="eastAsia" w:eastAsia="仿宋"/>
          <w:sz w:val="28"/>
          <w:szCs w:val="28"/>
        </w:rPr>
        <w:t>将音像记录数据A1和M1存储在NVR的监控硬盘中；</w:t>
      </w:r>
    </w:p>
    <w:p w14:paraId="133D76C0">
      <w:pPr>
        <w:numPr>
          <w:ilvl w:val="0"/>
          <w:numId w:val="21"/>
        </w:numPr>
        <w:ind w:firstLine="560" w:firstLineChars="200"/>
        <w:rPr>
          <w:rFonts w:hint="eastAsia" w:eastAsia="仿宋"/>
          <w:sz w:val="28"/>
          <w:szCs w:val="28"/>
        </w:rPr>
      </w:pPr>
      <w:r>
        <w:rPr>
          <w:rFonts w:hint="eastAsia" w:eastAsia="仿宋"/>
          <w:sz w:val="28"/>
          <w:szCs w:val="28"/>
        </w:rPr>
        <w:t>用户在视频播放客户端软件中回放某条音像记录数据时，视频播放客户端从NVR中读取A1及M1；</w:t>
      </w:r>
    </w:p>
    <w:p w14:paraId="621AA8FE">
      <w:pPr>
        <w:numPr>
          <w:ilvl w:val="0"/>
          <w:numId w:val="21"/>
        </w:numPr>
        <w:ind w:firstLine="560" w:firstLineChars="200"/>
        <w:rPr>
          <w:rFonts w:hint="eastAsia" w:eastAsia="仿宋"/>
          <w:sz w:val="28"/>
          <w:szCs w:val="28"/>
        </w:rPr>
      </w:pPr>
      <w:r>
        <w:rPr>
          <w:rFonts w:hint="eastAsia" w:eastAsia="仿宋"/>
          <w:sz w:val="28"/>
          <w:szCs w:val="28"/>
        </w:rPr>
        <w:t>视频播放客户端调用国密视频安全一体机，视频安全一体机采用HMAC-SM3计算A1的MAC值，计为M2；</w:t>
      </w:r>
    </w:p>
    <w:p w14:paraId="5E0E47A4">
      <w:pPr>
        <w:numPr>
          <w:ilvl w:val="0"/>
          <w:numId w:val="21"/>
        </w:numPr>
        <w:ind w:firstLine="560" w:firstLineChars="200"/>
        <w:rPr>
          <w:rFonts w:eastAsia="仿宋"/>
          <w:sz w:val="28"/>
          <w:szCs w:val="28"/>
        </w:rPr>
      </w:pPr>
      <w:r>
        <w:rPr>
          <w:rFonts w:hint="eastAsia" w:eastAsia="仿宋"/>
          <w:sz w:val="28"/>
          <w:szCs w:val="28"/>
        </w:rPr>
        <w:t>视频播放客户端对M1和M2进行比对，若M1和M2不等，则客户端软件弹出视频篡改报警提示，该视频记录将呈黑屏状态，无法播放；若M1和M2相等，则该视频记录未被篡改，允许用户正常回放视频。</w:t>
      </w:r>
    </w:p>
    <w:p w14:paraId="51F43121">
      <w:pPr>
        <w:numPr>
          <w:ilvl w:val="0"/>
          <w:numId w:val="0"/>
        </w:numPr>
        <w:ind w:firstLine="420" w:firstLineChars="0"/>
        <w:rPr>
          <w:rFonts w:eastAsia="仿宋"/>
          <w:sz w:val="28"/>
          <w:szCs w:val="28"/>
        </w:rPr>
      </w:pPr>
      <w:r>
        <w:rPr>
          <w:rFonts w:hint="eastAsia" w:eastAsia="仿宋"/>
          <w:sz w:val="28"/>
          <w:szCs w:val="28"/>
        </w:rPr>
        <w:t>验证流程如下图：</w:t>
      </w:r>
    </w:p>
    <w:p w14:paraId="3234F24F">
      <w:pPr>
        <w:jc w:val="center"/>
      </w:pPr>
      <w:r>
        <w:drawing>
          <wp:inline distT="0" distB="0" distL="0" distR="0">
            <wp:extent cx="3907790" cy="2726055"/>
            <wp:effectExtent l="0" t="0" r="16510" b="17145"/>
            <wp:docPr id="1401380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0969" name="图片 1"/>
                    <pic:cNvPicPr>
                      <a:picLocks noChangeAspect="1"/>
                    </pic:cNvPicPr>
                  </pic:nvPicPr>
                  <pic:blipFill>
                    <a:blip r:embed="rId27"/>
                    <a:srcRect b="3030"/>
                    <a:stretch>
                      <a:fillRect/>
                    </a:stretch>
                  </pic:blipFill>
                  <pic:spPr>
                    <a:xfrm>
                      <a:off x="0" y="0"/>
                      <a:ext cx="3907790" cy="2726055"/>
                    </a:xfrm>
                    <a:prstGeom prst="rect">
                      <a:avLst/>
                    </a:prstGeom>
                    <a:ln>
                      <a:noFill/>
                    </a:ln>
                  </pic:spPr>
                </pic:pic>
              </a:graphicData>
            </a:graphic>
          </wp:inline>
        </w:drawing>
      </w:r>
    </w:p>
    <w:p w14:paraId="1F06D418">
      <w:pPr>
        <w:pStyle w:val="12"/>
        <w:tabs>
          <w:tab w:val="center" w:pos="4201"/>
          <w:tab w:val="right" w:leader="dot" w:pos="9298"/>
        </w:tabs>
        <w:ind w:firstLine="420" w:firstLineChars="200"/>
        <w:jc w:val="cente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4</w:t>
      </w:r>
      <w:r>
        <w:fldChar w:fldCharType="end"/>
      </w:r>
      <w:r>
        <w:rPr>
          <w:rFonts w:hint="eastAsia"/>
        </w:rPr>
        <w:t xml:space="preserve"> </w:t>
      </w:r>
      <w:r>
        <w:rPr>
          <w:rFonts w:hint="eastAsia"/>
          <w:lang w:val="en-US" w:eastAsia="zh-CN"/>
        </w:rPr>
        <w:t>视频监控完整性实现流程</w:t>
      </w:r>
      <w:r>
        <w:rPr>
          <w:rFonts w:hint="eastAsia"/>
        </w:rPr>
        <w:t>图</w:t>
      </w:r>
    </w:p>
    <w:p w14:paraId="4B422EA1">
      <w:pPr>
        <w:rPr>
          <w:rFonts w:hint="default"/>
          <w:lang w:val="en-US" w:eastAsia="zh-CN"/>
        </w:rPr>
      </w:pPr>
    </w:p>
    <w:p w14:paraId="437D8C2C">
      <w:pPr>
        <w:pStyle w:val="4"/>
      </w:pPr>
      <w:bookmarkStart w:id="93" w:name="_Toc18907"/>
      <w:commentRangeStart w:id="25"/>
      <w:r>
        <w:rPr>
          <w:rFonts w:hint="eastAsia"/>
        </w:rPr>
        <w:t>网络和通信安全</w:t>
      </w:r>
      <w:commentRangeEnd w:id="25"/>
      <w:r>
        <w:commentReference w:id="25"/>
      </w:r>
      <w:bookmarkEnd w:id="93"/>
    </w:p>
    <w:p w14:paraId="096D1411">
      <w:pPr>
        <w:pStyle w:val="49"/>
        <w:wordWrap w:val="0"/>
        <w:snapToGrid w:val="0"/>
        <w:spacing w:line="360" w:lineRule="auto"/>
        <w:ind w:firstLine="420" w:firstLineChars="0"/>
        <w:rPr>
          <w:rFonts w:eastAsia="仿宋" w:asciiTheme="minorHAnsi" w:hAnsiTheme="minorHAnsi"/>
          <w:iCs/>
          <w:color w:val="000000" w:themeColor="text1"/>
          <w:sz w:val="28"/>
          <w:szCs w:val="28"/>
          <w14:textFill>
            <w14:solidFill>
              <w14:schemeClr w14:val="tx1"/>
            </w14:solidFill>
          </w14:textFill>
        </w:rPr>
      </w:pPr>
      <w:commentRangeStart w:id="26"/>
      <w:r>
        <w:rPr>
          <w:rFonts w:hint="eastAsia" w:eastAsia="仿宋" w:asciiTheme="minorHAnsi" w:hAnsiTheme="minorHAnsi"/>
          <w:iCs/>
          <w:color w:val="000000" w:themeColor="text1"/>
          <w:sz w:val="28"/>
          <w:szCs w:val="28"/>
          <w:lang w:eastAsia="zh-CN"/>
          <w14:textFill>
            <w14:solidFill>
              <w14:schemeClr w14:val="tx1"/>
            </w14:solidFill>
          </w14:textFill>
        </w:rPr>
        <w:t>城投诚悦荟信息系统</w:t>
      </w:r>
      <w:r>
        <w:rPr>
          <w:rFonts w:hint="eastAsia" w:eastAsia="仿宋" w:asciiTheme="minorHAnsi" w:hAnsiTheme="minorHAnsi"/>
          <w:iCs/>
          <w:color w:val="000000" w:themeColor="text1"/>
          <w:sz w:val="28"/>
          <w:szCs w:val="28"/>
          <w14:textFill>
            <w14:solidFill>
              <w14:schemeClr w14:val="tx1"/>
            </w14:solidFill>
          </w14:textFill>
        </w:rPr>
        <w:t>在网络和通信层面主要涉及以下6条通信信道：</w:t>
      </w:r>
      <w:commentRangeEnd w:id="26"/>
      <w:r>
        <w:commentReference w:id="26"/>
      </w:r>
    </w:p>
    <w:p w14:paraId="7EC61ABA">
      <w:pPr>
        <w:pStyle w:val="31"/>
        <w:numPr>
          <w:ilvl w:val="0"/>
          <w:numId w:val="22"/>
        </w:numPr>
        <w:wordWrap w:val="0"/>
        <w:ind w:firstLineChars="0"/>
      </w:pPr>
      <w:r>
        <w:rPr>
          <w:rFonts w:hint="eastAsia"/>
        </w:rPr>
        <w:t>通道1：</w:t>
      </w:r>
      <w:r>
        <w:rPr>
          <w:rFonts w:hint="eastAsia"/>
          <w:lang w:eastAsia="zh-CN"/>
        </w:rPr>
        <w:t>内网内部用户国密浏览器访问城投诚悦荟信息系统的通信信道</w:t>
      </w:r>
    </w:p>
    <w:p w14:paraId="460A72BA">
      <w:pPr>
        <w:pStyle w:val="31"/>
        <w:numPr>
          <w:ilvl w:val="0"/>
          <w:numId w:val="22"/>
        </w:numPr>
        <w:wordWrap w:val="0"/>
        <w:ind w:firstLineChars="0"/>
      </w:pPr>
      <w:r>
        <w:rPr>
          <w:rFonts w:hint="eastAsia"/>
          <w:lang w:eastAsia="zh-CN"/>
        </w:rPr>
        <w:t>通道2：互联网微信小程序访问城投诚悦荟信息系统的通信信道</w:t>
      </w:r>
    </w:p>
    <w:p w14:paraId="34C40E93">
      <w:pPr>
        <w:pStyle w:val="31"/>
        <w:numPr>
          <w:ilvl w:val="0"/>
          <w:numId w:val="22"/>
        </w:numPr>
        <w:wordWrap w:val="0"/>
        <w:ind w:firstLineChars="0"/>
      </w:pPr>
      <w:r>
        <w:rPr>
          <w:rFonts w:hint="eastAsia"/>
          <w:lang w:eastAsia="zh-CN"/>
        </w:rPr>
        <w:t>通道3：互联网运维用户管理终端与堡垒机之间的通信信道</w:t>
      </w:r>
    </w:p>
    <w:p w14:paraId="713585C0">
      <w:pPr>
        <w:pStyle w:val="31"/>
        <w:numPr>
          <w:ilvl w:val="0"/>
          <w:numId w:val="22"/>
        </w:numPr>
        <w:wordWrap w:val="0"/>
        <w:ind w:firstLineChars="0"/>
      </w:pPr>
      <w:r>
        <w:rPr>
          <w:rFonts w:hint="eastAsia"/>
          <w:lang w:eastAsia="zh-CN"/>
        </w:rPr>
        <w:t>通道4</w:t>
      </w:r>
      <w:r>
        <w:rPr>
          <w:rFonts w:hint="eastAsia"/>
        </w:rPr>
        <w:t>：</w:t>
      </w:r>
      <w:r>
        <w:rPr>
          <w:rFonts w:hint="eastAsia"/>
          <w:lang w:eastAsia="zh-CN"/>
        </w:rPr>
        <w:t>第三方系统</w:t>
      </w:r>
      <w:r>
        <w:rPr>
          <w:rFonts w:hint="eastAsia"/>
        </w:rPr>
        <w:t>与</w:t>
      </w:r>
      <w:r>
        <w:rPr>
          <w:rFonts w:hint="eastAsia"/>
          <w:lang w:eastAsia="zh-CN"/>
        </w:rPr>
        <w:t>城投诚悦荟信息系统</w:t>
      </w:r>
      <w:r>
        <w:rPr>
          <w:rFonts w:hint="eastAsia"/>
        </w:rPr>
        <w:t>之间的通信信道</w:t>
      </w:r>
    </w:p>
    <w:p w14:paraId="4FF43D26">
      <w:pPr>
        <w:pStyle w:val="5"/>
      </w:pPr>
      <w:r>
        <w:rPr>
          <w:rFonts w:hint="eastAsia"/>
        </w:rPr>
        <w:t>身份鉴别</w:t>
      </w:r>
    </w:p>
    <w:p w14:paraId="178F5610">
      <w:pPr>
        <w:pStyle w:val="31"/>
        <w:numPr>
          <w:ilvl w:val="0"/>
          <w:numId w:val="22"/>
        </w:numPr>
        <w:wordWrap w:val="0"/>
        <w:ind w:firstLineChars="0"/>
      </w:pPr>
      <w:r>
        <w:rPr>
          <w:rFonts w:hint="eastAsia"/>
        </w:rPr>
        <w:t>通道1：</w:t>
      </w:r>
      <w:r>
        <w:rPr>
          <w:rFonts w:hint="eastAsia"/>
          <w:lang w:eastAsia="zh-CN"/>
        </w:rPr>
        <w:t>内网内部用户国密浏览器访问城投诚悦荟信息系统的通信信道</w:t>
      </w:r>
    </w:p>
    <w:p w14:paraId="5DB91EC7">
      <w:pPr>
        <w:pStyle w:val="31"/>
        <w:wordWrap w:val="0"/>
      </w:pPr>
      <w:r>
        <w:rPr>
          <w:rFonts w:hint="eastAsia"/>
        </w:rPr>
        <w:t>在PC</w:t>
      </w:r>
      <w:r>
        <w:rPr>
          <w:rFonts w:hint="eastAsia"/>
          <w:iCs/>
        </w:rPr>
        <w:t>终端</w:t>
      </w:r>
      <w:r>
        <w:rPr>
          <w:rFonts w:hint="eastAsia"/>
        </w:rPr>
        <w:t>安装具有</w:t>
      </w:r>
      <w:r>
        <w:rPr>
          <w:rFonts w:hint="eastAsia"/>
          <w:lang w:eastAsia="zh-CN"/>
        </w:rPr>
        <w:t>商用密码产品认证证书（安全等级为二级）</w:t>
      </w:r>
      <w:r>
        <w:rPr>
          <w:rFonts w:hint="eastAsia"/>
        </w:rPr>
        <w:t>的国密浏览器，用户在浏览器中输入系统URL地址与具有</w:t>
      </w:r>
      <w:r>
        <w:rPr>
          <w:rFonts w:hint="eastAsia"/>
          <w:lang w:eastAsia="zh-CN"/>
        </w:rPr>
        <w:t>商用密码产品认证证书（安全等级为二级）</w:t>
      </w:r>
      <w:r>
        <w:rPr>
          <w:rFonts w:hint="eastAsia"/>
        </w:rPr>
        <w:t>的</w:t>
      </w:r>
      <w:r>
        <w:rPr>
          <w:rFonts w:hint="eastAsia"/>
          <w:iCs/>
          <w:lang w:eastAsia="zh-CN"/>
        </w:rPr>
        <w:t>零信任安全网关</w:t>
      </w:r>
      <w:r>
        <w:rPr>
          <w:rFonts w:hint="eastAsia"/>
          <w:iCs/>
        </w:rPr>
        <w:t>建立基于国密算法TLCP协议</w:t>
      </w:r>
      <w:r>
        <w:rPr>
          <w:rFonts w:hint="eastAsia"/>
        </w:rPr>
        <w:t>（</w:t>
      </w:r>
      <w:r>
        <w:rPr>
          <w:rFonts w:hint="eastAsia"/>
          <w:lang w:eastAsia="zh-CN"/>
        </w:rPr>
        <w:t>TLCP_ECDHE_SM2_WITH_SM4_CBC_SM3</w:t>
      </w:r>
      <w:r>
        <w:rPr>
          <w:rFonts w:hint="eastAsia"/>
        </w:rPr>
        <w:t>）的传输通道，在</w:t>
      </w:r>
      <w:r>
        <w:rPr>
          <w:rFonts w:hint="eastAsia"/>
          <w:lang w:eastAsia="zh-CN"/>
        </w:rPr>
        <w:t>零信任安全网关</w:t>
      </w:r>
      <w:r>
        <w:rPr>
          <w:rFonts w:hint="eastAsia"/>
        </w:rPr>
        <w:t>中配置由具有商用密码产品认证证书的数字证书认证系统所签发的国密站点证书，使用SM2数字证书基于数字签名的方式实现对服务端的身份鉴别。</w:t>
      </w:r>
    </w:p>
    <w:p w14:paraId="55D7C6D9">
      <w:pPr>
        <w:pStyle w:val="31"/>
        <w:numPr>
          <w:ilvl w:val="0"/>
          <w:numId w:val="22"/>
        </w:numPr>
        <w:wordWrap w:val="0"/>
        <w:ind w:firstLineChars="0"/>
      </w:pPr>
      <w:r>
        <w:rPr>
          <w:rFonts w:hint="eastAsia"/>
          <w:lang w:eastAsia="zh-CN"/>
        </w:rPr>
        <w:t>通道2：互联网微信小程序访问城投诚悦荟信息系统的通信信道</w:t>
      </w:r>
    </w:p>
    <w:p w14:paraId="6BBD7C9A">
      <w:pPr>
        <w:pStyle w:val="31"/>
      </w:pPr>
      <w:r>
        <w:rPr>
          <w:rFonts w:hint="eastAsia"/>
        </w:rPr>
        <w:t>微信小程序</w:t>
      </w:r>
      <w:r>
        <w:rPr>
          <w:rFonts w:hint="eastAsia"/>
          <w:lang w:val="en-US" w:eastAsia="zh-CN"/>
        </w:rPr>
        <w:t>强制使用HTTPS与业务服务器通信，</w:t>
      </w:r>
      <w:r>
        <w:rPr>
          <w:rFonts w:hint="eastAsia"/>
        </w:rPr>
        <w:t>微信小程序与具有</w:t>
      </w:r>
      <w:r>
        <w:rPr>
          <w:rFonts w:hint="eastAsia"/>
          <w:lang w:eastAsia="zh-CN"/>
        </w:rPr>
        <w:t>商用密码产品认证证书（安全等级为二级）</w:t>
      </w:r>
      <w:r>
        <w:rPr>
          <w:rFonts w:hint="eastAsia"/>
        </w:rPr>
        <w:t>的</w:t>
      </w:r>
      <w:r>
        <w:rPr>
          <w:rFonts w:hint="eastAsia"/>
          <w:iCs/>
          <w:lang w:eastAsia="zh-CN"/>
        </w:rPr>
        <w:t>零信任安全网关</w:t>
      </w:r>
      <w:r>
        <w:rPr>
          <w:rFonts w:hint="eastAsia"/>
        </w:rPr>
        <w:t>建立基于国际算法TLS协议的传输通道，在</w:t>
      </w:r>
      <w:r>
        <w:rPr>
          <w:rFonts w:hint="eastAsia"/>
          <w:lang w:eastAsia="zh-CN"/>
        </w:rPr>
        <w:t>零信任安全网关</w:t>
      </w:r>
      <w:r>
        <w:rPr>
          <w:rFonts w:hint="eastAsia"/>
        </w:rPr>
        <w:t>中配置由</w:t>
      </w:r>
      <w:r>
        <w:rPr>
          <w:rFonts w:hint="eastAsia"/>
          <w:lang w:eastAsia="zh-CN"/>
        </w:rPr>
        <w:t>具备电子认证服务许可的第三方CA机构按照签发管理要求所签发的RSA2048站点证书</w:t>
      </w:r>
      <w:r>
        <w:rPr>
          <w:rFonts w:hint="eastAsia"/>
        </w:rPr>
        <w:t>，使用RSA2048数字证书基于数字签名的方式实现对服务端的身份鉴别。</w:t>
      </w:r>
    </w:p>
    <w:p w14:paraId="192172C3">
      <w:pPr>
        <w:pStyle w:val="31"/>
        <w:numPr>
          <w:ilvl w:val="0"/>
          <w:numId w:val="22"/>
        </w:numPr>
        <w:wordWrap w:val="0"/>
        <w:ind w:firstLineChars="0"/>
      </w:pPr>
      <w:r>
        <w:rPr>
          <w:rFonts w:hint="eastAsia"/>
          <w:lang w:eastAsia="zh-CN"/>
        </w:rPr>
        <w:t>通道3：互联网运维用户管理终端与堡垒机之间的通信信道</w:t>
      </w:r>
    </w:p>
    <w:p w14:paraId="77260FB4">
      <w:pPr>
        <w:pStyle w:val="31"/>
      </w:pPr>
      <w:r>
        <w:rPr>
          <w:rFonts w:hint="eastAsia"/>
          <w:lang w:val="en-US" w:eastAsia="zh-CN"/>
        </w:rPr>
        <w:t>在</w:t>
      </w:r>
      <w:r>
        <w:rPr>
          <w:rFonts w:hint="eastAsia"/>
          <w:lang w:eastAsia="zh-CN"/>
        </w:rPr>
        <w:t>具有商用密码产品认证证书（</w:t>
      </w:r>
      <w:r>
        <w:rPr>
          <w:rFonts w:hint="eastAsia"/>
          <w:lang w:val="en-US" w:eastAsia="zh-CN"/>
        </w:rPr>
        <w:t>安全等级为二级</w:t>
      </w:r>
      <w:r>
        <w:rPr>
          <w:rFonts w:hint="eastAsia"/>
          <w:lang w:eastAsia="zh-CN"/>
        </w:rPr>
        <w:t>）</w:t>
      </w:r>
      <w:r>
        <w:rPr>
          <w:rFonts w:hint="eastAsia"/>
          <w:lang w:val="en-US" w:eastAsia="zh-CN"/>
        </w:rPr>
        <w:t>的国密堡垒机中</w:t>
      </w:r>
      <w:r>
        <w:rPr>
          <w:rFonts w:hint="eastAsia"/>
          <w:lang w:eastAsia="zh-CN"/>
        </w:rPr>
        <w:t>配置由具有商用密码产品认证证书的数字证书认证系统按照签发管理要求所签发的SM2服务器证书，在智能密码钥匙（安全等级为二级）中配置由具有商用密码产品认证证书的数字证书认证系统按照签发管理要求所签发的SM2个人证书，使用SM2数字证书基于数字签名的方式实现身份鉴别</w:t>
      </w:r>
      <w:r>
        <w:rPr>
          <w:rFonts w:hint="eastAsia"/>
        </w:rPr>
        <w:t>。</w:t>
      </w:r>
    </w:p>
    <w:p w14:paraId="016CE6E1">
      <w:pPr>
        <w:pStyle w:val="31"/>
        <w:numPr>
          <w:ilvl w:val="0"/>
          <w:numId w:val="22"/>
        </w:numPr>
        <w:wordWrap w:val="0"/>
        <w:ind w:firstLineChars="0"/>
      </w:pPr>
      <w:r>
        <w:rPr>
          <w:rFonts w:hint="eastAsia"/>
          <w:lang w:eastAsia="zh-CN"/>
        </w:rPr>
        <w:t>通道4</w:t>
      </w:r>
      <w:r>
        <w:rPr>
          <w:rFonts w:hint="eastAsia"/>
        </w:rPr>
        <w:t>：</w:t>
      </w:r>
      <w:r>
        <w:rPr>
          <w:rFonts w:hint="eastAsia"/>
          <w:lang w:eastAsia="zh-CN"/>
        </w:rPr>
        <w:t>第三方系统</w:t>
      </w:r>
      <w:r>
        <w:rPr>
          <w:rFonts w:hint="eastAsia"/>
        </w:rPr>
        <w:t>与</w:t>
      </w:r>
      <w:r>
        <w:rPr>
          <w:rFonts w:hint="eastAsia"/>
          <w:lang w:eastAsia="zh-CN"/>
        </w:rPr>
        <w:t>城投诚悦荟信息系统</w:t>
      </w:r>
      <w:r>
        <w:rPr>
          <w:rFonts w:hint="eastAsia"/>
        </w:rPr>
        <w:t>之间的通信信道</w:t>
      </w:r>
    </w:p>
    <w:p w14:paraId="0A2BEADC">
      <w:pPr>
        <w:pStyle w:val="31"/>
      </w:pPr>
      <w:r>
        <w:rPr>
          <w:rFonts w:hint="eastAsia"/>
          <w:lang w:val="en-US" w:eastAsia="zh-CN"/>
        </w:rPr>
        <w:t>应用系统强制外部访问必须采用HTTPS，因此第三方系统</w:t>
      </w:r>
      <w:r>
        <w:rPr>
          <w:rFonts w:hint="eastAsia"/>
        </w:rPr>
        <w:t>与具有</w:t>
      </w:r>
      <w:r>
        <w:rPr>
          <w:rFonts w:hint="eastAsia"/>
          <w:lang w:eastAsia="zh-CN"/>
        </w:rPr>
        <w:t>商用密码产品认证证书（安全等级为二级）</w:t>
      </w:r>
      <w:r>
        <w:rPr>
          <w:rFonts w:hint="eastAsia"/>
        </w:rPr>
        <w:t>的</w:t>
      </w:r>
      <w:r>
        <w:rPr>
          <w:rFonts w:hint="eastAsia"/>
          <w:lang w:eastAsia="zh-CN"/>
        </w:rPr>
        <w:t>零信任安全网关</w:t>
      </w:r>
      <w:r>
        <w:rPr>
          <w:rFonts w:hint="eastAsia"/>
        </w:rPr>
        <w:t>建立</w:t>
      </w:r>
      <w:r>
        <w:rPr>
          <w:rFonts w:hint="eastAsia"/>
          <w:lang w:eastAsia="zh-CN"/>
        </w:rPr>
        <w:t>基于国际算法TLS协议</w:t>
      </w:r>
      <w:r>
        <w:rPr>
          <w:rFonts w:hint="eastAsia"/>
        </w:rPr>
        <w:t>的传输通道，在</w:t>
      </w:r>
      <w:r>
        <w:rPr>
          <w:rFonts w:hint="eastAsia"/>
          <w:lang w:eastAsia="zh-CN"/>
        </w:rPr>
        <w:t>零信任安全网关</w:t>
      </w:r>
      <w:r>
        <w:rPr>
          <w:rFonts w:hint="eastAsia"/>
        </w:rPr>
        <w:t>中配置由</w:t>
      </w:r>
      <w:r>
        <w:rPr>
          <w:rFonts w:hint="eastAsia"/>
          <w:lang w:eastAsia="zh-CN"/>
        </w:rPr>
        <w:t>具备电子认证服务许可的第三方CA机构按照签发管理要求所签发的RSA2048站点证书</w:t>
      </w:r>
      <w:r>
        <w:rPr>
          <w:rFonts w:hint="eastAsia"/>
        </w:rPr>
        <w:t>，使用RSA2048数字证书基于数字签名的方式实现对服务端的身份鉴别。</w:t>
      </w:r>
    </w:p>
    <w:p w14:paraId="53F8F2D1">
      <w:pPr>
        <w:pStyle w:val="5"/>
      </w:pPr>
      <w:r>
        <w:rPr>
          <w:rFonts w:hint="eastAsia"/>
        </w:rPr>
        <w:t>通信数据传输完整性</w:t>
      </w:r>
    </w:p>
    <w:p w14:paraId="0531E9FA">
      <w:pPr>
        <w:pStyle w:val="31"/>
        <w:numPr>
          <w:ilvl w:val="0"/>
          <w:numId w:val="22"/>
        </w:numPr>
        <w:wordWrap w:val="0"/>
        <w:ind w:firstLineChars="0"/>
      </w:pPr>
      <w:r>
        <w:rPr>
          <w:rFonts w:hint="eastAsia"/>
        </w:rPr>
        <w:t>通道1：</w:t>
      </w:r>
      <w:r>
        <w:rPr>
          <w:rFonts w:hint="eastAsia"/>
          <w:lang w:eastAsia="zh-CN"/>
        </w:rPr>
        <w:t>内网内部用户国密浏览器访问城投诚悦荟信息系统的通信信道</w:t>
      </w:r>
    </w:p>
    <w:p w14:paraId="3420090C">
      <w:pPr>
        <w:pStyle w:val="31"/>
        <w:wordWrap w:val="0"/>
      </w:pPr>
      <w:r>
        <w:rPr>
          <w:rFonts w:hint="eastAsia"/>
        </w:rPr>
        <w:t>在PC</w:t>
      </w:r>
      <w:r>
        <w:rPr>
          <w:rFonts w:hint="eastAsia"/>
          <w:iCs/>
        </w:rPr>
        <w:t>终端</w:t>
      </w:r>
      <w:r>
        <w:rPr>
          <w:rFonts w:hint="eastAsia"/>
        </w:rPr>
        <w:t>安装具有</w:t>
      </w:r>
      <w:r>
        <w:rPr>
          <w:rFonts w:hint="eastAsia"/>
          <w:lang w:eastAsia="zh-CN"/>
        </w:rPr>
        <w:t>商用密码产品认证证书（安全等级为二级）</w:t>
      </w:r>
      <w:r>
        <w:rPr>
          <w:rFonts w:hint="eastAsia"/>
        </w:rPr>
        <w:t>的国密浏览器，用户在浏览器中输入系统URL地址与具有商用密码产品认证证书</w:t>
      </w:r>
      <w:r>
        <w:rPr>
          <w:rFonts w:hint="eastAsia"/>
          <w:lang w:eastAsia="zh-CN"/>
        </w:rPr>
        <w:t>（安全等级为二级）</w:t>
      </w:r>
      <w:r>
        <w:rPr>
          <w:rFonts w:hint="eastAsia"/>
        </w:rPr>
        <w:t>的</w:t>
      </w:r>
      <w:r>
        <w:rPr>
          <w:rFonts w:hint="eastAsia"/>
          <w:iCs/>
          <w:lang w:eastAsia="zh-CN"/>
        </w:rPr>
        <w:t>零信任安全网关</w:t>
      </w:r>
      <w:r>
        <w:rPr>
          <w:rFonts w:hint="eastAsia"/>
          <w:iCs/>
        </w:rPr>
        <w:t>建立基于国密算法TLCP协议（</w:t>
      </w:r>
      <w:r>
        <w:rPr>
          <w:rFonts w:hint="eastAsia"/>
          <w:iCs/>
          <w:lang w:eastAsia="zh-CN"/>
        </w:rPr>
        <w:t>TLCP_ECDHE_SM2_WITH_SM4_CBC_SM3</w:t>
      </w:r>
      <w:r>
        <w:rPr>
          <w:rFonts w:hint="eastAsia"/>
          <w:iCs/>
        </w:rPr>
        <w:t>）的传输通道，采用</w:t>
      </w:r>
      <w:r>
        <w:rPr>
          <w:rFonts w:hint="eastAsia"/>
          <w:iCs/>
          <w:lang w:val="en-US" w:eastAsia="zh-CN"/>
        </w:rPr>
        <w:t>HMAC-</w:t>
      </w:r>
      <w:commentRangeStart w:id="27"/>
      <w:r>
        <w:rPr>
          <w:rFonts w:hint="eastAsia"/>
          <w:iCs/>
        </w:rPr>
        <w:t>SM3算法</w:t>
      </w:r>
      <w:commentRangeEnd w:id="27"/>
      <w:r>
        <w:commentReference w:id="27"/>
      </w:r>
      <w:r>
        <w:rPr>
          <w:rFonts w:hint="eastAsia"/>
        </w:rPr>
        <w:t>保障通信数据传输的完整性。</w:t>
      </w:r>
    </w:p>
    <w:p w14:paraId="0FA56965">
      <w:pPr>
        <w:pStyle w:val="31"/>
        <w:numPr>
          <w:ilvl w:val="0"/>
          <w:numId w:val="22"/>
        </w:numPr>
        <w:wordWrap w:val="0"/>
        <w:ind w:firstLineChars="0"/>
      </w:pPr>
      <w:r>
        <w:rPr>
          <w:rFonts w:hint="eastAsia"/>
          <w:lang w:eastAsia="zh-CN"/>
        </w:rPr>
        <w:t>通道2：互联网微信小程序访问城投诚悦荟信息系统的通信信道</w:t>
      </w:r>
    </w:p>
    <w:p w14:paraId="1176F350">
      <w:pPr>
        <w:pStyle w:val="31"/>
      </w:pPr>
      <w:r>
        <w:rPr>
          <w:rFonts w:hint="eastAsia"/>
        </w:rPr>
        <w:t>微信小程序</w:t>
      </w:r>
      <w:r>
        <w:rPr>
          <w:rFonts w:hint="eastAsia"/>
          <w:lang w:val="en-US" w:eastAsia="zh-CN"/>
        </w:rPr>
        <w:t>强制使用HTTPS与业务服务器通信，</w:t>
      </w:r>
      <w:r>
        <w:rPr>
          <w:rFonts w:hint="eastAsia"/>
        </w:rPr>
        <w:t>微信小程序与具有商用密码产品认证证书的</w:t>
      </w:r>
      <w:r>
        <w:rPr>
          <w:rFonts w:hint="eastAsia"/>
          <w:iCs/>
          <w:lang w:eastAsia="zh-CN"/>
        </w:rPr>
        <w:t>零信任安全网关</w:t>
      </w:r>
      <w:r>
        <w:rPr>
          <w:rFonts w:hint="eastAsia"/>
        </w:rPr>
        <w:t>建立基于国际算法TLS协议</w:t>
      </w:r>
      <w:r>
        <w:rPr>
          <w:rFonts w:hint="eastAsia"/>
          <w:lang w:eastAsia="zh-CN"/>
        </w:rPr>
        <w:t>（</w:t>
      </w:r>
      <w:r>
        <w:rPr>
          <w:rFonts w:hint="eastAsia" w:cs="Times New Roman"/>
          <w:szCs w:val="20"/>
          <w:lang w:val="en-US" w:eastAsia="zh-CN"/>
        </w:rPr>
        <w:t>TLS_AES_128_GCM_SHA256</w:t>
      </w:r>
      <w:r>
        <w:rPr>
          <w:rFonts w:hint="eastAsia"/>
          <w:lang w:eastAsia="zh-CN"/>
        </w:rPr>
        <w:t>）</w:t>
      </w:r>
      <w:r>
        <w:rPr>
          <w:rFonts w:hint="eastAsia"/>
        </w:rPr>
        <w:t>的传输通道，采用</w:t>
      </w:r>
      <w:r>
        <w:rPr>
          <w:rFonts w:hint="eastAsia"/>
          <w:lang w:val="en-US" w:eastAsia="zh-CN"/>
        </w:rPr>
        <w:t>AES-128-GCM</w:t>
      </w:r>
      <w:r>
        <w:rPr>
          <w:rFonts w:hint="eastAsia"/>
        </w:rPr>
        <w:t>算法保障通信数据传输的完整性。</w:t>
      </w:r>
    </w:p>
    <w:p w14:paraId="73898AC0">
      <w:pPr>
        <w:pStyle w:val="31"/>
        <w:numPr>
          <w:ilvl w:val="0"/>
          <w:numId w:val="22"/>
        </w:numPr>
        <w:wordWrap w:val="0"/>
        <w:ind w:firstLineChars="0"/>
      </w:pPr>
      <w:r>
        <w:rPr>
          <w:rFonts w:hint="eastAsia"/>
          <w:lang w:eastAsia="zh-CN"/>
        </w:rPr>
        <w:t>通道3：互联网运维用户管理终端与堡垒机之间的通信信道</w:t>
      </w:r>
    </w:p>
    <w:p w14:paraId="2974075B">
      <w:pPr>
        <w:pStyle w:val="31"/>
      </w:pPr>
      <w:r>
        <w:rPr>
          <w:rFonts w:hint="eastAsia"/>
          <w:lang w:eastAsia="zh-CN"/>
        </w:rPr>
        <w:t>用户管理与具有商用密码产品认证证书的国密堡垒机建立基于国密算法TLCP协议（TLCP_SM2_WITH_SM4_CBC_SM3国密算法套件）的传输通道，采用HMAC-SM3算法保障通信数据传输的完整性</w:t>
      </w:r>
      <w:r>
        <w:rPr>
          <w:rFonts w:hint="eastAsia"/>
        </w:rPr>
        <w:t>。</w:t>
      </w:r>
    </w:p>
    <w:p w14:paraId="12AAA7AB">
      <w:pPr>
        <w:pStyle w:val="31"/>
        <w:numPr>
          <w:ilvl w:val="0"/>
          <w:numId w:val="22"/>
        </w:numPr>
        <w:wordWrap w:val="0"/>
        <w:ind w:firstLineChars="0"/>
      </w:pPr>
      <w:r>
        <w:rPr>
          <w:rFonts w:hint="eastAsia"/>
          <w:lang w:eastAsia="zh-CN"/>
        </w:rPr>
        <w:t>通道4</w:t>
      </w:r>
      <w:r>
        <w:rPr>
          <w:rFonts w:hint="eastAsia"/>
        </w:rPr>
        <w:t>：</w:t>
      </w:r>
      <w:r>
        <w:rPr>
          <w:rFonts w:hint="eastAsia"/>
          <w:lang w:eastAsia="zh-CN"/>
        </w:rPr>
        <w:t>第三方系统</w:t>
      </w:r>
      <w:r>
        <w:rPr>
          <w:rFonts w:hint="eastAsia"/>
        </w:rPr>
        <w:t>与</w:t>
      </w:r>
      <w:r>
        <w:rPr>
          <w:rFonts w:hint="eastAsia"/>
          <w:lang w:eastAsia="zh-CN"/>
        </w:rPr>
        <w:t>城投诚悦荟信息系统</w:t>
      </w:r>
      <w:r>
        <w:rPr>
          <w:rFonts w:hint="eastAsia"/>
        </w:rPr>
        <w:t>之间的通信信道</w:t>
      </w:r>
    </w:p>
    <w:p w14:paraId="0CFB9BF5">
      <w:pPr>
        <w:pStyle w:val="31"/>
        <w:rPr>
          <w:rFonts w:hint="eastAsia" w:eastAsia="仿宋"/>
          <w:lang w:val="en-US" w:eastAsia="zh-CN"/>
        </w:rPr>
      </w:pPr>
      <w:r>
        <w:rPr>
          <w:rFonts w:hint="eastAsia"/>
          <w:lang w:val="en-US" w:eastAsia="zh-CN"/>
        </w:rPr>
        <w:t>应用系统强制外部访问必须采用HTTPS，因此第三方系统</w:t>
      </w:r>
      <w:r>
        <w:rPr>
          <w:rFonts w:hint="eastAsia"/>
        </w:rPr>
        <w:t>与具有商用密码产品认证证书</w:t>
      </w:r>
      <w:r>
        <w:rPr>
          <w:rFonts w:hint="eastAsia"/>
          <w:lang w:eastAsia="zh-CN"/>
        </w:rPr>
        <w:t>（安全等级为二级）</w:t>
      </w:r>
      <w:r>
        <w:rPr>
          <w:rFonts w:hint="eastAsia"/>
        </w:rPr>
        <w:t>的</w:t>
      </w:r>
      <w:r>
        <w:rPr>
          <w:rFonts w:hint="eastAsia"/>
          <w:lang w:eastAsia="zh-CN"/>
        </w:rPr>
        <w:t>零信任安全网关</w:t>
      </w:r>
      <w:r>
        <w:rPr>
          <w:rFonts w:hint="eastAsia"/>
        </w:rPr>
        <w:t>建立</w:t>
      </w:r>
      <w:r>
        <w:rPr>
          <w:rFonts w:hint="eastAsia"/>
          <w:lang w:eastAsia="zh-CN"/>
        </w:rPr>
        <w:t>基于国际算法TLS协议</w:t>
      </w:r>
      <w:r>
        <w:rPr>
          <w:rFonts w:hint="eastAsia"/>
        </w:rPr>
        <w:t>的传输通道，</w:t>
      </w:r>
      <w:r>
        <w:rPr>
          <w:rFonts w:hint="eastAsia"/>
          <w:iCs/>
        </w:rPr>
        <w:t>采用国际算法保障通信数据传输的完整性，</w:t>
      </w:r>
      <w:commentRangeStart w:id="28"/>
      <w:commentRangeStart w:id="29"/>
      <w:r>
        <w:rPr>
          <w:rFonts w:hint="eastAsia"/>
          <w:iCs/>
        </w:rPr>
        <w:t>完整性保护算法取决于发起方和响应方协商结果，所协商的算法安全强度大于等于112比特</w:t>
      </w:r>
      <w:r>
        <w:rPr>
          <w:rFonts w:hint="eastAsia"/>
          <w:iCs/>
          <w:lang w:eastAsia="zh-CN"/>
        </w:rPr>
        <w:t>。</w:t>
      </w:r>
      <w:commentRangeEnd w:id="28"/>
      <w:r>
        <w:commentReference w:id="28"/>
      </w:r>
      <w:commentRangeEnd w:id="29"/>
      <w:r>
        <w:commentReference w:id="29"/>
      </w:r>
    </w:p>
    <w:p w14:paraId="7DAD44E7">
      <w:pPr>
        <w:pStyle w:val="5"/>
      </w:pPr>
      <w:r>
        <w:rPr>
          <w:rFonts w:hint="eastAsia"/>
        </w:rPr>
        <w:t>通信数据传输机密性</w:t>
      </w:r>
    </w:p>
    <w:p w14:paraId="22459FBE">
      <w:pPr>
        <w:pStyle w:val="31"/>
        <w:numPr>
          <w:ilvl w:val="0"/>
          <w:numId w:val="22"/>
        </w:numPr>
        <w:wordWrap w:val="0"/>
        <w:ind w:firstLineChars="0"/>
      </w:pPr>
      <w:r>
        <w:rPr>
          <w:rFonts w:hint="eastAsia"/>
        </w:rPr>
        <w:t>通道1：</w:t>
      </w:r>
      <w:r>
        <w:rPr>
          <w:rFonts w:hint="eastAsia"/>
          <w:lang w:eastAsia="zh-CN"/>
        </w:rPr>
        <w:t>内网内部用户国密浏览器访问城投诚悦荟信息系统的通信信道</w:t>
      </w:r>
    </w:p>
    <w:p w14:paraId="20783E48">
      <w:pPr>
        <w:pStyle w:val="31"/>
        <w:wordWrap w:val="0"/>
      </w:pPr>
      <w:r>
        <w:rPr>
          <w:rFonts w:hint="eastAsia"/>
        </w:rPr>
        <w:t>在PC</w:t>
      </w:r>
      <w:r>
        <w:rPr>
          <w:rFonts w:hint="eastAsia"/>
          <w:iCs/>
        </w:rPr>
        <w:t>终端</w:t>
      </w:r>
      <w:r>
        <w:rPr>
          <w:rFonts w:hint="eastAsia"/>
        </w:rPr>
        <w:t>安装具有商用密码产品认证证书</w:t>
      </w:r>
      <w:r>
        <w:rPr>
          <w:rFonts w:hint="eastAsia"/>
          <w:lang w:eastAsia="zh-CN"/>
        </w:rPr>
        <w:t>（安全等级为二级）</w:t>
      </w:r>
      <w:r>
        <w:rPr>
          <w:rFonts w:hint="eastAsia"/>
        </w:rPr>
        <w:t>的国密浏览器，用户在浏览器中输入系统URL地址与具有商用密码产品认证证书</w:t>
      </w:r>
      <w:r>
        <w:rPr>
          <w:rFonts w:hint="eastAsia"/>
          <w:lang w:eastAsia="zh-CN"/>
        </w:rPr>
        <w:t>（安全等级为二级）</w:t>
      </w:r>
      <w:r>
        <w:rPr>
          <w:rFonts w:hint="eastAsia"/>
        </w:rPr>
        <w:t>的</w:t>
      </w:r>
      <w:r>
        <w:rPr>
          <w:rFonts w:hint="eastAsia"/>
          <w:iCs/>
          <w:lang w:eastAsia="zh-CN"/>
        </w:rPr>
        <w:t>零信任安全网关</w:t>
      </w:r>
      <w:r>
        <w:rPr>
          <w:rFonts w:hint="eastAsia"/>
          <w:iCs/>
        </w:rPr>
        <w:t>建立基于国密算法TLCP协议</w:t>
      </w:r>
      <w:r>
        <w:rPr>
          <w:rFonts w:hint="eastAsia"/>
        </w:rPr>
        <w:t>（</w:t>
      </w:r>
      <w:r>
        <w:rPr>
          <w:rFonts w:hint="eastAsia"/>
          <w:lang w:eastAsia="zh-CN"/>
        </w:rPr>
        <w:t>TLCP_ECDHE_SM2_WITH_SM4_CBC_SM3</w:t>
      </w:r>
      <w:r>
        <w:rPr>
          <w:rFonts w:hint="eastAsia"/>
        </w:rPr>
        <w:t>）的传输通道，采用SM4算法CBC模式保障通信数据传输的机密性。</w:t>
      </w:r>
    </w:p>
    <w:p w14:paraId="57FAE43F">
      <w:pPr>
        <w:pStyle w:val="31"/>
        <w:numPr>
          <w:ilvl w:val="0"/>
          <w:numId w:val="22"/>
        </w:numPr>
        <w:wordWrap w:val="0"/>
        <w:ind w:firstLineChars="0"/>
      </w:pPr>
      <w:r>
        <w:rPr>
          <w:rFonts w:hint="eastAsia"/>
          <w:lang w:eastAsia="zh-CN"/>
        </w:rPr>
        <w:t>通道2：互联网微信小程序访问城投诚悦荟信息系统的通信信道</w:t>
      </w:r>
    </w:p>
    <w:p w14:paraId="27662FC3">
      <w:pPr>
        <w:pStyle w:val="31"/>
      </w:pPr>
      <w:r>
        <w:rPr>
          <w:rFonts w:hint="eastAsia"/>
        </w:rPr>
        <w:t>微信小程序</w:t>
      </w:r>
      <w:r>
        <w:rPr>
          <w:rFonts w:hint="eastAsia"/>
          <w:lang w:val="en-US" w:eastAsia="zh-CN"/>
        </w:rPr>
        <w:t>强制使用HTTPS与业务服务器通信，</w:t>
      </w:r>
      <w:r>
        <w:rPr>
          <w:rFonts w:hint="eastAsia"/>
        </w:rPr>
        <w:t>微信小程序与具有商用密码产品认证证书</w:t>
      </w:r>
      <w:r>
        <w:rPr>
          <w:rFonts w:hint="eastAsia"/>
          <w:lang w:eastAsia="zh-CN"/>
        </w:rPr>
        <w:t>（安全等级为二级）</w:t>
      </w:r>
      <w:r>
        <w:rPr>
          <w:rFonts w:hint="eastAsia"/>
        </w:rPr>
        <w:t>的</w:t>
      </w:r>
      <w:r>
        <w:rPr>
          <w:rFonts w:hint="eastAsia"/>
          <w:iCs/>
          <w:lang w:eastAsia="zh-CN"/>
        </w:rPr>
        <w:t>零信任安全网关</w:t>
      </w:r>
      <w:r>
        <w:rPr>
          <w:rFonts w:hint="eastAsia"/>
        </w:rPr>
        <w:t>建立基于国际算法TLS协议</w:t>
      </w:r>
      <w:r>
        <w:rPr>
          <w:rFonts w:hint="eastAsia"/>
          <w:lang w:eastAsia="zh-CN"/>
        </w:rPr>
        <w:t>（</w:t>
      </w:r>
      <w:r>
        <w:rPr>
          <w:rFonts w:hint="eastAsia" w:cs="Times New Roman"/>
          <w:szCs w:val="20"/>
          <w:lang w:val="en-US" w:eastAsia="zh-CN"/>
        </w:rPr>
        <w:t>TLS_AES_128_GCM_SHA256</w:t>
      </w:r>
      <w:r>
        <w:rPr>
          <w:rFonts w:hint="eastAsia"/>
          <w:lang w:eastAsia="zh-CN"/>
        </w:rPr>
        <w:t>）</w:t>
      </w:r>
      <w:r>
        <w:rPr>
          <w:rFonts w:hint="eastAsia"/>
        </w:rPr>
        <w:t>的传输通道，采用</w:t>
      </w:r>
      <w:r>
        <w:rPr>
          <w:rFonts w:hint="eastAsia"/>
          <w:lang w:val="en-US" w:eastAsia="zh-CN"/>
        </w:rPr>
        <w:t>AES-128-GCM</w:t>
      </w:r>
      <w:r>
        <w:rPr>
          <w:rFonts w:hint="eastAsia"/>
        </w:rPr>
        <w:t>算法保障通信数据传输的</w:t>
      </w:r>
      <w:r>
        <w:rPr>
          <w:rFonts w:hint="eastAsia"/>
          <w:lang w:val="en-US" w:eastAsia="zh-CN"/>
        </w:rPr>
        <w:t>机密</w:t>
      </w:r>
      <w:r>
        <w:rPr>
          <w:rFonts w:hint="eastAsia"/>
        </w:rPr>
        <w:t>性。</w:t>
      </w:r>
    </w:p>
    <w:p w14:paraId="73A634CC">
      <w:pPr>
        <w:pStyle w:val="31"/>
        <w:numPr>
          <w:ilvl w:val="0"/>
          <w:numId w:val="22"/>
        </w:numPr>
        <w:wordWrap w:val="0"/>
        <w:ind w:firstLineChars="0"/>
      </w:pPr>
      <w:r>
        <w:rPr>
          <w:rFonts w:hint="eastAsia"/>
          <w:lang w:eastAsia="zh-CN"/>
        </w:rPr>
        <w:t>通道3：互联网运维用户管理终端与堡垒机之间的通信信道</w:t>
      </w:r>
    </w:p>
    <w:p w14:paraId="01195012">
      <w:pPr>
        <w:pStyle w:val="31"/>
      </w:pPr>
      <w:r>
        <w:rPr>
          <w:rFonts w:hint="eastAsia"/>
          <w:lang w:eastAsia="zh-CN"/>
        </w:rPr>
        <w:t>用户管理与具有商用密码产品认证证书（安全等级为二级）的国密堡垒机建立基于国密算法TLCP协议（TLCP_SM2_WITH_SM4_CBC_SM3国密算法套件）的传输通道</w:t>
      </w:r>
      <w:r>
        <w:rPr>
          <w:rFonts w:hint="eastAsia"/>
        </w:rPr>
        <w:t>，采用SM4算法CBC模式保障通信数据传输的机密性。</w:t>
      </w:r>
    </w:p>
    <w:p w14:paraId="3E498DE9">
      <w:pPr>
        <w:pStyle w:val="31"/>
        <w:numPr>
          <w:ilvl w:val="0"/>
          <w:numId w:val="22"/>
        </w:numPr>
        <w:wordWrap w:val="0"/>
        <w:ind w:firstLineChars="0"/>
      </w:pPr>
      <w:r>
        <w:rPr>
          <w:rFonts w:hint="eastAsia"/>
          <w:lang w:eastAsia="zh-CN"/>
        </w:rPr>
        <w:t>通道4</w:t>
      </w:r>
      <w:r>
        <w:rPr>
          <w:rFonts w:hint="eastAsia"/>
        </w:rPr>
        <w:t>：</w:t>
      </w:r>
      <w:r>
        <w:rPr>
          <w:rFonts w:hint="eastAsia"/>
          <w:lang w:eastAsia="zh-CN"/>
        </w:rPr>
        <w:t>第三方系统</w:t>
      </w:r>
      <w:r>
        <w:rPr>
          <w:rFonts w:hint="eastAsia"/>
        </w:rPr>
        <w:t>与</w:t>
      </w:r>
      <w:r>
        <w:rPr>
          <w:rFonts w:hint="eastAsia"/>
          <w:lang w:eastAsia="zh-CN"/>
        </w:rPr>
        <w:t>城投诚悦荟信息系统</w:t>
      </w:r>
      <w:r>
        <w:rPr>
          <w:rFonts w:hint="eastAsia"/>
        </w:rPr>
        <w:t>之间的通信信道</w:t>
      </w:r>
    </w:p>
    <w:p w14:paraId="39186FBA">
      <w:pPr>
        <w:pStyle w:val="31"/>
        <w:rPr>
          <w:rFonts w:hint="eastAsia" w:eastAsia="仿宋"/>
          <w:lang w:val="en-US" w:eastAsia="zh-CN"/>
        </w:rPr>
      </w:pPr>
      <w:r>
        <w:rPr>
          <w:rFonts w:hint="eastAsia"/>
          <w:lang w:val="en-US" w:eastAsia="zh-CN"/>
        </w:rPr>
        <w:t>应用系统强制外部访问必须采用HTTPS，因此第三方系统</w:t>
      </w:r>
      <w:r>
        <w:rPr>
          <w:rFonts w:hint="eastAsia"/>
        </w:rPr>
        <w:t>与具有商用密码产品认证证书</w:t>
      </w:r>
      <w:r>
        <w:rPr>
          <w:rFonts w:hint="eastAsia"/>
          <w:lang w:eastAsia="zh-CN"/>
        </w:rPr>
        <w:t>（安全等级为二级）</w:t>
      </w:r>
      <w:r>
        <w:rPr>
          <w:rFonts w:hint="eastAsia"/>
        </w:rPr>
        <w:t>的</w:t>
      </w:r>
      <w:r>
        <w:rPr>
          <w:rFonts w:hint="eastAsia"/>
          <w:lang w:eastAsia="zh-CN"/>
        </w:rPr>
        <w:t>零信任安全网关</w:t>
      </w:r>
      <w:r>
        <w:rPr>
          <w:rFonts w:hint="eastAsia"/>
        </w:rPr>
        <w:t>建立</w:t>
      </w:r>
      <w:r>
        <w:rPr>
          <w:rFonts w:hint="eastAsia"/>
          <w:lang w:eastAsia="zh-CN"/>
        </w:rPr>
        <w:t>基于国际算法TLS协议</w:t>
      </w:r>
      <w:r>
        <w:rPr>
          <w:rFonts w:hint="eastAsia"/>
        </w:rPr>
        <w:t>的传输通道，</w:t>
      </w:r>
      <w:r>
        <w:rPr>
          <w:rFonts w:hint="eastAsia"/>
          <w:iCs/>
        </w:rPr>
        <w:t>采用国际算法保障通信数据传输的完整性，</w:t>
      </w:r>
      <w:commentRangeStart w:id="30"/>
      <w:commentRangeStart w:id="31"/>
      <w:r>
        <w:rPr>
          <w:rFonts w:hint="eastAsia"/>
          <w:iCs/>
          <w:lang w:val="en-US" w:eastAsia="zh-CN"/>
        </w:rPr>
        <w:t>机密性</w:t>
      </w:r>
      <w:r>
        <w:rPr>
          <w:rFonts w:hint="eastAsia"/>
          <w:iCs/>
        </w:rPr>
        <w:t>保护算法取决于发起方和响应方协商结果，所协商的算法安全强度大于等于112比特</w:t>
      </w:r>
      <w:r>
        <w:rPr>
          <w:rFonts w:hint="eastAsia"/>
          <w:iCs/>
          <w:lang w:eastAsia="zh-CN"/>
        </w:rPr>
        <w:t>。</w:t>
      </w:r>
      <w:commentRangeEnd w:id="30"/>
      <w:r>
        <w:commentReference w:id="30"/>
      </w:r>
      <w:commentRangeEnd w:id="31"/>
      <w:r>
        <w:commentReference w:id="31"/>
      </w:r>
    </w:p>
    <w:p w14:paraId="4768E00D">
      <w:pPr>
        <w:pStyle w:val="5"/>
      </w:pPr>
      <w:r>
        <w:rPr>
          <w:rFonts w:hint="eastAsia"/>
        </w:rPr>
        <w:t>网络边界访问控制信息完整性</w:t>
      </w:r>
    </w:p>
    <w:p w14:paraId="67AB2E67">
      <w:pPr>
        <w:pStyle w:val="31"/>
        <w:numPr>
          <w:ilvl w:val="0"/>
          <w:numId w:val="22"/>
        </w:numPr>
        <w:wordWrap w:val="0"/>
        <w:ind w:firstLineChars="0"/>
      </w:pPr>
      <w:r>
        <w:rPr>
          <w:rFonts w:hint="eastAsia"/>
        </w:rPr>
        <w:t>通道1：</w:t>
      </w:r>
      <w:r>
        <w:rPr>
          <w:rFonts w:hint="eastAsia"/>
          <w:lang w:eastAsia="zh-CN"/>
        </w:rPr>
        <w:t>内网内部用户国密浏览器访问城投诚悦荟信息系统的通信信道</w:t>
      </w:r>
    </w:p>
    <w:p w14:paraId="030A62EE">
      <w:pPr>
        <w:pStyle w:val="31"/>
        <w:numPr>
          <w:ilvl w:val="0"/>
          <w:numId w:val="22"/>
        </w:numPr>
        <w:wordWrap w:val="0"/>
        <w:ind w:firstLineChars="0"/>
      </w:pPr>
      <w:r>
        <w:rPr>
          <w:rFonts w:hint="eastAsia"/>
          <w:lang w:eastAsia="zh-CN"/>
        </w:rPr>
        <w:t>通道2：互联网微信小程序访问城投诚悦荟信息系统的通信信道</w:t>
      </w:r>
    </w:p>
    <w:p w14:paraId="37AD624E">
      <w:pPr>
        <w:pStyle w:val="31"/>
        <w:numPr>
          <w:ilvl w:val="0"/>
          <w:numId w:val="22"/>
        </w:numPr>
        <w:wordWrap w:val="0"/>
        <w:ind w:firstLineChars="0"/>
      </w:pPr>
      <w:r>
        <w:rPr>
          <w:rFonts w:hint="eastAsia"/>
          <w:lang w:eastAsia="zh-CN"/>
        </w:rPr>
        <w:t>通道3：互联网运维用户管理终端与堡垒机之间的通信信道</w:t>
      </w:r>
    </w:p>
    <w:p w14:paraId="690C37BA">
      <w:pPr>
        <w:pStyle w:val="31"/>
        <w:numPr>
          <w:ilvl w:val="0"/>
          <w:numId w:val="22"/>
        </w:numPr>
        <w:wordWrap w:val="0"/>
        <w:ind w:firstLineChars="0"/>
      </w:pPr>
      <w:r>
        <w:rPr>
          <w:rFonts w:hint="eastAsia"/>
          <w:lang w:eastAsia="zh-CN"/>
        </w:rPr>
        <w:t>通道4</w:t>
      </w:r>
      <w:r>
        <w:rPr>
          <w:rFonts w:hint="eastAsia"/>
        </w:rPr>
        <w:t>：</w:t>
      </w:r>
      <w:r>
        <w:rPr>
          <w:rFonts w:hint="eastAsia"/>
          <w:lang w:eastAsia="zh-CN"/>
        </w:rPr>
        <w:t>第三方系统</w:t>
      </w:r>
      <w:r>
        <w:rPr>
          <w:rFonts w:hint="eastAsia"/>
        </w:rPr>
        <w:t>与</w:t>
      </w:r>
      <w:r>
        <w:rPr>
          <w:rFonts w:hint="eastAsia"/>
          <w:lang w:eastAsia="zh-CN"/>
        </w:rPr>
        <w:t>城投诚悦荟信息系统</w:t>
      </w:r>
      <w:r>
        <w:rPr>
          <w:rFonts w:hint="eastAsia"/>
        </w:rPr>
        <w:t>之间的通信信道</w:t>
      </w:r>
    </w:p>
    <w:p w14:paraId="53EE1B84">
      <w:pPr>
        <w:pStyle w:val="31"/>
        <w:numPr>
          <w:ilvl w:val="255"/>
          <w:numId w:val="0"/>
        </w:numPr>
        <w:wordWrap w:val="0"/>
        <w:ind w:firstLine="420"/>
      </w:pPr>
      <w:r>
        <w:rPr>
          <w:rFonts w:hint="eastAsia"/>
        </w:rPr>
        <w:t>上述通信信道的网络边界设备为</w:t>
      </w:r>
      <w:r>
        <w:rPr>
          <w:rFonts w:hint="eastAsia"/>
          <w:lang w:eastAsia="zh-CN"/>
        </w:rPr>
        <w:t>零信任安全网关</w:t>
      </w:r>
      <w:r>
        <w:rPr>
          <w:rFonts w:hint="eastAsia"/>
          <w:lang w:val="en-US" w:eastAsia="zh-CN"/>
        </w:rPr>
        <w:t>和国密堡垒机</w:t>
      </w:r>
      <w:r>
        <w:rPr>
          <w:rFonts w:hint="eastAsia"/>
        </w:rPr>
        <w:t>，</w:t>
      </w:r>
      <w:r>
        <w:rPr>
          <w:rFonts w:hint="eastAsia"/>
          <w:lang w:eastAsia="zh-CN"/>
        </w:rPr>
        <w:t>零信任安全网关</w:t>
      </w:r>
      <w:r>
        <w:rPr>
          <w:rFonts w:hint="eastAsia"/>
          <w:lang w:val="en-US" w:eastAsia="zh-CN"/>
        </w:rPr>
        <w:t>和国密堡垒机</w:t>
      </w:r>
      <w:r>
        <w:rPr>
          <w:rFonts w:hint="eastAsia"/>
        </w:rPr>
        <w:t>具有商用密码产品认证证书（</w:t>
      </w:r>
      <w:r>
        <w:rPr>
          <w:rFonts w:hint="eastAsia"/>
          <w:lang w:val="en-US" w:eastAsia="zh-CN"/>
        </w:rPr>
        <w:t>安全</w:t>
      </w:r>
      <w:r>
        <w:rPr>
          <w:rFonts w:hint="eastAsia"/>
        </w:rPr>
        <w:t>等级为二级），访问控制信息存储在密码产品内部，网络边界访问控制信息完整性复用密码产品检测认证结果，通过其自身安全机制可实现网络边界访问控制信息的完整性。</w:t>
      </w:r>
    </w:p>
    <w:p w14:paraId="767D0CEA">
      <w:pPr>
        <w:pStyle w:val="5"/>
      </w:pPr>
      <w:r>
        <w:rPr>
          <w:rFonts w:hint="eastAsia"/>
        </w:rPr>
        <w:t>安全接入认证</w:t>
      </w:r>
    </w:p>
    <w:p w14:paraId="604BE865">
      <w:pPr>
        <w:pStyle w:val="31"/>
        <w:wordWrap w:val="0"/>
        <w:ind w:firstLine="420" w:firstLineChars="0"/>
      </w:pPr>
      <w:r>
        <w:rPr>
          <w:rFonts w:hint="eastAsia"/>
        </w:rPr>
        <w:t>根据GB/T 39786-2021 《信息安全技术 信息系统密码应用基本要求》对第三级信息系统的密码应用技术要求，安全接入认证应用要求为“可”，同时接入系统的设备无安全接入认证需求，故安全接入认证为不适用。</w:t>
      </w:r>
    </w:p>
    <w:p w14:paraId="63693C06">
      <w:pPr>
        <w:pStyle w:val="5"/>
        <w:wordWrap w:val="0"/>
        <w:spacing w:before="197" w:beforeLines="50" w:after="197" w:afterLines="50"/>
      </w:pPr>
      <w:r>
        <w:rPr>
          <w:rFonts w:hint="eastAsia"/>
        </w:rPr>
        <w:t>密码应用工作流程</w:t>
      </w:r>
    </w:p>
    <w:p w14:paraId="40A797D0">
      <w:pPr>
        <w:pStyle w:val="6"/>
        <w:tabs>
          <w:tab w:val="left" w:pos="864"/>
        </w:tabs>
        <w:wordWrap w:val="0"/>
        <w:spacing w:before="197" w:beforeLines="50" w:after="197" w:afterLines="50"/>
        <w:ind w:left="862" w:hanging="862"/>
        <w:rPr>
          <w:rFonts w:ascii="Arial" w:hAnsi="Arial"/>
        </w:rPr>
      </w:pPr>
      <w:r>
        <w:rPr>
          <w:rFonts w:hint="eastAsia" w:ascii="Arial" w:hAnsi="Arial"/>
        </w:rPr>
        <w:t>身份鉴别实现</w:t>
      </w:r>
    </w:p>
    <w:p w14:paraId="4DCA773D">
      <w:pPr>
        <w:pStyle w:val="31"/>
        <w:wordWrap w:val="0"/>
        <w:ind w:firstLine="0" w:firstLineChars="0"/>
        <w:rPr>
          <w:b/>
          <w:bCs/>
        </w:rPr>
      </w:pPr>
      <w:r>
        <w:rPr>
          <w:rFonts w:hint="eastAsia"/>
          <w:b/>
          <w:bCs/>
        </w:rPr>
        <w:t>客户端和服务端身份鉴别模式</w:t>
      </w:r>
    </w:p>
    <w:p w14:paraId="05D1B081">
      <w:pPr>
        <w:pStyle w:val="31"/>
        <w:numPr>
          <w:ilvl w:val="0"/>
          <w:numId w:val="22"/>
        </w:numPr>
        <w:wordWrap w:val="0"/>
        <w:ind w:firstLineChars="0"/>
      </w:pPr>
      <w:r>
        <w:rPr>
          <w:rFonts w:hint="eastAsia"/>
        </w:rPr>
        <w:t>通道1：</w:t>
      </w:r>
      <w:r>
        <w:rPr>
          <w:rFonts w:hint="eastAsia"/>
          <w:lang w:eastAsia="zh-CN"/>
        </w:rPr>
        <w:t>内网内部用户国密浏览器访问城投诚悦荟信息系统的通信信道</w:t>
      </w:r>
    </w:p>
    <w:p w14:paraId="284BEBF9">
      <w:pPr>
        <w:pStyle w:val="31"/>
        <w:numPr>
          <w:ilvl w:val="0"/>
          <w:numId w:val="22"/>
        </w:numPr>
        <w:wordWrap w:val="0"/>
        <w:ind w:firstLineChars="0"/>
      </w:pPr>
      <w:r>
        <w:rPr>
          <w:rFonts w:hint="eastAsia"/>
          <w:lang w:eastAsia="zh-CN"/>
        </w:rPr>
        <w:t>通道2：互联网微信小程序访问城投诚悦荟信息系统的通信信道</w:t>
      </w:r>
    </w:p>
    <w:p w14:paraId="7C8D68D3">
      <w:pPr>
        <w:pStyle w:val="31"/>
        <w:numPr>
          <w:ilvl w:val="0"/>
          <w:numId w:val="22"/>
        </w:numPr>
        <w:wordWrap w:val="0"/>
        <w:ind w:firstLineChars="0"/>
      </w:pPr>
      <w:r>
        <w:rPr>
          <w:rFonts w:hint="eastAsia"/>
          <w:lang w:eastAsia="zh-CN"/>
        </w:rPr>
        <w:t>通道3：互联网运维用户管理终端与堡垒机之间的通信信道</w:t>
      </w:r>
    </w:p>
    <w:p w14:paraId="42737B41">
      <w:pPr>
        <w:pStyle w:val="31"/>
        <w:wordWrap w:val="0"/>
        <w:ind w:firstLine="0" w:firstLineChars="0"/>
      </w:pPr>
      <w:r>
        <w:rPr>
          <w:rFonts w:hint="eastAsia"/>
        </w:rPr>
        <w:t>上述几种通道采用客户端和服务端身份鉴别模式。</w:t>
      </w:r>
    </w:p>
    <w:p w14:paraId="2691E673">
      <w:pPr>
        <w:pStyle w:val="31"/>
        <w:wordWrap w:val="0"/>
        <w:ind w:firstLine="420" w:firstLineChars="0"/>
      </w:pPr>
      <w:r>
        <w:rPr>
          <w:rFonts w:hint="eastAsia"/>
        </w:rPr>
        <w:t>在</w:t>
      </w:r>
      <w:r>
        <w:rPr>
          <w:rFonts w:hint="eastAsia"/>
          <w:lang w:eastAsia="zh-CN"/>
        </w:rPr>
        <w:t>零信任安全网关</w:t>
      </w:r>
      <w:r>
        <w:rPr>
          <w:rFonts w:hint="eastAsia"/>
        </w:rPr>
        <w:t>中部署合规的服务器证书，客户端向服务端请求HTTPS连接，</w:t>
      </w:r>
      <w:r>
        <w:rPr>
          <w:rFonts w:hint="eastAsia"/>
          <w:lang w:eastAsia="zh-CN"/>
        </w:rPr>
        <w:t>零信任安全网关</w:t>
      </w:r>
      <w:r>
        <w:rPr>
          <w:rFonts w:hint="eastAsia"/>
        </w:rPr>
        <w:t>返回服务器证书，客户端接收到证书后验证证书的有效性，验证证书有效性步骤包括有：</w:t>
      </w:r>
    </w:p>
    <w:p w14:paraId="25EB976D">
      <w:pPr>
        <w:pStyle w:val="31"/>
        <w:numPr>
          <w:ilvl w:val="0"/>
          <w:numId w:val="23"/>
        </w:numPr>
        <w:wordWrap w:val="0"/>
      </w:pPr>
      <w:r>
        <w:rPr>
          <w:rFonts w:hint="eastAsia"/>
        </w:rPr>
        <w:t>证书中的CN与访问的域名是否一致；</w:t>
      </w:r>
    </w:p>
    <w:p w14:paraId="4ACB4F32">
      <w:pPr>
        <w:pStyle w:val="31"/>
        <w:numPr>
          <w:ilvl w:val="0"/>
          <w:numId w:val="23"/>
        </w:numPr>
        <w:wordWrap w:val="0"/>
      </w:pPr>
      <w:r>
        <w:rPr>
          <w:rFonts w:hint="eastAsia"/>
        </w:rPr>
        <w:t>证书是否在有效期内；</w:t>
      </w:r>
    </w:p>
    <w:p w14:paraId="0DE8215D">
      <w:pPr>
        <w:pStyle w:val="31"/>
        <w:numPr>
          <w:ilvl w:val="0"/>
          <w:numId w:val="23"/>
        </w:numPr>
        <w:wordWrap w:val="0"/>
      </w:pPr>
      <w:r>
        <w:rPr>
          <w:rFonts w:hint="eastAsia"/>
        </w:rPr>
        <w:t>签发证书的根CA是否是客户端信任的CA；</w:t>
      </w:r>
    </w:p>
    <w:p w14:paraId="71DB81FA">
      <w:pPr>
        <w:pStyle w:val="31"/>
        <w:numPr>
          <w:ilvl w:val="0"/>
          <w:numId w:val="23"/>
        </w:numPr>
        <w:wordWrap w:val="0"/>
      </w:pPr>
      <w:r>
        <w:rPr>
          <w:rFonts w:hint="eastAsia"/>
        </w:rPr>
        <w:t>证书是否被吊销。</w:t>
      </w:r>
    </w:p>
    <w:p w14:paraId="19E255F6">
      <w:pPr>
        <w:pStyle w:val="31"/>
        <w:wordWrap w:val="0"/>
        <w:ind w:firstLine="0" w:firstLineChars="0"/>
      </w:pPr>
      <w:r>
        <w:rPr>
          <w:rFonts w:hint="eastAsia"/>
        </w:rPr>
        <w:t>证书验证成功后随机生成预主密钥，使用服务端证书公钥加密发给服务端，服务端使用私钥解密得到预主密钥，并使用双方握手过程中交互的随机数生成主密钥，再由主密钥生成会话密钥，客户端使用会话密钥加密握手消息向服务端证明其拥有正确的会话密钥，服务端也用其会话密钥加密握手消息向客户端证明其拥有正确的会话密钥，从而实现客户端对服务端的身份鉴别。</w:t>
      </w:r>
    </w:p>
    <w:p w14:paraId="009B6838">
      <w:pPr>
        <w:pStyle w:val="31"/>
        <w:wordWrap w:val="0"/>
      </w:pPr>
      <w:r>
        <w:rPr>
          <w:rFonts w:hint="eastAsia"/>
        </w:rPr>
        <w:t>TLCP/SSL协议主要应用于通讯传输信道保护。其使用场景示意如下图：</w:t>
      </w:r>
    </w:p>
    <w:p w14:paraId="79FFB51C">
      <w:pPr>
        <w:pStyle w:val="31"/>
        <w:wordWrap w:val="0"/>
        <w:jc w:val="center"/>
      </w:pPr>
      <w:r>
        <w:rPr>
          <w:rFonts w:hint="eastAsia"/>
        </w:rPr>
        <w:drawing>
          <wp:inline distT="0" distB="0" distL="114300" distR="114300">
            <wp:extent cx="3853815" cy="1376045"/>
            <wp:effectExtent l="0" t="0" r="13335" b="14605"/>
            <wp:docPr id="2" name="ECB019B1-382A-4266-B25C-5B523AA43C14-3" descr="C:/Users/eetrust/AppData/Local/Temp/wps.RCKhv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3" descr="C:/Users/eetrust/AppData/Local/Temp/wps.RCKhvfwps"/>
                    <pic:cNvPicPr>
                      <a:picLocks noChangeAspect="1"/>
                    </pic:cNvPicPr>
                  </pic:nvPicPr>
                  <pic:blipFill>
                    <a:blip r:embed="rId28"/>
                    <a:stretch>
                      <a:fillRect/>
                    </a:stretch>
                  </pic:blipFill>
                  <pic:spPr>
                    <a:xfrm>
                      <a:off x="0" y="0"/>
                      <a:ext cx="3853815" cy="1376045"/>
                    </a:xfrm>
                    <a:prstGeom prst="rect">
                      <a:avLst/>
                    </a:prstGeom>
                  </pic:spPr>
                </pic:pic>
              </a:graphicData>
            </a:graphic>
          </wp:inline>
        </w:drawing>
      </w:r>
    </w:p>
    <w:p w14:paraId="573F5B56">
      <w:pPr>
        <w:pStyle w:val="12"/>
        <w:tabs>
          <w:tab w:val="center" w:pos="4201"/>
          <w:tab w:val="right" w:leader="dot" w:pos="9298"/>
        </w:tabs>
        <w:wordWrap w:val="0"/>
        <w:ind w:firstLine="422" w:firstLineChars="200"/>
        <w:jc w:val="center"/>
        <w:rPr>
          <w:b/>
          <w:bCs/>
        </w:rPr>
      </w:pPr>
      <w:r>
        <w:rPr>
          <w:b/>
          <w:bCs/>
        </w:rPr>
        <w:t xml:space="preserve">图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noBreakHyphen/>
      </w:r>
      <w:r>
        <w:rPr>
          <w:b/>
          <w:bCs/>
        </w:rPr>
        <w:fldChar w:fldCharType="begin"/>
      </w:r>
      <w:r>
        <w:rPr>
          <w:b/>
          <w:bCs/>
        </w:rPr>
        <w:instrText xml:space="preserve"> SEQ 图 \* ARABIC \s 1 </w:instrText>
      </w:r>
      <w:r>
        <w:rPr>
          <w:b/>
          <w:bCs/>
        </w:rPr>
        <w:fldChar w:fldCharType="separate"/>
      </w:r>
      <w:r>
        <w:rPr>
          <w:b/>
          <w:bCs/>
        </w:rPr>
        <w:t>5</w:t>
      </w:r>
      <w:r>
        <w:rPr>
          <w:b/>
          <w:bCs/>
        </w:rPr>
        <w:fldChar w:fldCharType="end"/>
      </w:r>
      <w:r>
        <w:rPr>
          <w:rFonts w:hint="eastAsia"/>
          <w:b/>
          <w:bCs/>
        </w:rPr>
        <w:t xml:space="preserve"> </w:t>
      </w:r>
      <w:r>
        <w:rPr>
          <w:rFonts w:hint="eastAsia" w:ascii="黑体" w:hAnsi="黑体"/>
          <w:b/>
          <w:bCs/>
        </w:rPr>
        <w:t>TLCP/SSL使用场景图</w:t>
      </w:r>
    </w:p>
    <w:p w14:paraId="7F2FC97C">
      <w:pPr>
        <w:pStyle w:val="31"/>
        <w:wordWrap w:val="0"/>
      </w:pPr>
      <w:r>
        <w:rPr>
          <w:rFonts w:hint="eastAsia"/>
        </w:rPr>
        <w:t>密码设备遵循GM/T 0024《SSL VPN技术规范》和GB/T 38636 《信息安全技术 传输层密码协议》，通信握手协议流程如下：</w:t>
      </w:r>
    </w:p>
    <w:tbl>
      <w:tblPr>
        <w:tblStyle w:val="41"/>
        <w:tblW w:w="94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380"/>
        <w:gridCol w:w="1942"/>
        <w:gridCol w:w="4092"/>
      </w:tblGrid>
      <w:tr w14:paraId="4BB2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9" w:hRule="atLeast"/>
        </w:trPr>
        <w:tc>
          <w:tcPr>
            <w:tcW w:w="3380" w:type="dxa"/>
            <w:shd w:val="clear" w:color="auto" w:fill="F1F1F1" w:themeFill="background1" w:themeFillShade="F2"/>
            <w:vAlign w:val="center"/>
          </w:tcPr>
          <w:p w14:paraId="63039047">
            <w:pPr>
              <w:spacing w:line="240" w:lineRule="auto"/>
              <w:ind w:left="369"/>
              <w:jc w:val="center"/>
              <w:rPr>
                <w:rFonts w:hint="eastAsia" w:ascii="仿宋" w:hAnsi="仿宋" w:cs="仿宋"/>
                <w:sz w:val="18"/>
                <w:szCs w:val="18"/>
              </w:rPr>
            </w:pPr>
            <w:r>
              <w:rPr>
                <w:rFonts w:hint="eastAsia" w:ascii="仿宋" w:hAnsi="仿宋" w:cs="仿宋"/>
                <w:spacing w:val="-2"/>
                <w:sz w:val="18"/>
                <w:szCs w:val="18"/>
              </w:rPr>
              <w:t>客户端</w:t>
            </w:r>
          </w:p>
        </w:tc>
        <w:tc>
          <w:tcPr>
            <w:tcW w:w="1942" w:type="dxa"/>
            <w:shd w:val="clear" w:color="auto" w:fill="F1F1F1" w:themeFill="background1" w:themeFillShade="F2"/>
            <w:vAlign w:val="center"/>
          </w:tcPr>
          <w:p w14:paraId="4D5B9BDB">
            <w:pPr>
              <w:pStyle w:val="42"/>
              <w:spacing w:line="240" w:lineRule="auto"/>
              <w:jc w:val="center"/>
              <w:rPr>
                <w:rFonts w:hint="eastAsia" w:ascii="仿宋" w:hAnsi="仿宋" w:eastAsia="仿宋" w:cs="仿宋"/>
                <w:sz w:val="18"/>
                <w:szCs w:val="18"/>
              </w:rPr>
            </w:pPr>
          </w:p>
        </w:tc>
        <w:tc>
          <w:tcPr>
            <w:tcW w:w="4092" w:type="dxa"/>
            <w:shd w:val="clear" w:color="auto" w:fill="F1F1F1" w:themeFill="background1" w:themeFillShade="F2"/>
            <w:vAlign w:val="center"/>
          </w:tcPr>
          <w:p w14:paraId="430EE8CF">
            <w:pPr>
              <w:spacing w:line="240" w:lineRule="auto"/>
              <w:ind w:left="453"/>
              <w:jc w:val="center"/>
              <w:rPr>
                <w:rFonts w:hint="eastAsia" w:ascii="仿宋" w:hAnsi="仿宋" w:cs="仿宋"/>
                <w:sz w:val="18"/>
                <w:szCs w:val="18"/>
              </w:rPr>
            </w:pPr>
            <w:r>
              <w:rPr>
                <w:rFonts w:hint="eastAsia" w:ascii="仿宋" w:hAnsi="仿宋" w:cs="仿宋"/>
                <w:spacing w:val="-2"/>
                <w:sz w:val="18"/>
                <w:szCs w:val="18"/>
              </w:rPr>
              <w:t>服务端</w:t>
            </w:r>
          </w:p>
        </w:tc>
      </w:tr>
      <w:tr w14:paraId="1DFC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7" w:hRule="atLeast"/>
        </w:trPr>
        <w:tc>
          <w:tcPr>
            <w:tcW w:w="3380" w:type="dxa"/>
            <w:vAlign w:val="center"/>
          </w:tcPr>
          <w:p w14:paraId="5ED64F09">
            <w:pPr>
              <w:spacing w:before="98" w:line="240" w:lineRule="auto"/>
              <w:ind w:left="10"/>
              <w:jc w:val="center"/>
              <w:rPr>
                <w:rFonts w:hint="eastAsia" w:ascii="仿宋" w:hAnsi="仿宋" w:cs="仿宋"/>
                <w:sz w:val="18"/>
                <w:szCs w:val="18"/>
              </w:rPr>
            </w:pPr>
            <w:r>
              <w:rPr>
                <w:rFonts w:hint="eastAsia" w:ascii="仿宋" w:hAnsi="仿宋" w:cs="仿宋"/>
                <w:spacing w:val="-1"/>
                <w:sz w:val="18"/>
                <w:szCs w:val="18"/>
              </w:rPr>
              <w:t>ClientHello</w:t>
            </w:r>
          </w:p>
        </w:tc>
        <w:tc>
          <w:tcPr>
            <w:tcW w:w="1942" w:type="dxa"/>
            <w:vAlign w:val="center"/>
          </w:tcPr>
          <w:p w14:paraId="2566FA10">
            <w:pPr>
              <w:pStyle w:val="42"/>
              <w:spacing w:line="240" w:lineRule="auto"/>
              <w:rPr>
                <w:rFonts w:hint="eastAsia" w:ascii="仿宋" w:hAnsi="仿宋" w:eastAsia="仿宋" w:cs="仿宋"/>
                <w:sz w:val="18"/>
                <w:szCs w:val="18"/>
                <w:lang w:eastAsia="zh-CN"/>
              </w:rPr>
            </w:pPr>
            <w:r>
              <w:rPr>
                <w:rFonts w:hint="eastAsia" w:ascii="仿宋" w:hAnsi="仿宋" w:eastAsia="仿宋" w:cs="仿宋"/>
                <w:sz w:val="18"/>
                <w:szCs w:val="18"/>
                <w:lang w:eastAsia="zh-CN"/>
              </w:rPr>
              <w:t>------&gt;</w:t>
            </w:r>
          </w:p>
        </w:tc>
        <w:tc>
          <w:tcPr>
            <w:tcW w:w="4092" w:type="dxa"/>
            <w:vAlign w:val="center"/>
          </w:tcPr>
          <w:p w14:paraId="5B3CE66D">
            <w:pPr>
              <w:pStyle w:val="42"/>
              <w:spacing w:line="240" w:lineRule="auto"/>
              <w:jc w:val="center"/>
              <w:rPr>
                <w:rFonts w:hint="eastAsia" w:ascii="仿宋" w:hAnsi="仿宋" w:eastAsia="仿宋" w:cs="仿宋"/>
                <w:sz w:val="18"/>
                <w:szCs w:val="18"/>
              </w:rPr>
            </w:pPr>
          </w:p>
        </w:tc>
      </w:tr>
      <w:tr w14:paraId="4599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21" w:hRule="atLeast"/>
        </w:trPr>
        <w:tc>
          <w:tcPr>
            <w:tcW w:w="3380" w:type="dxa"/>
            <w:vAlign w:val="center"/>
          </w:tcPr>
          <w:p w14:paraId="103BCB91">
            <w:pPr>
              <w:pStyle w:val="42"/>
              <w:spacing w:line="240" w:lineRule="auto"/>
              <w:jc w:val="center"/>
              <w:rPr>
                <w:rFonts w:hint="eastAsia" w:ascii="仿宋" w:hAnsi="仿宋" w:eastAsia="仿宋" w:cs="仿宋"/>
                <w:sz w:val="18"/>
                <w:szCs w:val="18"/>
              </w:rPr>
            </w:pPr>
          </w:p>
        </w:tc>
        <w:tc>
          <w:tcPr>
            <w:tcW w:w="1942" w:type="dxa"/>
            <w:vAlign w:val="center"/>
          </w:tcPr>
          <w:p w14:paraId="7A3B4917">
            <w:pPr>
              <w:pStyle w:val="42"/>
              <w:spacing w:line="240" w:lineRule="auto"/>
              <w:rPr>
                <w:rFonts w:hint="eastAsia" w:ascii="仿宋" w:hAnsi="仿宋" w:eastAsia="仿宋" w:cs="仿宋"/>
                <w:sz w:val="18"/>
                <w:szCs w:val="18"/>
              </w:rPr>
            </w:pPr>
          </w:p>
        </w:tc>
        <w:tc>
          <w:tcPr>
            <w:tcW w:w="4092" w:type="dxa"/>
            <w:vAlign w:val="center"/>
          </w:tcPr>
          <w:p w14:paraId="4404422B">
            <w:pPr>
              <w:spacing w:before="111" w:line="240" w:lineRule="auto"/>
              <w:ind w:left="333"/>
              <w:jc w:val="center"/>
              <w:rPr>
                <w:rFonts w:hint="eastAsia" w:ascii="仿宋" w:hAnsi="仿宋" w:cs="仿宋"/>
                <w:spacing w:val="-1"/>
                <w:sz w:val="18"/>
                <w:szCs w:val="18"/>
              </w:rPr>
            </w:pPr>
            <w:r>
              <w:rPr>
                <w:rFonts w:hint="eastAsia" w:ascii="仿宋" w:hAnsi="仿宋" w:cs="仿宋"/>
                <w:spacing w:val="-1"/>
                <w:sz w:val="18"/>
                <w:szCs w:val="18"/>
              </w:rPr>
              <w:t>ServerHello</w:t>
            </w:r>
          </w:p>
          <w:p w14:paraId="3D7ECBE0">
            <w:pPr>
              <w:spacing w:before="111" w:line="240" w:lineRule="auto"/>
              <w:ind w:left="333"/>
              <w:jc w:val="center"/>
              <w:rPr>
                <w:rFonts w:hint="eastAsia" w:ascii="仿宋" w:hAnsi="仿宋" w:cs="仿宋"/>
                <w:spacing w:val="-1"/>
                <w:sz w:val="18"/>
                <w:szCs w:val="18"/>
              </w:rPr>
            </w:pPr>
            <w:r>
              <w:rPr>
                <w:rFonts w:hint="eastAsia" w:ascii="仿宋" w:hAnsi="仿宋" w:cs="仿宋"/>
                <w:spacing w:val="-1"/>
                <w:sz w:val="18"/>
                <w:szCs w:val="18"/>
              </w:rPr>
              <w:t>Certificate</w:t>
            </w:r>
          </w:p>
          <w:p w14:paraId="16D3FEF9">
            <w:pPr>
              <w:spacing w:before="111" w:line="240" w:lineRule="auto"/>
              <w:ind w:left="333"/>
              <w:jc w:val="center"/>
              <w:rPr>
                <w:rFonts w:hint="eastAsia" w:ascii="仿宋" w:hAnsi="仿宋" w:cs="仿宋"/>
                <w:sz w:val="18"/>
                <w:szCs w:val="18"/>
              </w:rPr>
            </w:pPr>
            <w:r>
              <w:rPr>
                <w:rFonts w:hint="eastAsia" w:ascii="仿宋" w:hAnsi="仿宋" w:cs="仿宋"/>
                <w:spacing w:val="-5"/>
                <w:sz w:val="18"/>
                <w:szCs w:val="18"/>
              </w:rPr>
              <w:t>ServerKeyExchange</w:t>
            </w:r>
            <w:r>
              <w:rPr>
                <w:rFonts w:hint="eastAsia" w:ascii="仿宋" w:hAnsi="仿宋" w:cs="仿宋"/>
                <w:spacing w:val="-5"/>
                <w:sz w:val="18"/>
                <w:szCs w:val="18"/>
                <w:vertAlign w:val="superscript"/>
              </w:rPr>
              <w:t>*</w:t>
            </w:r>
            <w:r>
              <w:rPr>
                <w:rFonts w:hint="eastAsia" w:ascii="仿宋" w:hAnsi="仿宋" w:cs="仿宋"/>
                <w:spacing w:val="10"/>
                <w:sz w:val="18"/>
                <w:szCs w:val="18"/>
                <w:vertAlign w:val="superscript"/>
              </w:rPr>
              <w:t xml:space="preserve"> </w:t>
            </w:r>
            <w:r>
              <w:rPr>
                <w:rFonts w:hint="eastAsia" w:ascii="仿宋" w:hAnsi="仿宋" w:cs="仿宋"/>
                <w:spacing w:val="-4"/>
                <w:sz w:val="18"/>
                <w:szCs w:val="18"/>
              </w:rPr>
              <w:t>CertificateRequest</w:t>
            </w:r>
            <w:r>
              <w:rPr>
                <w:rFonts w:hint="eastAsia" w:ascii="仿宋" w:hAnsi="仿宋" w:cs="仿宋"/>
                <w:spacing w:val="-5"/>
                <w:sz w:val="18"/>
                <w:szCs w:val="18"/>
                <w:vertAlign w:val="superscript"/>
              </w:rPr>
              <w:t>*</w:t>
            </w:r>
          </w:p>
        </w:tc>
      </w:tr>
      <w:tr w14:paraId="02C5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3380" w:type="dxa"/>
            <w:vAlign w:val="center"/>
          </w:tcPr>
          <w:p w14:paraId="7CB85C9C">
            <w:pPr>
              <w:pStyle w:val="42"/>
              <w:spacing w:line="240" w:lineRule="auto"/>
              <w:jc w:val="center"/>
              <w:rPr>
                <w:rFonts w:hint="eastAsia" w:ascii="仿宋" w:hAnsi="仿宋" w:eastAsia="仿宋" w:cs="仿宋"/>
                <w:sz w:val="18"/>
                <w:szCs w:val="18"/>
              </w:rPr>
            </w:pPr>
          </w:p>
        </w:tc>
        <w:tc>
          <w:tcPr>
            <w:tcW w:w="1942" w:type="dxa"/>
            <w:vAlign w:val="center"/>
          </w:tcPr>
          <w:p w14:paraId="0B7B9DD0">
            <w:pPr>
              <w:spacing w:before="84" w:line="240" w:lineRule="auto"/>
              <w:rPr>
                <w:rFonts w:hint="eastAsia" w:ascii="仿宋" w:hAnsi="仿宋" w:cs="仿宋"/>
                <w:sz w:val="18"/>
                <w:szCs w:val="18"/>
              </w:rPr>
            </w:pPr>
            <w:r>
              <w:rPr>
                <w:rFonts w:hint="eastAsia" w:ascii="仿宋" w:hAnsi="仿宋" w:cs="仿宋"/>
                <w:sz w:val="18"/>
                <w:szCs w:val="18"/>
              </w:rPr>
              <w:t>&lt;------</w:t>
            </w:r>
          </w:p>
        </w:tc>
        <w:tc>
          <w:tcPr>
            <w:tcW w:w="4092" w:type="dxa"/>
            <w:vAlign w:val="center"/>
          </w:tcPr>
          <w:p w14:paraId="6A678BD7">
            <w:pPr>
              <w:spacing w:before="110" w:line="240" w:lineRule="auto"/>
              <w:ind w:left="344"/>
              <w:jc w:val="center"/>
              <w:rPr>
                <w:rFonts w:hint="eastAsia" w:ascii="仿宋" w:hAnsi="仿宋" w:cs="仿宋"/>
                <w:sz w:val="18"/>
                <w:szCs w:val="18"/>
              </w:rPr>
            </w:pPr>
            <w:r>
              <w:rPr>
                <w:rFonts w:hint="eastAsia" w:ascii="仿宋" w:hAnsi="仿宋" w:cs="仿宋"/>
                <w:spacing w:val="-1"/>
                <w:sz w:val="18"/>
                <w:szCs w:val="18"/>
              </w:rPr>
              <w:t>ServerHelloDone</w:t>
            </w:r>
          </w:p>
        </w:tc>
      </w:tr>
      <w:tr w14:paraId="5A62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5" w:hRule="atLeast"/>
        </w:trPr>
        <w:tc>
          <w:tcPr>
            <w:tcW w:w="3380" w:type="dxa"/>
            <w:vAlign w:val="center"/>
          </w:tcPr>
          <w:p w14:paraId="6C115F5A">
            <w:pPr>
              <w:spacing w:before="108" w:line="240" w:lineRule="auto"/>
              <w:ind w:left="10"/>
              <w:jc w:val="center"/>
              <w:rPr>
                <w:rFonts w:hint="eastAsia" w:ascii="仿宋" w:hAnsi="仿宋" w:cs="仿宋"/>
                <w:sz w:val="18"/>
                <w:szCs w:val="18"/>
              </w:rPr>
            </w:pPr>
            <w:r>
              <w:rPr>
                <w:rFonts w:hint="eastAsia" w:ascii="仿宋" w:hAnsi="仿宋" w:cs="仿宋"/>
                <w:spacing w:val="-1"/>
                <w:sz w:val="18"/>
                <w:szCs w:val="18"/>
              </w:rPr>
              <w:t>Certificate</w:t>
            </w:r>
            <w:r>
              <w:rPr>
                <w:rFonts w:hint="eastAsia" w:ascii="仿宋" w:hAnsi="仿宋" w:cs="仿宋"/>
                <w:spacing w:val="-5"/>
                <w:sz w:val="18"/>
                <w:szCs w:val="18"/>
                <w:vertAlign w:val="superscript"/>
              </w:rPr>
              <w:t>*</w:t>
            </w:r>
          </w:p>
        </w:tc>
        <w:tc>
          <w:tcPr>
            <w:tcW w:w="1942" w:type="dxa"/>
            <w:vAlign w:val="center"/>
          </w:tcPr>
          <w:p w14:paraId="44E3D225">
            <w:pPr>
              <w:pStyle w:val="42"/>
              <w:spacing w:line="240" w:lineRule="auto"/>
              <w:rPr>
                <w:rFonts w:hint="eastAsia" w:ascii="仿宋" w:hAnsi="仿宋" w:eastAsia="仿宋" w:cs="仿宋"/>
                <w:sz w:val="18"/>
                <w:szCs w:val="18"/>
              </w:rPr>
            </w:pPr>
          </w:p>
        </w:tc>
        <w:tc>
          <w:tcPr>
            <w:tcW w:w="4092" w:type="dxa"/>
            <w:vAlign w:val="center"/>
          </w:tcPr>
          <w:p w14:paraId="58FB68EB">
            <w:pPr>
              <w:pStyle w:val="42"/>
              <w:spacing w:line="240" w:lineRule="auto"/>
              <w:jc w:val="center"/>
              <w:rPr>
                <w:rFonts w:hint="eastAsia" w:ascii="仿宋" w:hAnsi="仿宋" w:eastAsia="仿宋" w:cs="仿宋"/>
                <w:sz w:val="18"/>
                <w:szCs w:val="18"/>
              </w:rPr>
            </w:pPr>
          </w:p>
        </w:tc>
      </w:tr>
      <w:tr w14:paraId="2FD7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3380" w:type="dxa"/>
            <w:vAlign w:val="center"/>
          </w:tcPr>
          <w:p w14:paraId="007CB8F9">
            <w:pPr>
              <w:spacing w:before="109" w:line="240" w:lineRule="auto"/>
              <w:ind w:left="10"/>
              <w:jc w:val="center"/>
              <w:rPr>
                <w:rFonts w:hint="eastAsia" w:ascii="仿宋" w:hAnsi="仿宋" w:cs="仿宋"/>
                <w:sz w:val="18"/>
                <w:szCs w:val="18"/>
              </w:rPr>
            </w:pPr>
            <w:r>
              <w:rPr>
                <w:rFonts w:hint="eastAsia" w:ascii="仿宋" w:hAnsi="仿宋" w:cs="仿宋"/>
                <w:spacing w:val="-1"/>
                <w:sz w:val="18"/>
                <w:szCs w:val="18"/>
              </w:rPr>
              <w:t>ClientKeyExchange</w:t>
            </w:r>
          </w:p>
        </w:tc>
        <w:tc>
          <w:tcPr>
            <w:tcW w:w="1942" w:type="dxa"/>
            <w:vAlign w:val="center"/>
          </w:tcPr>
          <w:p w14:paraId="71E42BA7">
            <w:pPr>
              <w:pStyle w:val="42"/>
              <w:spacing w:line="240" w:lineRule="auto"/>
              <w:rPr>
                <w:rFonts w:hint="eastAsia" w:ascii="仿宋" w:hAnsi="仿宋" w:eastAsia="仿宋" w:cs="仿宋"/>
                <w:sz w:val="18"/>
                <w:szCs w:val="18"/>
              </w:rPr>
            </w:pPr>
          </w:p>
        </w:tc>
        <w:tc>
          <w:tcPr>
            <w:tcW w:w="4092" w:type="dxa"/>
            <w:vAlign w:val="center"/>
          </w:tcPr>
          <w:p w14:paraId="4B9ADDBA">
            <w:pPr>
              <w:pStyle w:val="42"/>
              <w:spacing w:line="240" w:lineRule="auto"/>
              <w:jc w:val="center"/>
              <w:rPr>
                <w:rFonts w:hint="eastAsia" w:ascii="仿宋" w:hAnsi="仿宋" w:eastAsia="仿宋" w:cs="仿宋"/>
                <w:sz w:val="18"/>
                <w:szCs w:val="18"/>
              </w:rPr>
            </w:pPr>
          </w:p>
        </w:tc>
      </w:tr>
      <w:tr w14:paraId="7850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3380" w:type="dxa"/>
            <w:vAlign w:val="center"/>
          </w:tcPr>
          <w:p w14:paraId="78CC9949">
            <w:pPr>
              <w:spacing w:before="94" w:line="240" w:lineRule="auto"/>
              <w:jc w:val="center"/>
              <w:rPr>
                <w:rFonts w:hint="eastAsia" w:ascii="仿宋" w:hAnsi="仿宋" w:cs="仿宋"/>
                <w:sz w:val="18"/>
                <w:szCs w:val="18"/>
              </w:rPr>
            </w:pPr>
            <w:r>
              <w:rPr>
                <w:rFonts w:hint="eastAsia" w:ascii="仿宋" w:hAnsi="仿宋" w:cs="仿宋"/>
                <w:spacing w:val="-1"/>
                <w:sz w:val="18"/>
                <w:szCs w:val="18"/>
              </w:rPr>
              <w:t>CertificateVerify</w:t>
            </w:r>
            <w:r>
              <w:rPr>
                <w:rFonts w:hint="eastAsia" w:ascii="仿宋" w:hAnsi="仿宋" w:cs="仿宋"/>
                <w:spacing w:val="-5"/>
                <w:sz w:val="18"/>
                <w:szCs w:val="18"/>
                <w:vertAlign w:val="superscript"/>
              </w:rPr>
              <w:t>*</w:t>
            </w:r>
          </w:p>
        </w:tc>
        <w:tc>
          <w:tcPr>
            <w:tcW w:w="1942" w:type="dxa"/>
            <w:vAlign w:val="center"/>
          </w:tcPr>
          <w:p w14:paraId="0C07BAC0">
            <w:pPr>
              <w:pStyle w:val="42"/>
              <w:spacing w:line="240" w:lineRule="auto"/>
              <w:rPr>
                <w:rFonts w:hint="eastAsia" w:ascii="仿宋" w:hAnsi="仿宋" w:eastAsia="仿宋" w:cs="仿宋"/>
                <w:sz w:val="18"/>
                <w:szCs w:val="18"/>
              </w:rPr>
            </w:pPr>
          </w:p>
        </w:tc>
        <w:tc>
          <w:tcPr>
            <w:tcW w:w="4092" w:type="dxa"/>
            <w:vAlign w:val="center"/>
          </w:tcPr>
          <w:p w14:paraId="46CAEE4C">
            <w:pPr>
              <w:pStyle w:val="42"/>
              <w:spacing w:line="240" w:lineRule="auto"/>
              <w:jc w:val="center"/>
              <w:rPr>
                <w:rFonts w:hint="eastAsia" w:ascii="仿宋" w:hAnsi="仿宋" w:eastAsia="仿宋" w:cs="仿宋"/>
                <w:sz w:val="18"/>
                <w:szCs w:val="18"/>
              </w:rPr>
            </w:pPr>
          </w:p>
        </w:tc>
      </w:tr>
      <w:tr w14:paraId="7DCC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8" w:hRule="atLeast"/>
        </w:trPr>
        <w:tc>
          <w:tcPr>
            <w:tcW w:w="3380" w:type="dxa"/>
            <w:vAlign w:val="center"/>
          </w:tcPr>
          <w:p w14:paraId="012E40A6">
            <w:pPr>
              <w:spacing w:before="94" w:line="240" w:lineRule="auto"/>
              <w:ind w:left="10"/>
              <w:jc w:val="center"/>
              <w:rPr>
                <w:rFonts w:hint="eastAsia" w:ascii="仿宋" w:hAnsi="仿宋" w:cs="仿宋"/>
                <w:sz w:val="18"/>
                <w:szCs w:val="18"/>
              </w:rPr>
            </w:pPr>
            <w:r>
              <w:rPr>
                <w:rFonts w:hint="eastAsia" w:ascii="仿宋" w:hAnsi="仿宋" w:cs="仿宋"/>
                <w:spacing w:val="-1"/>
                <w:sz w:val="18"/>
                <w:szCs w:val="18"/>
              </w:rPr>
              <w:t>[ChangeCipherSpec]</w:t>
            </w:r>
          </w:p>
        </w:tc>
        <w:tc>
          <w:tcPr>
            <w:tcW w:w="1942" w:type="dxa"/>
            <w:vAlign w:val="center"/>
          </w:tcPr>
          <w:p w14:paraId="42CE3D71">
            <w:pPr>
              <w:pStyle w:val="42"/>
              <w:spacing w:line="240" w:lineRule="auto"/>
              <w:rPr>
                <w:rFonts w:hint="eastAsia" w:ascii="仿宋" w:hAnsi="仿宋" w:eastAsia="仿宋" w:cs="仿宋"/>
                <w:sz w:val="18"/>
                <w:szCs w:val="18"/>
              </w:rPr>
            </w:pPr>
          </w:p>
        </w:tc>
        <w:tc>
          <w:tcPr>
            <w:tcW w:w="4092" w:type="dxa"/>
            <w:vAlign w:val="center"/>
          </w:tcPr>
          <w:p w14:paraId="62C5253F">
            <w:pPr>
              <w:pStyle w:val="42"/>
              <w:spacing w:line="240" w:lineRule="auto"/>
              <w:jc w:val="center"/>
              <w:rPr>
                <w:rFonts w:hint="eastAsia" w:ascii="仿宋" w:hAnsi="仿宋" w:eastAsia="仿宋" w:cs="仿宋"/>
                <w:sz w:val="18"/>
                <w:szCs w:val="18"/>
              </w:rPr>
            </w:pPr>
          </w:p>
        </w:tc>
      </w:tr>
      <w:tr w14:paraId="4BCA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3" w:hRule="atLeast"/>
        </w:trPr>
        <w:tc>
          <w:tcPr>
            <w:tcW w:w="3380" w:type="dxa"/>
            <w:vAlign w:val="center"/>
          </w:tcPr>
          <w:p w14:paraId="7E7D428F">
            <w:pPr>
              <w:spacing w:before="120" w:line="240" w:lineRule="auto"/>
              <w:jc w:val="center"/>
              <w:rPr>
                <w:rFonts w:hint="eastAsia" w:ascii="仿宋" w:hAnsi="仿宋" w:cs="仿宋"/>
                <w:sz w:val="18"/>
                <w:szCs w:val="18"/>
              </w:rPr>
            </w:pPr>
            <w:r>
              <w:rPr>
                <w:rFonts w:hint="eastAsia" w:ascii="仿宋" w:hAnsi="仿宋" w:cs="仿宋"/>
                <w:spacing w:val="-1"/>
                <w:sz w:val="18"/>
                <w:szCs w:val="18"/>
              </w:rPr>
              <w:t>Finished</w:t>
            </w:r>
          </w:p>
        </w:tc>
        <w:tc>
          <w:tcPr>
            <w:tcW w:w="1942" w:type="dxa"/>
            <w:vAlign w:val="center"/>
          </w:tcPr>
          <w:p w14:paraId="243C2968">
            <w:pPr>
              <w:spacing w:before="83" w:line="240" w:lineRule="auto"/>
              <w:rPr>
                <w:rFonts w:hint="eastAsia" w:ascii="仿宋" w:hAnsi="仿宋" w:cs="仿宋"/>
                <w:sz w:val="18"/>
                <w:szCs w:val="18"/>
              </w:rPr>
            </w:pPr>
            <w:r>
              <w:rPr>
                <w:rFonts w:hint="eastAsia" w:ascii="仿宋" w:hAnsi="仿宋" w:cs="仿宋"/>
                <w:sz w:val="18"/>
                <w:szCs w:val="18"/>
              </w:rPr>
              <w:t>------&gt;</w:t>
            </w:r>
          </w:p>
        </w:tc>
        <w:tc>
          <w:tcPr>
            <w:tcW w:w="4092" w:type="dxa"/>
            <w:vAlign w:val="center"/>
          </w:tcPr>
          <w:p w14:paraId="3EECEF58">
            <w:pPr>
              <w:pStyle w:val="42"/>
              <w:spacing w:line="240" w:lineRule="auto"/>
              <w:jc w:val="center"/>
              <w:rPr>
                <w:rFonts w:hint="eastAsia" w:ascii="仿宋" w:hAnsi="仿宋" w:eastAsia="仿宋" w:cs="仿宋"/>
                <w:sz w:val="18"/>
                <w:szCs w:val="18"/>
              </w:rPr>
            </w:pPr>
          </w:p>
        </w:tc>
      </w:tr>
      <w:tr w14:paraId="3E35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rPr>
        <w:tc>
          <w:tcPr>
            <w:tcW w:w="3380" w:type="dxa"/>
          </w:tcPr>
          <w:p w14:paraId="0699B5D8">
            <w:pPr>
              <w:pStyle w:val="42"/>
              <w:spacing w:line="240" w:lineRule="auto"/>
              <w:rPr>
                <w:rFonts w:hint="eastAsia" w:ascii="仿宋" w:hAnsi="仿宋" w:eastAsia="仿宋" w:cs="仿宋"/>
                <w:sz w:val="18"/>
                <w:szCs w:val="18"/>
              </w:rPr>
            </w:pPr>
          </w:p>
        </w:tc>
        <w:tc>
          <w:tcPr>
            <w:tcW w:w="1942" w:type="dxa"/>
          </w:tcPr>
          <w:p w14:paraId="15ACE7FA">
            <w:pPr>
              <w:pStyle w:val="42"/>
              <w:spacing w:line="240" w:lineRule="auto"/>
              <w:rPr>
                <w:rFonts w:hint="eastAsia" w:ascii="仿宋" w:hAnsi="仿宋" w:eastAsia="仿宋" w:cs="仿宋"/>
                <w:sz w:val="18"/>
                <w:szCs w:val="18"/>
              </w:rPr>
            </w:pPr>
          </w:p>
        </w:tc>
        <w:tc>
          <w:tcPr>
            <w:tcW w:w="4092" w:type="dxa"/>
          </w:tcPr>
          <w:p w14:paraId="1BF9C34B">
            <w:pPr>
              <w:spacing w:before="96" w:line="240" w:lineRule="auto"/>
              <w:ind w:left="364"/>
              <w:jc w:val="center"/>
              <w:rPr>
                <w:rFonts w:hint="eastAsia" w:ascii="仿宋" w:hAnsi="仿宋" w:cs="仿宋"/>
                <w:sz w:val="18"/>
                <w:szCs w:val="18"/>
              </w:rPr>
            </w:pPr>
            <w:r>
              <w:rPr>
                <w:rFonts w:hint="eastAsia" w:ascii="仿宋" w:hAnsi="仿宋" w:cs="仿宋"/>
                <w:spacing w:val="-5"/>
                <w:sz w:val="18"/>
                <w:szCs w:val="18"/>
              </w:rPr>
              <w:t>[ChangeCipherSpec]</w:t>
            </w:r>
          </w:p>
        </w:tc>
      </w:tr>
      <w:tr w14:paraId="7707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3" w:hRule="atLeast"/>
        </w:trPr>
        <w:tc>
          <w:tcPr>
            <w:tcW w:w="3380" w:type="dxa"/>
          </w:tcPr>
          <w:p w14:paraId="27804702">
            <w:pPr>
              <w:pStyle w:val="42"/>
              <w:spacing w:line="240" w:lineRule="auto"/>
              <w:rPr>
                <w:rFonts w:hint="eastAsia" w:ascii="仿宋" w:hAnsi="仿宋" w:eastAsia="仿宋" w:cs="仿宋"/>
                <w:sz w:val="18"/>
                <w:szCs w:val="18"/>
              </w:rPr>
            </w:pPr>
          </w:p>
        </w:tc>
        <w:tc>
          <w:tcPr>
            <w:tcW w:w="1942" w:type="dxa"/>
          </w:tcPr>
          <w:p w14:paraId="451E6959">
            <w:pPr>
              <w:spacing w:before="84" w:line="240" w:lineRule="auto"/>
              <w:rPr>
                <w:rFonts w:hint="eastAsia" w:ascii="仿宋" w:hAnsi="仿宋" w:cs="仿宋"/>
                <w:sz w:val="18"/>
                <w:szCs w:val="18"/>
              </w:rPr>
            </w:pPr>
            <w:r>
              <w:rPr>
                <w:rFonts w:hint="eastAsia" w:ascii="仿宋" w:hAnsi="仿宋" w:cs="仿宋"/>
                <w:spacing w:val="-1"/>
                <w:sz w:val="18"/>
                <w:szCs w:val="18"/>
              </w:rPr>
              <w:t>&lt;-------</w:t>
            </w:r>
          </w:p>
        </w:tc>
        <w:tc>
          <w:tcPr>
            <w:tcW w:w="4092" w:type="dxa"/>
          </w:tcPr>
          <w:p w14:paraId="6836AD9E">
            <w:pPr>
              <w:spacing w:before="110" w:line="240" w:lineRule="auto"/>
              <w:ind w:left="344"/>
              <w:jc w:val="center"/>
              <w:rPr>
                <w:rFonts w:hint="eastAsia" w:ascii="仿宋" w:hAnsi="仿宋" w:cs="仿宋"/>
                <w:sz w:val="18"/>
                <w:szCs w:val="18"/>
              </w:rPr>
            </w:pPr>
            <w:r>
              <w:rPr>
                <w:rFonts w:hint="eastAsia" w:ascii="仿宋" w:hAnsi="仿宋" w:cs="仿宋"/>
                <w:spacing w:val="-1"/>
                <w:sz w:val="18"/>
                <w:szCs w:val="18"/>
              </w:rPr>
              <w:t>Finished</w:t>
            </w:r>
          </w:p>
        </w:tc>
      </w:tr>
      <w:tr w14:paraId="21C8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3" w:hRule="atLeast"/>
        </w:trPr>
        <w:tc>
          <w:tcPr>
            <w:tcW w:w="3380" w:type="dxa"/>
          </w:tcPr>
          <w:p w14:paraId="21485B92">
            <w:pPr>
              <w:spacing w:before="96" w:line="240" w:lineRule="auto"/>
              <w:ind w:left="10"/>
              <w:jc w:val="center"/>
              <w:rPr>
                <w:rFonts w:hint="eastAsia" w:ascii="仿宋" w:hAnsi="仿宋" w:cs="仿宋"/>
                <w:sz w:val="18"/>
                <w:szCs w:val="18"/>
              </w:rPr>
            </w:pPr>
            <w:r>
              <w:rPr>
                <w:rFonts w:hint="eastAsia" w:ascii="仿宋" w:hAnsi="仿宋" w:cs="仿宋"/>
                <w:spacing w:val="-3"/>
                <w:sz w:val="18"/>
                <w:szCs w:val="18"/>
              </w:rPr>
              <w:t>Application Data</w:t>
            </w:r>
          </w:p>
        </w:tc>
        <w:tc>
          <w:tcPr>
            <w:tcW w:w="1942" w:type="dxa"/>
          </w:tcPr>
          <w:p w14:paraId="1D740F59">
            <w:pPr>
              <w:spacing w:before="91" w:line="240" w:lineRule="auto"/>
              <w:rPr>
                <w:rFonts w:hint="eastAsia" w:ascii="仿宋" w:hAnsi="仿宋" w:cs="仿宋"/>
                <w:sz w:val="18"/>
                <w:szCs w:val="18"/>
              </w:rPr>
            </w:pPr>
            <w:r>
              <w:rPr>
                <w:rFonts w:hint="eastAsia" w:ascii="仿宋" w:hAnsi="仿宋" w:cs="仿宋"/>
                <w:spacing w:val="-1"/>
                <w:sz w:val="18"/>
                <w:szCs w:val="18"/>
              </w:rPr>
              <w:t>&lt;-------&gt;</w:t>
            </w:r>
          </w:p>
        </w:tc>
        <w:tc>
          <w:tcPr>
            <w:tcW w:w="4092" w:type="dxa"/>
          </w:tcPr>
          <w:p w14:paraId="11C4ACD3">
            <w:pPr>
              <w:spacing w:before="96" w:line="240" w:lineRule="auto"/>
              <w:ind w:left="344"/>
              <w:jc w:val="center"/>
              <w:rPr>
                <w:rFonts w:hint="eastAsia" w:ascii="仿宋" w:hAnsi="仿宋" w:cs="仿宋"/>
                <w:sz w:val="18"/>
                <w:szCs w:val="18"/>
              </w:rPr>
            </w:pPr>
            <w:r>
              <w:rPr>
                <w:rFonts w:hint="eastAsia" w:ascii="仿宋" w:hAnsi="仿宋" w:cs="仿宋"/>
                <w:spacing w:val="-3"/>
                <w:sz w:val="18"/>
                <w:szCs w:val="18"/>
              </w:rPr>
              <w:t>Application Data</w:t>
            </w:r>
          </w:p>
        </w:tc>
      </w:tr>
    </w:tbl>
    <w:p w14:paraId="053E3C2F">
      <w:pPr>
        <w:pStyle w:val="31"/>
        <w:wordWrap w:val="0"/>
        <w:ind w:firstLine="420"/>
        <w:rPr>
          <w:rFonts w:hint="eastAsia" w:ascii="仿宋" w:hAnsi="仿宋"/>
          <w:sz w:val="21"/>
          <w:szCs w:val="21"/>
        </w:rPr>
      </w:pPr>
      <w:r>
        <w:rPr>
          <w:rFonts w:hint="eastAsia" w:ascii="仿宋" w:hAnsi="仿宋"/>
          <w:sz w:val="21"/>
          <w:szCs w:val="21"/>
        </w:rPr>
        <w:t>注：*表示可选或依赖于上下文关系的消息，不是每次都发送。[]不属于握手协议消息。</w:t>
      </w:r>
    </w:p>
    <w:p w14:paraId="6A02699E">
      <w:pPr>
        <w:pStyle w:val="31"/>
        <w:wordWrap w:val="0"/>
        <w:ind w:firstLine="0" w:firstLineChars="0"/>
      </w:pPr>
      <w:r>
        <w:rPr>
          <w:rFonts w:hint="eastAsia"/>
        </w:rPr>
        <w:t>握手过程简单说明：</w:t>
      </w:r>
    </w:p>
    <w:p w14:paraId="3851309C">
      <w:pPr>
        <w:pStyle w:val="31"/>
        <w:numPr>
          <w:ilvl w:val="0"/>
          <w:numId w:val="24"/>
        </w:numPr>
        <w:wordWrap w:val="0"/>
      </w:pPr>
      <w:r>
        <w:rPr>
          <w:rFonts w:hint="eastAsia"/>
        </w:rPr>
        <w:t xml:space="preserve">客户端请求建立SSL链接，并向服务端发送一个随机数–Client random和客户端支持的加密套件，此时是明文传输。 </w:t>
      </w:r>
    </w:p>
    <w:p w14:paraId="69DBC510">
      <w:pPr>
        <w:pStyle w:val="31"/>
        <w:numPr>
          <w:ilvl w:val="0"/>
          <w:numId w:val="24"/>
        </w:numPr>
        <w:wordWrap w:val="0"/>
      </w:pPr>
      <w:r>
        <w:rPr>
          <w:rFonts w:hint="eastAsia"/>
        </w:rPr>
        <w:t xml:space="preserve">服务端回复一种客户端支持的加密套件（国密算法一般会选择SM2非对称算法用来加密对称密钥生成因子，SM4对称算法用来加密传输数据，SM3withSM2签名算法用于鉴别身份，SM3 HMAC用于报文完整性保护，国际算法一般会选择RSA2048非对称算法用来加密对称密钥生成因子，AES对称算法用来加密传输数据，SHA256withRSA签名算法用于鉴别身份，SHA256 HMAC用于报文完整性保护）、一个随机数–Server random、服务器公钥证书。 </w:t>
      </w:r>
    </w:p>
    <w:p w14:paraId="31E556D5">
      <w:pPr>
        <w:pStyle w:val="31"/>
        <w:numPr>
          <w:ilvl w:val="0"/>
          <w:numId w:val="24"/>
        </w:numPr>
        <w:wordWrap w:val="0"/>
      </w:pPr>
      <w:r>
        <w:rPr>
          <w:rFonts w:hint="eastAsia"/>
        </w:rPr>
        <w:t xml:space="preserve">客户端产生新的随机数–Premaster secret 通过服务端下发的证书公钥及加密方法进行加密，发送给服务器。 </w:t>
      </w:r>
    </w:p>
    <w:p w14:paraId="06F77407">
      <w:pPr>
        <w:pStyle w:val="31"/>
        <w:numPr>
          <w:ilvl w:val="0"/>
          <w:numId w:val="24"/>
        </w:numPr>
        <w:wordWrap w:val="0"/>
      </w:pPr>
      <w:r>
        <w:rPr>
          <w:rFonts w:hint="eastAsia"/>
        </w:rPr>
        <w:t>服务端收到客户端的回复，利用服务器证书私钥进行解密，同时利用Client random、Server random和Premaster secret通过一定的算法生成SSL数据传输的对称加密key、iv、mac key。</w:t>
      </w:r>
    </w:p>
    <w:p w14:paraId="46287A84">
      <w:pPr>
        <w:pStyle w:val="31"/>
        <w:wordWrap w:val="0"/>
        <w:ind w:firstLine="420" w:firstLineChars="0"/>
      </w:pPr>
      <w:r>
        <w:rPr>
          <w:rFonts w:hint="eastAsia"/>
        </w:rPr>
        <w:t>此后的SSL数据传输即通过SM4/AES对称加密方式进行加密传输，通过HMAC-SM3/SHA256进行完整性保护。</w:t>
      </w:r>
    </w:p>
    <w:p w14:paraId="5F658DA0">
      <w:pPr>
        <w:pStyle w:val="6"/>
        <w:tabs>
          <w:tab w:val="left" w:pos="864"/>
        </w:tabs>
        <w:wordWrap w:val="0"/>
        <w:spacing w:before="197" w:beforeLines="50" w:after="197" w:afterLines="50"/>
        <w:ind w:left="862" w:hanging="862"/>
        <w:rPr>
          <w:rFonts w:ascii="Arial" w:hAnsi="Arial"/>
        </w:rPr>
      </w:pPr>
      <w:r>
        <w:rPr>
          <w:rFonts w:hint="eastAsia" w:ascii="Arial" w:hAnsi="Arial"/>
        </w:rPr>
        <w:t>网络边界访问控制信息完整性实现</w:t>
      </w:r>
    </w:p>
    <w:p w14:paraId="466426A4">
      <w:pPr>
        <w:pStyle w:val="31"/>
        <w:wordWrap w:val="0"/>
      </w:pPr>
      <w:r>
        <w:rPr>
          <w:rFonts w:hint="eastAsia"/>
        </w:rPr>
        <w:t>所采用的</w:t>
      </w:r>
      <w:r>
        <w:rPr>
          <w:rFonts w:hint="eastAsia"/>
          <w:lang w:eastAsia="zh-CN"/>
        </w:rPr>
        <w:t>零信任安全网关</w:t>
      </w:r>
      <w:r>
        <w:rPr>
          <w:rFonts w:hint="eastAsia"/>
          <w:lang w:val="en-US" w:eastAsia="zh-CN"/>
        </w:rPr>
        <w:t>和国密堡垒机</w:t>
      </w:r>
      <w:r>
        <w:rPr>
          <w:rFonts w:hint="eastAsia"/>
        </w:rPr>
        <w:t>具有安全等级为二级的商用密码产品认证证书，网络边界访问控制信息完整性由</w:t>
      </w:r>
      <w:r>
        <w:rPr>
          <w:rFonts w:hint="eastAsia"/>
          <w:lang w:eastAsia="zh-CN"/>
        </w:rPr>
        <w:t>零信任安全网关</w:t>
      </w:r>
      <w:r>
        <w:rPr>
          <w:rFonts w:hint="eastAsia"/>
          <w:lang w:val="en-US" w:eastAsia="zh-CN"/>
        </w:rPr>
        <w:t>和国密堡垒机</w:t>
      </w:r>
      <w:r>
        <w:rPr>
          <w:rFonts w:hint="eastAsia"/>
        </w:rPr>
        <w:t>内部的密码部件实现。</w:t>
      </w:r>
    </w:p>
    <w:p w14:paraId="010B3B97">
      <w:pPr>
        <w:pStyle w:val="6"/>
        <w:tabs>
          <w:tab w:val="left" w:pos="864"/>
        </w:tabs>
        <w:wordWrap w:val="0"/>
        <w:spacing w:before="197" w:beforeLines="50" w:after="197" w:afterLines="50"/>
        <w:ind w:left="862" w:hanging="862"/>
        <w:rPr>
          <w:rFonts w:ascii="Arial" w:hAnsi="Arial"/>
        </w:rPr>
      </w:pPr>
      <w:r>
        <w:rPr>
          <w:rFonts w:hint="eastAsia" w:ascii="Arial" w:hAnsi="Arial"/>
        </w:rPr>
        <w:t>通信数据完整性和机密性实现</w:t>
      </w:r>
    </w:p>
    <w:p w14:paraId="7341EC7D">
      <w:pPr>
        <w:pStyle w:val="31"/>
        <w:wordWrap w:val="0"/>
        <w:rPr>
          <w:iCs/>
        </w:rPr>
      </w:pPr>
      <w:r>
        <w:rPr>
          <w:rFonts w:hint="eastAsia"/>
          <w:iCs/>
        </w:rPr>
        <w:t>使用国密浏览器访问</w:t>
      </w:r>
      <w:r>
        <w:rPr>
          <w:rFonts w:hint="eastAsia"/>
          <w:iCs/>
          <w:lang w:eastAsia="zh-CN"/>
        </w:rPr>
        <w:t>城投诚悦荟信息系统</w:t>
      </w:r>
      <w:r>
        <w:rPr>
          <w:rFonts w:hint="eastAsia"/>
          <w:iCs/>
        </w:rPr>
        <w:t>时，国密浏览器与</w:t>
      </w:r>
      <w:r>
        <w:rPr>
          <w:rFonts w:hint="eastAsia"/>
          <w:iCs/>
          <w:lang w:eastAsia="zh-CN"/>
        </w:rPr>
        <w:t>零信任安全网关</w:t>
      </w:r>
      <w:r>
        <w:rPr>
          <w:rFonts w:hint="eastAsia"/>
          <w:iCs/>
        </w:rPr>
        <w:t>建立基于国密算法TLCP协议，采用HMAC-SM3算法和SM4算法CBC模式保障通信数据传输的完整性和机密性。</w:t>
      </w:r>
    </w:p>
    <w:p w14:paraId="7CBBDD99">
      <w:pPr>
        <w:pStyle w:val="31"/>
        <w:wordWrap w:val="0"/>
      </w:pPr>
      <w:r>
        <w:rPr>
          <w:rFonts w:hint="eastAsia"/>
        </w:rPr>
        <w:t>使用运维终端登录</w:t>
      </w:r>
      <w:r>
        <w:rPr>
          <w:rFonts w:hint="eastAsia"/>
          <w:lang w:val="en-US" w:eastAsia="zh-CN"/>
        </w:rPr>
        <w:t>国密</w:t>
      </w:r>
      <w:r>
        <w:rPr>
          <w:rFonts w:hint="eastAsia"/>
        </w:rPr>
        <w:t>堡垒机时，运维终端与</w:t>
      </w:r>
      <w:r>
        <w:rPr>
          <w:rFonts w:hint="eastAsia"/>
          <w:iCs/>
          <w:lang w:val="en-US" w:eastAsia="zh-CN"/>
        </w:rPr>
        <w:t>国密堡垒机</w:t>
      </w:r>
      <w:r>
        <w:rPr>
          <w:rFonts w:hint="eastAsia"/>
          <w:iCs/>
        </w:rPr>
        <w:t>建立基于国密算法TLCP协议</w:t>
      </w:r>
      <w:r>
        <w:rPr>
          <w:rFonts w:hint="eastAsia"/>
        </w:rPr>
        <w:t>（</w:t>
      </w:r>
      <w:r>
        <w:rPr>
          <w:rFonts w:hint="eastAsia"/>
          <w:lang w:eastAsia="zh-CN"/>
        </w:rPr>
        <w:t>TLCP_SM2_WITH_SM4_CBC_SM3</w:t>
      </w:r>
      <w:r>
        <w:rPr>
          <w:rFonts w:hint="eastAsia"/>
        </w:rPr>
        <w:t>）的传输通道，</w:t>
      </w:r>
      <w:r>
        <w:rPr>
          <w:rFonts w:hint="eastAsia"/>
          <w:iCs/>
        </w:rPr>
        <w:t>采用</w:t>
      </w:r>
      <w:r>
        <w:rPr>
          <w:rFonts w:hint="eastAsia"/>
        </w:rPr>
        <w:t>SM4算法CBC模式保证通信数据的机密性，采用</w:t>
      </w:r>
      <w:r>
        <w:rPr>
          <w:rFonts w:hint="eastAsia"/>
          <w:lang w:val="en-US" w:eastAsia="zh-CN"/>
        </w:rPr>
        <w:t>HMAC-</w:t>
      </w:r>
      <w:r>
        <w:rPr>
          <w:rFonts w:hint="eastAsia"/>
        </w:rPr>
        <w:t>SM3保证通信数据的完整性。</w:t>
      </w:r>
    </w:p>
    <w:p w14:paraId="3C930DCA">
      <w:pPr>
        <w:pStyle w:val="4"/>
      </w:pPr>
      <w:bookmarkStart w:id="94" w:name="_Toc4560"/>
      <w:r>
        <w:rPr>
          <w:rFonts w:hint="eastAsia"/>
        </w:rPr>
        <w:t>设备和计算安全</w:t>
      </w:r>
      <w:bookmarkEnd w:id="94"/>
    </w:p>
    <w:p w14:paraId="4575C0BF">
      <w:pPr>
        <w:pStyle w:val="31"/>
        <w:wordWrap w:val="0"/>
      </w:pPr>
      <w:r>
        <w:rPr>
          <w:rFonts w:hint="eastAsia"/>
        </w:rPr>
        <w:t>设备和计算安全涉及的</w:t>
      </w:r>
      <w:r>
        <w:rPr>
          <w:rFonts w:hint="eastAsia"/>
          <w:iCs/>
        </w:rPr>
        <w:t>资产</w:t>
      </w:r>
      <w:r>
        <w:rPr>
          <w:rFonts w:hint="eastAsia"/>
        </w:rPr>
        <w:t>分别有堡垒机等、应用服务器、数据库管理系统、数据库管理系统、</w:t>
      </w:r>
      <w:bookmarkStart w:id="95" w:name="OLE_LINK3"/>
      <w:r>
        <w:rPr>
          <w:rFonts w:hint="eastAsia"/>
        </w:rPr>
        <w:t>整机类密码产品</w:t>
      </w:r>
      <w:bookmarkEnd w:id="95"/>
      <w:r>
        <w:rPr>
          <w:rFonts w:hint="eastAsia"/>
        </w:rPr>
        <w:t>（</w:t>
      </w:r>
      <w:r>
        <w:rPr>
          <w:rFonts w:hint="eastAsia"/>
          <w:lang w:eastAsia="zh-CN"/>
        </w:rPr>
        <w:t>零信任安全网关、服务器密码机</w:t>
      </w:r>
      <w:r>
        <w:rPr>
          <w:rFonts w:hint="eastAsia"/>
        </w:rPr>
        <w:t>）</w:t>
      </w:r>
      <w:r>
        <w:rPr>
          <w:rFonts w:hint="eastAsia" w:cs="Times New Roman"/>
        </w:rPr>
        <w:t>、系统类密码产品</w:t>
      </w:r>
      <w:r>
        <w:rPr>
          <w:rFonts w:hint="eastAsia" w:cs="Times New Roman"/>
          <w:lang w:eastAsia="zh-CN"/>
        </w:rPr>
        <w:t>（密码服务管理平台、数字证书认证系统、密钥管理系统、协同签名系统）</w:t>
      </w:r>
      <w:r>
        <w:rPr>
          <w:rFonts w:hint="eastAsia"/>
        </w:rPr>
        <w:t>四大类</w:t>
      </w:r>
      <w:bookmarkStart w:id="96" w:name="_Hlk128338977"/>
      <w:r>
        <w:rPr>
          <w:rFonts w:hint="eastAsia"/>
        </w:rPr>
        <w:t>。</w:t>
      </w:r>
      <w:r>
        <w:rPr>
          <w:rFonts w:hint="eastAsia"/>
          <w:iCs/>
        </w:rPr>
        <w:t>以下分别从身份鉴别、远程管理通道安全、系统资源访问控制信息完整性、日志记录完整性、重要可执行程序完整性及来源真实性几个方面进行密码应用设计</w:t>
      </w:r>
      <w:r>
        <w:rPr>
          <w:rFonts w:hint="eastAsia"/>
        </w:rPr>
        <w:t>。</w:t>
      </w:r>
      <w:bookmarkEnd w:id="96"/>
    </w:p>
    <w:p w14:paraId="3C5DF3E9">
      <w:pPr>
        <w:pStyle w:val="5"/>
      </w:pPr>
      <w:r>
        <w:rPr>
          <w:rFonts w:hint="eastAsia"/>
        </w:rPr>
        <w:t>身份鉴别</w:t>
      </w:r>
    </w:p>
    <w:p w14:paraId="76DF6B6E">
      <w:pPr>
        <w:pStyle w:val="31"/>
      </w:pPr>
      <w:r>
        <w:rPr>
          <w:rFonts w:hint="eastAsia"/>
        </w:rPr>
        <w:t>运维人员使用“</w:t>
      </w:r>
      <w:r>
        <w:rPr>
          <w:rFonts w:hint="eastAsia"/>
          <w:lang w:val="en-US" w:eastAsia="zh-CN"/>
        </w:rPr>
        <w:t>智能密码钥匙</w:t>
      </w:r>
      <w:r>
        <w:rPr>
          <w:rFonts w:hint="eastAsia"/>
        </w:rPr>
        <w:t>+</w:t>
      </w:r>
      <w:r>
        <w:rPr>
          <w:rFonts w:hint="eastAsia"/>
          <w:lang w:val="en-US" w:eastAsia="zh-CN"/>
        </w:rPr>
        <w:t>国密</w:t>
      </w:r>
      <w:r>
        <w:rPr>
          <w:rFonts w:hint="eastAsia"/>
        </w:rPr>
        <w:t>堡垒机”的方式对应用服务器、Web服务器、数据库服务器和数据库管理系统进行统一运维。使用内置SM2数字证书的智能密码钥匙（</w:t>
      </w:r>
      <w:r>
        <w:rPr>
          <w:rFonts w:hint="eastAsia"/>
          <w:lang w:eastAsia="zh-CN"/>
        </w:rPr>
        <w:t>安全等级为二级</w:t>
      </w:r>
      <w:r>
        <w:rPr>
          <w:rFonts w:hint="eastAsia"/>
        </w:rPr>
        <w:t>）登录</w:t>
      </w:r>
      <w:r>
        <w:rPr>
          <w:rFonts w:hint="eastAsia"/>
          <w:lang w:val="en-US" w:eastAsia="zh-CN"/>
        </w:rPr>
        <w:t>国密堡垒机</w:t>
      </w:r>
      <w:r>
        <w:rPr>
          <w:rFonts w:hint="eastAsia"/>
        </w:rPr>
        <w:t>（</w:t>
      </w:r>
      <w:r>
        <w:rPr>
          <w:rFonts w:hint="eastAsia"/>
          <w:lang w:eastAsia="zh-CN"/>
        </w:rPr>
        <w:t>安全等级为二级</w:t>
      </w:r>
      <w:r>
        <w:rPr>
          <w:rFonts w:hint="eastAsia"/>
        </w:rPr>
        <w:t>），确保系统运维人员身份真实性。智能密码钥匙中的数字证书是由</w:t>
      </w:r>
      <w:r>
        <w:rPr>
          <w:rFonts w:hint="eastAsia"/>
          <w:lang w:eastAsia="zh-CN"/>
        </w:rPr>
        <w:t>具有商用密码产品认证证书的数字证书认证系统</w:t>
      </w:r>
      <w:r>
        <w:rPr>
          <w:rFonts w:hint="eastAsia"/>
        </w:rPr>
        <w:t>按照签发管理要求所签发，使用SM2算法实现身份鉴别。通过使用智能密码钥匙与</w:t>
      </w:r>
      <w:r>
        <w:rPr>
          <w:rFonts w:hint="eastAsia"/>
          <w:lang w:val="en-US" w:eastAsia="zh-CN"/>
        </w:rPr>
        <w:t>国密堡垒机</w:t>
      </w:r>
      <w:r>
        <w:rPr>
          <w:rFonts w:hint="eastAsia"/>
        </w:rPr>
        <w:t>所实现的对运维用户基于SM2证书的双向鉴别作为应用服务器、Web服务器、数据库服务器、数据库管理系统身份鉴别的缓解措施。</w:t>
      </w:r>
    </w:p>
    <w:p w14:paraId="567444E8">
      <w:pPr>
        <w:pStyle w:val="31"/>
        <w:rPr>
          <w:rFonts w:hint="eastAsia" w:eastAsia="仿宋"/>
          <w:lang w:eastAsia="zh-CN"/>
        </w:rPr>
      </w:pPr>
      <w:r>
        <w:rPr>
          <w:rFonts w:hint="eastAsia"/>
        </w:rPr>
        <w:t>本系统使用的整机类密码产品对于管理和运维人员的身份鉴别均使用内置SM2数字证书的智能密码钥匙（</w:t>
      </w:r>
      <w:r>
        <w:rPr>
          <w:rFonts w:hint="eastAsia"/>
          <w:lang w:eastAsia="zh-CN"/>
        </w:rPr>
        <w:t>安全等级为二级</w:t>
      </w:r>
      <w:r>
        <w:rPr>
          <w:rFonts w:hint="eastAsia"/>
        </w:rPr>
        <w:t>）登录密码产品，确保系统管理和运维人员身份真实性，使用SM2算法实现身份鉴别</w:t>
      </w:r>
      <w:r>
        <w:rPr>
          <w:rFonts w:hint="eastAsia"/>
          <w:lang w:eastAsia="zh-CN"/>
        </w:rPr>
        <w:t>，</w:t>
      </w:r>
      <w:r>
        <w:rPr>
          <w:rFonts w:hint="eastAsia"/>
          <w:lang w:val="en-US" w:eastAsia="zh-CN"/>
        </w:rPr>
        <w:t>SM2</w:t>
      </w:r>
      <w:r>
        <w:rPr>
          <w:rFonts w:hint="eastAsia"/>
        </w:rPr>
        <w:t>证书由具有商用密码产品认证证书的数字证书认证系统所签发</w:t>
      </w:r>
      <w:r>
        <w:rPr>
          <w:rFonts w:hint="eastAsia"/>
          <w:lang w:eastAsia="zh-CN"/>
        </w:rPr>
        <w:t>。</w:t>
      </w:r>
    </w:p>
    <w:p w14:paraId="047A95A4">
      <w:pPr>
        <w:pStyle w:val="5"/>
      </w:pPr>
      <w:r>
        <w:rPr>
          <w:rFonts w:hint="eastAsia"/>
        </w:rPr>
        <w:t>远程管理通道安全</w:t>
      </w:r>
    </w:p>
    <w:p w14:paraId="68819E43">
      <w:pPr>
        <w:ind w:firstLine="560"/>
        <w:rPr>
          <w:iCs/>
        </w:rPr>
      </w:pPr>
      <w:r>
        <w:rPr>
          <w:rFonts w:hint="eastAsia"/>
          <w:iCs/>
        </w:rPr>
        <w:t>运维终端与</w:t>
      </w:r>
      <w:r>
        <w:rPr>
          <w:rFonts w:hint="eastAsia"/>
          <w:iCs/>
          <w:lang w:val="en-US" w:eastAsia="zh-CN"/>
        </w:rPr>
        <w:t>国密堡垒机</w:t>
      </w:r>
      <w:r>
        <w:rPr>
          <w:rFonts w:hint="eastAsia"/>
          <w:iCs/>
        </w:rPr>
        <w:t>建立一条基于国密算法TLCP协议（</w:t>
      </w:r>
      <w:r>
        <w:rPr>
          <w:rFonts w:hint="eastAsia"/>
          <w:iCs/>
          <w:lang w:eastAsia="zh-CN"/>
        </w:rPr>
        <w:t>TLCP_SM2_WITH_SM4_CBC_SM3</w:t>
      </w:r>
      <w:r>
        <w:rPr>
          <w:rFonts w:hint="eastAsia"/>
          <w:iCs/>
        </w:rPr>
        <w:t>）的传输通道，使用国密算法套件保护传输数据的机密性和完整性，完成</w:t>
      </w:r>
      <w:r>
        <w:rPr>
          <w:rFonts w:hint="eastAsia"/>
          <w:iCs/>
          <w:lang w:val="en-US" w:eastAsia="zh-CN"/>
        </w:rPr>
        <w:t>运维</w:t>
      </w:r>
      <w:r>
        <w:rPr>
          <w:rFonts w:hint="eastAsia"/>
          <w:iCs/>
        </w:rPr>
        <w:t>隧道建立后，</w:t>
      </w:r>
      <w:r>
        <w:rPr>
          <w:rFonts w:hint="eastAsia"/>
          <w:iCs/>
          <w:lang w:val="en-US" w:eastAsia="zh-CN"/>
        </w:rPr>
        <w:t>再</w:t>
      </w:r>
      <w:r>
        <w:rPr>
          <w:rFonts w:hint="eastAsia"/>
          <w:iCs/>
        </w:rPr>
        <w:t>通过</w:t>
      </w:r>
      <w:r>
        <w:rPr>
          <w:rFonts w:hint="eastAsia"/>
          <w:iCs/>
          <w:lang w:val="en-US" w:eastAsia="zh-CN"/>
        </w:rPr>
        <w:t>国密</w:t>
      </w:r>
      <w:r>
        <w:rPr>
          <w:rFonts w:hint="eastAsia"/>
          <w:iCs/>
        </w:rPr>
        <w:t>堡垒机</w:t>
      </w:r>
      <w:r>
        <w:rPr>
          <w:rFonts w:hint="eastAsia"/>
        </w:rPr>
        <w:t>（</w:t>
      </w:r>
      <w:r>
        <w:rPr>
          <w:rFonts w:hint="eastAsia"/>
          <w:lang w:eastAsia="zh-CN"/>
        </w:rPr>
        <w:t>安全等级为二级</w:t>
      </w:r>
      <w:r>
        <w:rPr>
          <w:rFonts w:hint="eastAsia"/>
        </w:rPr>
        <w:t>）</w:t>
      </w:r>
      <w:r>
        <w:rPr>
          <w:rFonts w:hint="eastAsia"/>
          <w:iCs/>
        </w:rPr>
        <w:t>对服务器进行运维</w:t>
      </w:r>
      <w:r>
        <w:rPr>
          <w:rFonts w:hint="eastAsia"/>
          <w:iCs/>
          <w:lang w:eastAsia="zh-CN"/>
        </w:rPr>
        <w:t>，</w:t>
      </w:r>
      <w:r>
        <w:rPr>
          <w:rFonts w:hint="eastAsia"/>
          <w:iCs/>
        </w:rPr>
        <w:t>采用SSH 2.0的方式管理服务器，建立专用的安全管理通道，可降低此处的远程管理通道安全风险。数据库是安装在数据库服务器之上，仅限通过数据库服务器进行本地访问管理，不提供其他远程运维方式，同时数据库服务器的远程管理通道采用与应用服务器同样的安全防护措施，其远程管理通道即为数据库服务器的远程管理通道。</w:t>
      </w:r>
    </w:p>
    <w:p w14:paraId="5D7B39D5">
      <w:pPr>
        <w:ind w:firstLine="560"/>
      </w:pPr>
      <w:r>
        <w:rPr>
          <w:rFonts w:hint="eastAsia"/>
        </w:rPr>
        <w:t>对于密码产品的运维管理，使用基于国密算法TLCP协议</w:t>
      </w:r>
      <w:r>
        <w:rPr>
          <w:rFonts w:hint="eastAsia" w:cs="Times New Roman"/>
        </w:rPr>
        <w:t>（</w:t>
      </w:r>
      <w:r>
        <w:rPr>
          <w:rFonts w:hint="eastAsia" w:cs="Times New Roman"/>
          <w:lang w:eastAsia="zh-CN"/>
        </w:rPr>
        <w:t>TLCP_SM2_WITH_SM4_CBC_SM3</w:t>
      </w:r>
      <w:r>
        <w:rPr>
          <w:rFonts w:hint="eastAsia" w:cs="Times New Roman"/>
        </w:rPr>
        <w:t>）</w:t>
      </w:r>
      <w:r>
        <w:rPr>
          <w:rFonts w:hint="eastAsia"/>
        </w:rPr>
        <w:t>的传输通道，</w:t>
      </w:r>
      <w:r>
        <w:rPr>
          <w:rFonts w:hint="eastAsia"/>
          <w:lang w:val="en-US" w:eastAsia="zh-CN"/>
        </w:rPr>
        <w:t>使用SM4算法CBC模式和HMAC-SM3算法实现远程管理通道安全</w:t>
      </w:r>
      <w:r>
        <w:rPr>
          <w:rFonts w:hint="eastAsia"/>
        </w:rPr>
        <w:t>。</w:t>
      </w:r>
    </w:p>
    <w:p w14:paraId="5AF7F7A2">
      <w:pPr>
        <w:pStyle w:val="5"/>
      </w:pPr>
      <w:r>
        <w:rPr>
          <w:rFonts w:hint="eastAsia"/>
        </w:rPr>
        <w:t>系统资源访问控制信息完整性</w:t>
      </w:r>
    </w:p>
    <w:p w14:paraId="5DC8A01A">
      <w:pPr>
        <w:pStyle w:val="31"/>
        <w:ind w:firstLine="565" w:firstLineChars="202"/>
      </w:pPr>
      <w:bookmarkStart w:id="97" w:name="_Hlk141885046"/>
      <w:r>
        <w:rPr>
          <w:rFonts w:hint="eastAsia"/>
        </w:rPr>
        <w:t>整机类密码产品</w:t>
      </w:r>
      <w:r>
        <w:rPr>
          <w:rFonts w:hint="eastAsia" w:cs="Times New Roman"/>
          <w:iCs/>
          <w:szCs w:val="20"/>
        </w:rPr>
        <w:t>具</w:t>
      </w:r>
      <w:r>
        <w:rPr>
          <w:rFonts w:hint="eastAsia"/>
        </w:rPr>
        <w:t>备</w:t>
      </w:r>
      <w:r>
        <w:rPr>
          <w:rFonts w:hint="eastAsia" w:cs="Times New Roman"/>
          <w:iCs/>
          <w:szCs w:val="20"/>
        </w:rPr>
        <w:t>商用密码产品认证证书</w:t>
      </w:r>
      <w:r>
        <w:rPr>
          <w:rFonts w:hint="eastAsia"/>
        </w:rPr>
        <w:t>且</w:t>
      </w:r>
      <w:r>
        <w:rPr>
          <w:rFonts w:hint="eastAsia"/>
          <w:lang w:eastAsia="zh-CN"/>
        </w:rPr>
        <w:t>安全等级为二级</w:t>
      </w:r>
      <w:r>
        <w:rPr>
          <w:rFonts w:hint="eastAsia"/>
        </w:rPr>
        <w:t>及以上，复用商用密码产品认证证书的检测结果，可实现系统资源访问控制信息完整性保护功能（采用HMAC-SM3算法）。</w:t>
      </w:r>
    </w:p>
    <w:p w14:paraId="71E80BA7">
      <w:pPr>
        <w:pStyle w:val="31"/>
        <w:ind w:firstLine="565" w:firstLineChars="202"/>
      </w:pPr>
      <w:r>
        <w:rPr>
          <w:rFonts w:hint="eastAsia"/>
        </w:rPr>
        <w:t>应用服务器、Web服务器、数据库服务器等通用设备</w:t>
      </w:r>
      <w:r>
        <w:rPr>
          <w:rFonts w:hint="eastAsia"/>
          <w:lang w:val="en-US" w:eastAsia="zh-CN"/>
        </w:rPr>
        <w:t>及系统类密码设备</w:t>
      </w:r>
      <w:r>
        <w:rPr>
          <w:rFonts w:hint="eastAsia"/>
        </w:rPr>
        <w:t>的系统资源访问控制信息完整性由</w:t>
      </w:r>
      <w:r>
        <w:rPr>
          <w:rFonts w:hint="eastAsia"/>
          <w:lang w:val="en-US" w:eastAsia="zh-CN"/>
        </w:rPr>
        <w:t>服务器</w:t>
      </w:r>
      <w:r>
        <w:rPr>
          <w:rFonts w:hint="eastAsia"/>
        </w:rPr>
        <w:t>自身进行保护，设备自身具有基于角色的访问控制策略，具有一定的安全机制，不纳入本次改造范围。</w:t>
      </w:r>
    </w:p>
    <w:bookmarkEnd w:id="97"/>
    <w:p w14:paraId="0AEDA979">
      <w:pPr>
        <w:pStyle w:val="5"/>
      </w:pPr>
      <w:r>
        <w:rPr>
          <w:rFonts w:hint="eastAsia"/>
        </w:rPr>
        <w:t>日志记录完整性</w:t>
      </w:r>
    </w:p>
    <w:p w14:paraId="45E414A4">
      <w:pPr>
        <w:ind w:firstLine="560"/>
      </w:pPr>
      <w:r>
        <w:rPr>
          <w:rFonts w:hint="eastAsia"/>
        </w:rPr>
        <w:t>整机类密码产品</w:t>
      </w:r>
      <w:r>
        <w:rPr>
          <w:rFonts w:hint="eastAsia" w:cs="Times New Roman"/>
          <w:iCs/>
          <w:szCs w:val="20"/>
        </w:rPr>
        <w:t>具</w:t>
      </w:r>
      <w:r>
        <w:rPr>
          <w:rFonts w:hint="eastAsia"/>
        </w:rPr>
        <w:t>备</w:t>
      </w:r>
      <w:r>
        <w:rPr>
          <w:rFonts w:hint="eastAsia" w:cs="Times New Roman"/>
          <w:iCs/>
          <w:szCs w:val="20"/>
        </w:rPr>
        <w:t>商用密码产品认证证书</w:t>
      </w:r>
      <w:r>
        <w:rPr>
          <w:rFonts w:hint="eastAsia"/>
        </w:rPr>
        <w:t>且</w:t>
      </w:r>
      <w:r>
        <w:rPr>
          <w:rFonts w:hint="eastAsia"/>
          <w:lang w:eastAsia="zh-CN"/>
        </w:rPr>
        <w:t>安全等级为二级</w:t>
      </w:r>
      <w:r>
        <w:rPr>
          <w:rFonts w:hint="eastAsia"/>
        </w:rPr>
        <w:t>及以上，复用商用密码产品认证证书的检测结果，可实现日志记录完整性（采用HMAC-SM3算法）。</w:t>
      </w:r>
    </w:p>
    <w:p w14:paraId="15ADEBFC">
      <w:pPr>
        <w:ind w:firstLine="560"/>
      </w:pPr>
      <w:r>
        <w:rPr>
          <w:rFonts w:hint="eastAsia"/>
        </w:rPr>
        <w:t>应用服务器、Web服务器、数据库服务器等通用设备</w:t>
      </w:r>
      <w:r>
        <w:rPr>
          <w:rFonts w:hint="eastAsia"/>
          <w:lang w:val="en-US" w:eastAsia="zh-CN"/>
        </w:rPr>
        <w:t>及系统类密码产品</w:t>
      </w:r>
      <w:r>
        <w:rPr>
          <w:rFonts w:hint="eastAsia"/>
        </w:rPr>
        <w:t>不具备密码应用改造条件，暂不对日志记录进行完整性保护，采用缓解性措施：制定完善的管理制度，由指定的授权人员进行日志记录数据的管理。</w:t>
      </w:r>
    </w:p>
    <w:p w14:paraId="1488050F">
      <w:pPr>
        <w:pStyle w:val="5"/>
      </w:pPr>
      <w:bookmarkStart w:id="98" w:name="_Hlk128338757"/>
      <w:r>
        <w:rPr>
          <w:rFonts w:hint="eastAsia"/>
        </w:rPr>
        <w:t>重要可执行程序完整性、来源真实性</w:t>
      </w:r>
      <w:bookmarkEnd w:id="98"/>
    </w:p>
    <w:p w14:paraId="33DEDE41">
      <w:pPr>
        <w:ind w:firstLine="560"/>
      </w:pPr>
      <w:r>
        <w:rPr>
          <w:rFonts w:hint="eastAsia"/>
        </w:rPr>
        <w:t>整机类密码产品具备《商用密码产品认证证书》且</w:t>
      </w:r>
      <w:r>
        <w:rPr>
          <w:rFonts w:hint="eastAsia"/>
          <w:lang w:eastAsia="zh-CN"/>
        </w:rPr>
        <w:t>安全等级为二级</w:t>
      </w:r>
      <w:r>
        <w:rPr>
          <w:rFonts w:hint="eastAsia"/>
        </w:rPr>
        <w:t>及以上，复用商用密码产品认证证书的检测结果，可实现重要可执行程序进行完整性及来源真实性保护（SM2数字签名算法）。</w:t>
      </w:r>
    </w:p>
    <w:p w14:paraId="48183B33">
      <w:pPr>
        <w:ind w:firstLine="560"/>
      </w:pPr>
      <w:r>
        <w:rPr>
          <w:rFonts w:hint="eastAsia"/>
        </w:rPr>
        <w:t>应用服务器、Web服务器、数据库服务器等通用设备</w:t>
      </w:r>
      <w:r>
        <w:rPr>
          <w:rFonts w:hint="eastAsia"/>
          <w:lang w:val="en-US" w:eastAsia="zh-CN"/>
        </w:rPr>
        <w:t>及系统类密码产品</w:t>
      </w:r>
      <w:r>
        <w:rPr>
          <w:rFonts w:hint="eastAsia"/>
        </w:rPr>
        <w:t>不具备密码应用改造条件，故本项目不采用密码技术对其</w:t>
      </w:r>
      <w:bookmarkStart w:id="99" w:name="_Hlk205376437"/>
      <w:r>
        <w:rPr>
          <w:rFonts w:hint="eastAsia"/>
        </w:rPr>
        <w:t>重要可执行程序进行完整性保护</w:t>
      </w:r>
      <w:bookmarkEnd w:id="99"/>
      <w:r>
        <w:rPr>
          <w:rFonts w:hint="eastAsia"/>
          <w:lang w:eastAsia="zh-CN"/>
        </w:rPr>
        <w:t>，</w:t>
      </w:r>
      <w:r>
        <w:rPr>
          <w:rFonts w:hint="eastAsia"/>
        </w:rPr>
        <w:t>采用缓解性措施：制定完善的管理制度，由指定的授权人员进行重要可执行程序的管理；设备加载外部可执行程序前，该可执行程序必须从设备生产厂商的官方渠道获取，以保证可执行程序来源的真实性。</w:t>
      </w:r>
    </w:p>
    <w:p w14:paraId="7E76EF47">
      <w:pPr>
        <w:pStyle w:val="5"/>
      </w:pPr>
      <w:r>
        <w:rPr>
          <w:rFonts w:hint="eastAsia"/>
        </w:rPr>
        <w:t>重要信息资源安全标记完整性</w:t>
      </w:r>
    </w:p>
    <w:p w14:paraId="3CE6B89B">
      <w:pPr>
        <w:pStyle w:val="57"/>
        <w:wordWrap w:val="0"/>
        <w:ind w:firstLine="560"/>
        <w:rPr>
          <w:rFonts w:hint="eastAsia"/>
        </w:rPr>
      </w:pPr>
      <w:r>
        <w:rPr>
          <w:rFonts w:hint="eastAsia"/>
        </w:rPr>
        <w:t>系统涉及的通用设备、密码设备、数据库管理系统等硬件或软件产品未设置重要信息资源安全标记，不存在重要信息资源安全标记，故重要信息资源安全标记完整性为不适用。</w:t>
      </w:r>
    </w:p>
    <w:p w14:paraId="32BE1997">
      <w:pPr>
        <w:pStyle w:val="3"/>
        <w:rPr>
          <w:rFonts w:hint="eastAsia"/>
        </w:rPr>
      </w:pPr>
      <w:bookmarkStart w:id="100" w:name="_Toc18807"/>
      <w:bookmarkStart w:id="101" w:name="_Toc31016"/>
      <w:r>
        <w:rPr>
          <w:rFonts w:hint="eastAsia"/>
        </w:rPr>
        <w:t>密码应用支撑平台方案</w:t>
      </w:r>
      <w:bookmarkEnd w:id="100"/>
      <w:bookmarkEnd w:id="101"/>
    </w:p>
    <w:p w14:paraId="3EE8E22A">
      <w:pPr>
        <w:pStyle w:val="4"/>
      </w:pPr>
      <w:bookmarkStart w:id="102" w:name="_Toc14574"/>
      <w:r>
        <w:rPr>
          <w:rFonts w:hint="eastAsia"/>
        </w:rPr>
        <w:t>密码服务机构</w:t>
      </w:r>
      <w:bookmarkEnd w:id="102"/>
    </w:p>
    <w:p w14:paraId="12E670EC">
      <w:pPr>
        <w:ind w:firstLine="560"/>
      </w:pPr>
      <w:r>
        <w:rPr>
          <w:rFonts w:hint="eastAsia"/>
        </w:rPr>
        <w:t>依据GB/T 39786-2021《信息安全技术 信息系统密码应用基本要求》的要求，为业务系统密码应用合规性提供密码服务支撑，建设单位采用自建密码支撑平台的方式，采购符合规范的</w:t>
      </w:r>
      <w:r>
        <w:rPr>
          <w:rFonts w:hint="eastAsia"/>
          <w:lang w:eastAsia="zh-CN"/>
        </w:rPr>
        <w:t>零信任安全网关</w:t>
      </w:r>
      <w:r>
        <w:rPr>
          <w:rFonts w:hint="eastAsia"/>
        </w:rPr>
        <w:t>、</w:t>
      </w:r>
      <w:r>
        <w:rPr>
          <w:rFonts w:hint="eastAsia"/>
          <w:lang w:eastAsia="zh-CN"/>
        </w:rPr>
        <w:t>服务器密码机、密码服务管理平台、数字证书认证系统、密钥管理系统、协同签名系统</w:t>
      </w:r>
      <w:r>
        <w:rPr>
          <w:rFonts w:hint="eastAsia"/>
        </w:rPr>
        <w:t>等密码产品，建立统一的密码资源池，为业务系统提供统一的密码支撑能力。业务系统通过内部网络使用密码设备API接口实现业务系统的密码合规性改造。</w:t>
      </w:r>
    </w:p>
    <w:p w14:paraId="4599C388">
      <w:pPr>
        <w:pStyle w:val="4"/>
      </w:pPr>
      <w:bookmarkStart w:id="103" w:name="_Toc205376701"/>
      <w:bookmarkStart w:id="104" w:name="_Toc1138207920"/>
      <w:bookmarkStart w:id="105" w:name="_Toc15842"/>
      <w:bookmarkStart w:id="106" w:name="_Toc169103774"/>
      <w:r>
        <w:rPr>
          <w:rFonts w:hint="eastAsia"/>
        </w:rPr>
        <w:t>支持的密码体制及算法</w:t>
      </w:r>
      <w:bookmarkEnd w:id="103"/>
      <w:bookmarkEnd w:id="104"/>
      <w:bookmarkEnd w:id="105"/>
      <w:bookmarkEnd w:id="106"/>
    </w:p>
    <w:p w14:paraId="13EF7ADD">
      <w:pPr>
        <w:ind w:firstLine="560"/>
      </w:pPr>
      <w:commentRangeStart w:id="32"/>
      <w:r>
        <w:rPr>
          <w:rFonts w:hint="eastAsia"/>
        </w:rPr>
        <w:t>本系统的密钥和密码算法配用如下表5-3所示。</w:t>
      </w:r>
      <w:commentRangeEnd w:id="32"/>
      <w:r>
        <w:commentReference w:id="32"/>
      </w:r>
    </w:p>
    <w:p w14:paraId="1A7B30CE">
      <w:pPr>
        <w:pStyle w:val="12"/>
        <w:keepNext/>
        <w:tabs>
          <w:tab w:val="center" w:pos="4201"/>
          <w:tab w:val="right" w:leader="dot" w:pos="9298"/>
        </w:tabs>
        <w:wordWrap w:val="0"/>
        <w:ind w:firstLine="420" w:firstLineChars="200"/>
        <w:jc w:val="center"/>
        <w:rPr>
          <w:rFonts w:hint="eastAsia" w:hAnsi="宋体" w:cs="Times New Roma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cs="Times New Roman"/>
          <w:spacing w:val="10"/>
          <w:kern w:val="0"/>
          <w:szCs w:val="15"/>
        </w:rPr>
        <w:t>密钥和密码算法配用情况</w:t>
      </w:r>
    </w:p>
    <w:tbl>
      <w:tblPr>
        <w:tblStyle w:val="52"/>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1791"/>
        <w:gridCol w:w="1654"/>
        <w:gridCol w:w="1860"/>
        <w:gridCol w:w="3073"/>
      </w:tblGrid>
      <w:tr w14:paraId="52C2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D9D9D9"/>
            <w:vAlign w:val="center"/>
          </w:tcPr>
          <w:p w14:paraId="44AD60CD">
            <w:pPr>
              <w:keepNext/>
              <w:snapToGrid w:val="0"/>
              <w:spacing w:line="240" w:lineRule="auto"/>
              <w:jc w:val="center"/>
              <w:rPr>
                <w:rFonts w:hint="eastAsia" w:ascii="仿宋" w:hAnsi="仿宋"/>
                <w:b/>
                <w:bCs/>
                <w:sz w:val="21"/>
                <w:szCs w:val="21"/>
              </w:rPr>
            </w:pPr>
            <w:r>
              <w:rPr>
                <w:rFonts w:ascii="仿宋" w:hAnsi="仿宋"/>
                <w:b/>
                <w:bCs/>
                <w:sz w:val="21"/>
                <w:szCs w:val="21"/>
              </w:rPr>
              <w:t>层面</w:t>
            </w:r>
          </w:p>
        </w:tc>
        <w:tc>
          <w:tcPr>
            <w:tcW w:w="1791" w:type="dxa"/>
            <w:shd w:val="clear" w:color="auto" w:fill="D9D9D9"/>
            <w:vAlign w:val="center"/>
          </w:tcPr>
          <w:p w14:paraId="0B8D578B">
            <w:pPr>
              <w:keepNext/>
              <w:snapToGrid w:val="0"/>
              <w:spacing w:line="240" w:lineRule="auto"/>
              <w:jc w:val="center"/>
              <w:rPr>
                <w:rFonts w:hint="eastAsia" w:ascii="仿宋" w:hAnsi="仿宋"/>
                <w:b/>
                <w:bCs/>
                <w:sz w:val="21"/>
                <w:szCs w:val="21"/>
              </w:rPr>
            </w:pPr>
            <w:r>
              <w:rPr>
                <w:rFonts w:ascii="仿宋" w:hAnsi="仿宋"/>
                <w:b/>
                <w:bCs/>
                <w:sz w:val="21"/>
                <w:szCs w:val="21"/>
              </w:rPr>
              <w:t>密钥</w:t>
            </w:r>
          </w:p>
        </w:tc>
        <w:tc>
          <w:tcPr>
            <w:tcW w:w="1654" w:type="dxa"/>
            <w:shd w:val="clear" w:color="auto" w:fill="D9D9D9"/>
            <w:vAlign w:val="center"/>
          </w:tcPr>
          <w:p w14:paraId="001E37B5">
            <w:pPr>
              <w:keepNext/>
              <w:snapToGrid w:val="0"/>
              <w:spacing w:line="240" w:lineRule="auto"/>
              <w:jc w:val="center"/>
              <w:rPr>
                <w:rFonts w:hint="eastAsia" w:ascii="仿宋" w:hAnsi="仿宋"/>
                <w:b/>
                <w:bCs/>
                <w:sz w:val="21"/>
                <w:szCs w:val="21"/>
              </w:rPr>
            </w:pPr>
            <w:r>
              <w:rPr>
                <w:rFonts w:ascii="仿宋" w:hAnsi="仿宋"/>
                <w:b/>
                <w:bCs/>
                <w:sz w:val="21"/>
                <w:szCs w:val="21"/>
              </w:rPr>
              <w:t>密码算法</w:t>
            </w:r>
          </w:p>
        </w:tc>
        <w:tc>
          <w:tcPr>
            <w:tcW w:w="1860" w:type="dxa"/>
            <w:shd w:val="clear" w:color="auto" w:fill="D9D9D9"/>
            <w:vAlign w:val="center"/>
          </w:tcPr>
          <w:p w14:paraId="1F120CFE">
            <w:pPr>
              <w:keepNext/>
              <w:snapToGrid w:val="0"/>
              <w:spacing w:line="240" w:lineRule="auto"/>
              <w:jc w:val="center"/>
              <w:rPr>
                <w:rFonts w:hint="eastAsia" w:ascii="仿宋" w:hAnsi="仿宋"/>
                <w:b/>
                <w:bCs/>
                <w:sz w:val="21"/>
                <w:szCs w:val="21"/>
              </w:rPr>
            </w:pPr>
            <w:r>
              <w:rPr>
                <w:rFonts w:ascii="仿宋" w:hAnsi="仿宋"/>
                <w:b/>
                <w:bCs/>
                <w:sz w:val="21"/>
                <w:szCs w:val="21"/>
              </w:rPr>
              <w:t>相关设备</w:t>
            </w:r>
          </w:p>
        </w:tc>
        <w:tc>
          <w:tcPr>
            <w:tcW w:w="3073" w:type="dxa"/>
            <w:shd w:val="clear" w:color="auto" w:fill="D9D9D9"/>
            <w:vAlign w:val="center"/>
          </w:tcPr>
          <w:p w14:paraId="1CF06BB6">
            <w:pPr>
              <w:keepNext/>
              <w:snapToGrid w:val="0"/>
              <w:spacing w:line="240" w:lineRule="auto"/>
              <w:jc w:val="center"/>
              <w:rPr>
                <w:rFonts w:hint="eastAsia" w:ascii="仿宋" w:hAnsi="仿宋"/>
                <w:b/>
                <w:bCs/>
                <w:sz w:val="21"/>
                <w:szCs w:val="21"/>
              </w:rPr>
            </w:pPr>
            <w:r>
              <w:rPr>
                <w:rFonts w:ascii="仿宋" w:hAnsi="仿宋"/>
                <w:b/>
                <w:bCs/>
                <w:sz w:val="21"/>
                <w:szCs w:val="21"/>
              </w:rPr>
              <w:t>用途</w:t>
            </w:r>
          </w:p>
        </w:tc>
      </w:tr>
      <w:tr w14:paraId="6D63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4499315">
            <w:pPr>
              <w:keepNext/>
              <w:snapToGrid w:val="0"/>
              <w:spacing w:line="240" w:lineRule="auto"/>
              <w:jc w:val="center"/>
              <w:rPr>
                <w:rFonts w:hint="default" w:ascii="仿宋" w:hAnsi="仿宋" w:eastAsia="仿宋"/>
                <w:sz w:val="21"/>
                <w:szCs w:val="21"/>
                <w:lang w:val="en-US" w:eastAsia="zh-CN"/>
              </w:rPr>
            </w:pPr>
            <w:r>
              <w:rPr>
                <w:rFonts w:hint="eastAsia" w:ascii="仿宋" w:hAnsi="仿宋"/>
                <w:sz w:val="21"/>
                <w:szCs w:val="21"/>
                <w:lang w:val="en-US" w:eastAsia="zh-CN"/>
              </w:rPr>
              <w:t>物理和环境安全</w:t>
            </w:r>
          </w:p>
        </w:tc>
        <w:tc>
          <w:tcPr>
            <w:tcW w:w="1791" w:type="dxa"/>
            <w:vAlign w:val="center"/>
          </w:tcPr>
          <w:p w14:paraId="4DCF4660">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身份鉴别密钥对、完整性密钥</w:t>
            </w:r>
          </w:p>
        </w:tc>
        <w:tc>
          <w:tcPr>
            <w:tcW w:w="1654" w:type="dxa"/>
            <w:vAlign w:val="center"/>
          </w:tcPr>
          <w:p w14:paraId="3F293098">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lang w:val="en-US" w:eastAsia="zh-CN"/>
              </w:rPr>
              <w:t>SM2、SM3、SM4</w:t>
            </w:r>
          </w:p>
        </w:tc>
        <w:tc>
          <w:tcPr>
            <w:tcW w:w="1860" w:type="dxa"/>
            <w:vAlign w:val="center"/>
          </w:tcPr>
          <w:p w14:paraId="24E8890F">
            <w:pPr>
              <w:keepNext/>
              <w:snapToGrid w:val="0"/>
              <w:spacing w:line="240" w:lineRule="auto"/>
              <w:jc w:val="left"/>
              <w:rPr>
                <w:rFonts w:hint="eastAsia" w:ascii="仿宋" w:hAnsi="仿宋"/>
                <w:sz w:val="21"/>
                <w:szCs w:val="21"/>
                <w:lang w:val="en-US" w:eastAsia="zh-CN"/>
              </w:rPr>
            </w:pPr>
            <w:r>
              <w:rPr>
                <w:rFonts w:hint="eastAsia" w:ascii="仿宋" w:hAnsi="仿宋"/>
                <w:sz w:val="21"/>
                <w:szCs w:val="21"/>
                <w:lang w:val="en-US" w:eastAsia="zh-CN"/>
              </w:rPr>
              <w:t>国密门禁系统</w:t>
            </w:r>
          </w:p>
          <w:p w14:paraId="2EA39A22">
            <w:pPr>
              <w:keepNext/>
              <w:snapToGrid w:val="0"/>
              <w:spacing w:line="240" w:lineRule="auto"/>
              <w:jc w:val="left"/>
              <w:rPr>
                <w:rFonts w:hint="eastAsia" w:ascii="仿宋" w:hAnsi="仿宋"/>
                <w:sz w:val="21"/>
                <w:szCs w:val="21"/>
              </w:rPr>
            </w:pPr>
            <w:r>
              <w:rPr>
                <w:rFonts w:hint="eastAsia" w:ascii="仿宋" w:hAnsi="仿宋"/>
                <w:sz w:val="21"/>
                <w:szCs w:val="21"/>
                <w:lang w:val="en-US" w:eastAsia="zh-CN"/>
              </w:rPr>
              <w:t>国密视频监控系统</w:t>
            </w:r>
          </w:p>
        </w:tc>
        <w:tc>
          <w:tcPr>
            <w:tcW w:w="3073" w:type="dxa"/>
            <w:vAlign w:val="center"/>
          </w:tcPr>
          <w:p w14:paraId="683CFE49">
            <w:pPr>
              <w:keepNext/>
              <w:snapToGrid w:val="0"/>
              <w:spacing w:line="240" w:lineRule="auto"/>
              <w:jc w:val="left"/>
              <w:rPr>
                <w:rFonts w:hint="eastAsia" w:ascii="仿宋" w:hAnsi="仿宋"/>
                <w:sz w:val="21"/>
                <w:szCs w:val="21"/>
                <w:lang w:val="en-US" w:eastAsia="zh-CN"/>
              </w:rPr>
            </w:pPr>
            <w:r>
              <w:rPr>
                <w:rFonts w:hint="eastAsia" w:ascii="仿宋" w:hAnsi="仿宋"/>
                <w:sz w:val="21"/>
                <w:szCs w:val="21"/>
                <w:lang w:val="en-US" w:eastAsia="zh-CN"/>
              </w:rPr>
              <w:t>进出重要 场所人员身份鉴别</w:t>
            </w:r>
          </w:p>
          <w:p w14:paraId="5790C588">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门禁电子记录、视频监控记录完整性保护</w:t>
            </w:r>
          </w:p>
        </w:tc>
      </w:tr>
      <w:tr w14:paraId="6FF0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shd w:val="clear" w:color="auto" w:fill="auto"/>
            <w:vAlign w:val="center"/>
          </w:tcPr>
          <w:p w14:paraId="1AA04F18">
            <w:pPr>
              <w:keepNext/>
              <w:snapToGrid w:val="0"/>
              <w:spacing w:line="240" w:lineRule="auto"/>
              <w:jc w:val="center"/>
              <w:rPr>
                <w:rFonts w:hint="eastAsia" w:ascii="仿宋" w:hAnsi="仿宋" w:eastAsia="仿宋" w:cstheme="minorBidi"/>
                <w:kern w:val="2"/>
                <w:sz w:val="21"/>
                <w:szCs w:val="21"/>
                <w:lang w:val="en-US" w:eastAsia="zh-CN" w:bidi="ar-SA"/>
              </w:rPr>
            </w:pPr>
            <w:r>
              <w:rPr>
                <w:rFonts w:ascii="仿宋" w:hAnsi="仿宋"/>
                <w:sz w:val="21"/>
                <w:szCs w:val="21"/>
              </w:rPr>
              <w:t>网络和通信安全</w:t>
            </w:r>
          </w:p>
        </w:tc>
        <w:tc>
          <w:tcPr>
            <w:tcW w:w="1791" w:type="dxa"/>
            <w:shd w:val="clear" w:color="auto" w:fill="auto"/>
            <w:vAlign w:val="center"/>
          </w:tcPr>
          <w:p w14:paraId="014360BA">
            <w:pPr>
              <w:keepNext/>
              <w:snapToGrid w:val="0"/>
              <w:spacing w:line="240" w:lineRule="auto"/>
              <w:jc w:val="left"/>
              <w:rPr>
                <w:rFonts w:hint="eastAsia" w:ascii="仿宋" w:hAnsi="仿宋"/>
                <w:sz w:val="21"/>
                <w:szCs w:val="21"/>
              </w:rPr>
            </w:pPr>
            <w:r>
              <w:rPr>
                <w:rFonts w:ascii="仿宋" w:hAnsi="仿宋"/>
                <w:sz w:val="21"/>
                <w:szCs w:val="21"/>
              </w:rPr>
              <w:t>身份鉴别密钥</w:t>
            </w:r>
            <w:r>
              <w:rPr>
                <w:rFonts w:hint="eastAsia" w:ascii="仿宋" w:hAnsi="仿宋"/>
                <w:sz w:val="21"/>
                <w:szCs w:val="21"/>
                <w:lang w:val="en-US" w:eastAsia="zh-CN"/>
              </w:rPr>
              <w:t>对</w:t>
            </w:r>
            <w:r>
              <w:rPr>
                <w:rFonts w:hint="eastAsia" w:ascii="仿宋" w:hAnsi="仿宋"/>
                <w:sz w:val="21"/>
                <w:szCs w:val="21"/>
              </w:rPr>
              <w:t>、</w:t>
            </w:r>
          </w:p>
          <w:p w14:paraId="70400610">
            <w:pPr>
              <w:keepNext/>
              <w:snapToGrid w:val="0"/>
              <w:spacing w:line="240" w:lineRule="auto"/>
              <w:jc w:val="left"/>
              <w:rPr>
                <w:rFonts w:hint="default" w:ascii="仿宋" w:hAnsi="仿宋" w:eastAsia="仿宋" w:cstheme="minorBidi"/>
                <w:kern w:val="2"/>
                <w:sz w:val="21"/>
                <w:szCs w:val="21"/>
                <w:lang w:val="en-US" w:eastAsia="zh-CN" w:bidi="ar-SA"/>
              </w:rPr>
            </w:pPr>
            <w:r>
              <w:rPr>
                <w:rFonts w:hint="eastAsia" w:ascii="仿宋" w:hAnsi="仿宋" w:cstheme="minorBidi"/>
                <w:kern w:val="2"/>
                <w:sz w:val="21"/>
                <w:szCs w:val="21"/>
                <w:lang w:val="en-US" w:eastAsia="zh-CN" w:bidi="ar-SA"/>
              </w:rPr>
              <w:t>密钥交换密钥</w:t>
            </w:r>
          </w:p>
        </w:tc>
        <w:tc>
          <w:tcPr>
            <w:tcW w:w="1654" w:type="dxa"/>
            <w:shd w:val="clear" w:color="auto" w:fill="auto"/>
            <w:vAlign w:val="center"/>
          </w:tcPr>
          <w:p w14:paraId="1BF92313">
            <w:pPr>
              <w:keepNext/>
              <w:snapToGrid w:val="0"/>
              <w:spacing w:line="240" w:lineRule="auto"/>
              <w:jc w:val="left"/>
              <w:rPr>
                <w:rFonts w:hint="eastAsia" w:ascii="仿宋" w:hAnsi="仿宋" w:eastAsia="仿宋" w:cstheme="minorBidi"/>
                <w:kern w:val="2"/>
                <w:sz w:val="21"/>
                <w:szCs w:val="21"/>
                <w:lang w:val="en-US" w:eastAsia="zh-CN" w:bidi="ar-SA"/>
              </w:rPr>
            </w:pPr>
            <w:r>
              <w:rPr>
                <w:rFonts w:ascii="仿宋" w:hAnsi="仿宋"/>
                <w:sz w:val="21"/>
                <w:szCs w:val="21"/>
              </w:rPr>
              <w:t>SM2、SM3、SM4、</w:t>
            </w:r>
            <w:r>
              <w:rPr>
                <w:rFonts w:hint="eastAsia" w:ascii="仿宋" w:hAnsi="仿宋"/>
                <w:sz w:val="21"/>
                <w:szCs w:val="21"/>
              </w:rPr>
              <w:t>AES、SHA256、RSA2048</w:t>
            </w:r>
          </w:p>
        </w:tc>
        <w:tc>
          <w:tcPr>
            <w:tcW w:w="1860" w:type="dxa"/>
            <w:shd w:val="clear" w:color="auto" w:fill="auto"/>
            <w:vAlign w:val="center"/>
          </w:tcPr>
          <w:p w14:paraId="78EC424C">
            <w:pPr>
              <w:keepNext/>
              <w:snapToGrid w:val="0"/>
              <w:spacing w:line="240" w:lineRule="auto"/>
              <w:jc w:val="left"/>
              <w:rPr>
                <w:rFonts w:hint="eastAsia" w:ascii="仿宋" w:hAnsi="仿宋"/>
                <w:sz w:val="21"/>
                <w:szCs w:val="21"/>
              </w:rPr>
            </w:pPr>
            <w:r>
              <w:rPr>
                <w:rFonts w:hint="eastAsia" w:ascii="仿宋" w:hAnsi="仿宋"/>
                <w:sz w:val="21"/>
                <w:szCs w:val="21"/>
              </w:rPr>
              <w:t>国密浏览器、</w:t>
            </w:r>
          </w:p>
          <w:p w14:paraId="6BAA1997">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零信任安全网关</w:t>
            </w:r>
          </w:p>
        </w:tc>
        <w:tc>
          <w:tcPr>
            <w:tcW w:w="3073" w:type="dxa"/>
            <w:shd w:val="clear" w:color="auto" w:fill="auto"/>
            <w:vAlign w:val="center"/>
          </w:tcPr>
          <w:p w14:paraId="4C2AFCAE">
            <w:pPr>
              <w:keepNext/>
              <w:snapToGrid w:val="0"/>
              <w:spacing w:line="240" w:lineRule="auto"/>
              <w:jc w:val="left"/>
              <w:rPr>
                <w:rFonts w:hint="eastAsia" w:ascii="仿宋" w:hAnsi="仿宋" w:eastAsia="仿宋" w:cstheme="minorBidi"/>
                <w:kern w:val="2"/>
                <w:sz w:val="21"/>
                <w:szCs w:val="21"/>
                <w:lang w:val="en-US" w:eastAsia="zh-CN" w:bidi="ar-SA"/>
              </w:rPr>
            </w:pPr>
            <w:r>
              <w:rPr>
                <w:rFonts w:ascii="仿宋" w:hAnsi="仿宋"/>
                <w:sz w:val="21"/>
                <w:szCs w:val="21"/>
              </w:rPr>
              <w:t>用户端与本系统之间的通信进行机密性、完整性保护。</w:t>
            </w:r>
          </w:p>
        </w:tc>
      </w:tr>
      <w:tr w14:paraId="5625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Merge w:val="restart"/>
            <w:vAlign w:val="center"/>
          </w:tcPr>
          <w:p w14:paraId="15A7809F">
            <w:pPr>
              <w:keepNext/>
              <w:snapToGrid w:val="0"/>
              <w:spacing w:line="240" w:lineRule="auto"/>
              <w:jc w:val="center"/>
              <w:rPr>
                <w:rFonts w:hint="eastAsia" w:ascii="仿宋" w:hAnsi="仿宋"/>
                <w:sz w:val="21"/>
                <w:szCs w:val="21"/>
              </w:rPr>
            </w:pPr>
            <w:r>
              <w:rPr>
                <w:rFonts w:ascii="仿宋" w:hAnsi="仿宋"/>
                <w:sz w:val="21"/>
                <w:szCs w:val="21"/>
              </w:rPr>
              <w:t>设备和计算安全</w:t>
            </w:r>
          </w:p>
        </w:tc>
        <w:tc>
          <w:tcPr>
            <w:tcW w:w="1791" w:type="dxa"/>
            <w:vAlign w:val="center"/>
          </w:tcPr>
          <w:p w14:paraId="6F7AFB11">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lang w:val="en-US" w:eastAsia="zh-CN"/>
              </w:rPr>
              <w:t>身份鉴别密钥对</w:t>
            </w:r>
          </w:p>
        </w:tc>
        <w:tc>
          <w:tcPr>
            <w:tcW w:w="1654" w:type="dxa"/>
            <w:vAlign w:val="center"/>
          </w:tcPr>
          <w:p w14:paraId="0D0801B0">
            <w:pPr>
              <w:keepNext/>
              <w:snapToGrid w:val="0"/>
              <w:spacing w:line="240" w:lineRule="auto"/>
              <w:jc w:val="left"/>
              <w:rPr>
                <w:rFonts w:hint="eastAsia" w:ascii="仿宋" w:hAnsi="仿宋"/>
                <w:sz w:val="21"/>
                <w:szCs w:val="21"/>
              </w:rPr>
            </w:pPr>
            <w:r>
              <w:rPr>
                <w:rFonts w:ascii="仿宋" w:hAnsi="仿宋"/>
                <w:sz w:val="21"/>
                <w:szCs w:val="21"/>
              </w:rPr>
              <w:t>SM2、SM3</w:t>
            </w:r>
          </w:p>
        </w:tc>
        <w:tc>
          <w:tcPr>
            <w:tcW w:w="1860" w:type="dxa"/>
            <w:vAlign w:val="center"/>
          </w:tcPr>
          <w:p w14:paraId="253931FA">
            <w:pPr>
              <w:keepNext/>
              <w:snapToGrid w:val="0"/>
              <w:spacing w:line="240" w:lineRule="auto"/>
              <w:jc w:val="left"/>
              <w:rPr>
                <w:rFonts w:hint="eastAsia" w:ascii="仿宋" w:hAnsi="仿宋"/>
                <w:sz w:val="21"/>
                <w:szCs w:val="21"/>
              </w:rPr>
            </w:pPr>
            <w:r>
              <w:rPr>
                <w:rFonts w:ascii="仿宋" w:hAnsi="仿宋"/>
                <w:sz w:val="21"/>
                <w:szCs w:val="21"/>
              </w:rPr>
              <w:t>智能密码钥匙、</w:t>
            </w:r>
          </w:p>
          <w:p w14:paraId="1117C239">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lang w:val="en-US" w:eastAsia="zh-CN"/>
              </w:rPr>
              <w:t>国密堡垒机</w:t>
            </w:r>
          </w:p>
        </w:tc>
        <w:tc>
          <w:tcPr>
            <w:tcW w:w="3073" w:type="dxa"/>
            <w:vAlign w:val="center"/>
          </w:tcPr>
          <w:p w14:paraId="247D62A2">
            <w:pPr>
              <w:keepNext/>
              <w:snapToGrid w:val="0"/>
              <w:spacing w:line="240" w:lineRule="auto"/>
              <w:jc w:val="left"/>
              <w:rPr>
                <w:rFonts w:hint="eastAsia" w:ascii="仿宋" w:hAnsi="仿宋"/>
                <w:sz w:val="21"/>
                <w:szCs w:val="21"/>
              </w:rPr>
            </w:pPr>
            <w:r>
              <w:rPr>
                <w:rFonts w:ascii="仿宋" w:hAnsi="仿宋"/>
                <w:sz w:val="21"/>
                <w:szCs w:val="21"/>
              </w:rPr>
              <w:t>用于实现登录主机设备时用户的身份鉴别涉及的密钥。</w:t>
            </w:r>
          </w:p>
        </w:tc>
      </w:tr>
      <w:tr w14:paraId="0EE9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Merge w:val="continue"/>
            <w:vAlign w:val="center"/>
          </w:tcPr>
          <w:p w14:paraId="08B10BC6">
            <w:pPr>
              <w:keepNext/>
              <w:snapToGrid w:val="0"/>
              <w:spacing w:line="240" w:lineRule="auto"/>
              <w:jc w:val="center"/>
              <w:rPr>
                <w:rFonts w:hint="eastAsia" w:ascii="仿宋" w:hAnsi="仿宋"/>
                <w:sz w:val="21"/>
                <w:szCs w:val="21"/>
              </w:rPr>
            </w:pPr>
          </w:p>
        </w:tc>
        <w:tc>
          <w:tcPr>
            <w:tcW w:w="1791" w:type="dxa"/>
            <w:vAlign w:val="center"/>
          </w:tcPr>
          <w:p w14:paraId="7691618E">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lang w:val="en-US" w:eastAsia="zh-CN"/>
              </w:rPr>
              <w:t>密钥交换密钥</w:t>
            </w:r>
          </w:p>
        </w:tc>
        <w:tc>
          <w:tcPr>
            <w:tcW w:w="1654" w:type="dxa"/>
            <w:vAlign w:val="center"/>
          </w:tcPr>
          <w:p w14:paraId="62C52F98">
            <w:pPr>
              <w:keepNext/>
              <w:snapToGrid w:val="0"/>
              <w:spacing w:line="240" w:lineRule="auto"/>
              <w:jc w:val="left"/>
              <w:rPr>
                <w:rFonts w:hint="eastAsia" w:ascii="仿宋" w:hAnsi="仿宋"/>
                <w:sz w:val="21"/>
                <w:szCs w:val="21"/>
              </w:rPr>
            </w:pPr>
            <w:r>
              <w:rPr>
                <w:rFonts w:ascii="仿宋" w:hAnsi="仿宋"/>
                <w:sz w:val="21"/>
                <w:szCs w:val="21"/>
              </w:rPr>
              <w:t>SM2、SM3、</w:t>
            </w:r>
            <w:r>
              <w:rPr>
                <w:rFonts w:hint="eastAsia" w:ascii="仿宋" w:hAnsi="仿宋"/>
                <w:sz w:val="21"/>
                <w:szCs w:val="21"/>
              </w:rPr>
              <w:t>SM4、AES、SHA256、RSA2048</w:t>
            </w:r>
          </w:p>
        </w:tc>
        <w:tc>
          <w:tcPr>
            <w:tcW w:w="1860" w:type="dxa"/>
            <w:vAlign w:val="center"/>
          </w:tcPr>
          <w:p w14:paraId="2E37698C">
            <w:pPr>
              <w:keepNext/>
              <w:snapToGrid w:val="0"/>
              <w:spacing w:line="240" w:lineRule="auto"/>
              <w:jc w:val="left"/>
              <w:rPr>
                <w:rFonts w:hint="eastAsia" w:ascii="仿宋" w:hAnsi="仿宋"/>
                <w:sz w:val="21"/>
                <w:szCs w:val="21"/>
              </w:rPr>
            </w:pPr>
            <w:r>
              <w:rPr>
                <w:rFonts w:ascii="仿宋" w:hAnsi="仿宋"/>
                <w:sz w:val="21"/>
                <w:szCs w:val="21"/>
              </w:rPr>
              <w:t>智能密码钥匙、</w:t>
            </w:r>
          </w:p>
          <w:p w14:paraId="46BE4667">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lang w:val="en-US" w:eastAsia="zh-CN"/>
              </w:rPr>
              <w:t>国密堡垒机</w:t>
            </w:r>
          </w:p>
        </w:tc>
        <w:tc>
          <w:tcPr>
            <w:tcW w:w="3073" w:type="dxa"/>
            <w:vAlign w:val="center"/>
          </w:tcPr>
          <w:p w14:paraId="61CD1C3A">
            <w:pPr>
              <w:keepNext/>
              <w:snapToGrid w:val="0"/>
              <w:spacing w:line="240" w:lineRule="auto"/>
              <w:jc w:val="left"/>
              <w:rPr>
                <w:rFonts w:hint="eastAsia" w:ascii="仿宋" w:hAnsi="仿宋"/>
                <w:sz w:val="21"/>
                <w:szCs w:val="21"/>
              </w:rPr>
            </w:pPr>
            <w:r>
              <w:rPr>
                <w:rFonts w:ascii="仿宋" w:hAnsi="仿宋"/>
                <w:sz w:val="21"/>
                <w:szCs w:val="21"/>
              </w:rPr>
              <w:t>运维</w:t>
            </w:r>
            <w:r>
              <w:rPr>
                <w:rFonts w:hint="eastAsia" w:ascii="仿宋" w:hAnsi="仿宋"/>
                <w:sz w:val="21"/>
                <w:szCs w:val="21"/>
              </w:rPr>
              <w:t>终端</w:t>
            </w:r>
            <w:r>
              <w:rPr>
                <w:rFonts w:ascii="仿宋" w:hAnsi="仿宋"/>
                <w:sz w:val="21"/>
                <w:szCs w:val="21"/>
              </w:rPr>
              <w:t>端与</w:t>
            </w:r>
            <w:r>
              <w:rPr>
                <w:rFonts w:hint="eastAsia" w:ascii="仿宋" w:hAnsi="仿宋"/>
                <w:sz w:val="21"/>
                <w:szCs w:val="21"/>
              </w:rPr>
              <w:t>堡垒机</w:t>
            </w:r>
            <w:r>
              <w:rPr>
                <w:rFonts w:ascii="仿宋" w:hAnsi="仿宋"/>
                <w:sz w:val="21"/>
                <w:szCs w:val="21"/>
              </w:rPr>
              <w:t>之间的通信进行机密性、完整性保护。</w:t>
            </w:r>
          </w:p>
        </w:tc>
      </w:tr>
      <w:tr w14:paraId="16CE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Merge w:val="continue"/>
            <w:vAlign w:val="center"/>
          </w:tcPr>
          <w:p w14:paraId="18D51FE4">
            <w:pPr>
              <w:keepNext/>
              <w:snapToGrid w:val="0"/>
              <w:spacing w:line="240" w:lineRule="auto"/>
              <w:jc w:val="center"/>
              <w:rPr>
                <w:rFonts w:hint="eastAsia" w:ascii="仿宋" w:hAnsi="仿宋"/>
                <w:sz w:val="21"/>
                <w:szCs w:val="21"/>
              </w:rPr>
            </w:pPr>
          </w:p>
        </w:tc>
        <w:tc>
          <w:tcPr>
            <w:tcW w:w="1791" w:type="dxa"/>
            <w:vAlign w:val="center"/>
          </w:tcPr>
          <w:p w14:paraId="76D860B3">
            <w:pPr>
              <w:keepNext/>
              <w:snapToGrid w:val="0"/>
              <w:spacing w:line="240" w:lineRule="auto"/>
              <w:jc w:val="left"/>
              <w:rPr>
                <w:rFonts w:hint="eastAsia" w:ascii="仿宋" w:hAnsi="仿宋"/>
                <w:sz w:val="21"/>
                <w:szCs w:val="21"/>
              </w:rPr>
            </w:pPr>
            <w:r>
              <w:rPr>
                <w:rFonts w:ascii="仿宋" w:hAnsi="仿宋"/>
                <w:sz w:val="21"/>
                <w:szCs w:val="21"/>
              </w:rPr>
              <w:t>完整性密钥</w:t>
            </w:r>
          </w:p>
        </w:tc>
        <w:tc>
          <w:tcPr>
            <w:tcW w:w="1654" w:type="dxa"/>
            <w:vAlign w:val="center"/>
          </w:tcPr>
          <w:p w14:paraId="03951B24">
            <w:pPr>
              <w:keepNext/>
              <w:snapToGrid w:val="0"/>
              <w:spacing w:line="240" w:lineRule="auto"/>
              <w:jc w:val="left"/>
              <w:rPr>
                <w:rFonts w:hint="eastAsia" w:ascii="仿宋" w:hAnsi="仿宋"/>
                <w:sz w:val="21"/>
                <w:szCs w:val="21"/>
              </w:rPr>
            </w:pPr>
            <w:r>
              <w:rPr>
                <w:rFonts w:ascii="仿宋" w:hAnsi="仿宋"/>
                <w:sz w:val="21"/>
                <w:szCs w:val="21"/>
              </w:rPr>
              <w:t>SM4、SM3</w:t>
            </w:r>
          </w:p>
        </w:tc>
        <w:tc>
          <w:tcPr>
            <w:tcW w:w="1860" w:type="dxa"/>
            <w:vAlign w:val="center"/>
          </w:tcPr>
          <w:p w14:paraId="5E993396">
            <w:pPr>
              <w:keepNext/>
              <w:snapToGrid w:val="0"/>
              <w:spacing w:line="240" w:lineRule="auto"/>
              <w:jc w:val="left"/>
              <w:rPr>
                <w:rFonts w:hint="eastAsia" w:ascii="仿宋" w:hAnsi="仿宋" w:eastAsia="仿宋"/>
                <w:sz w:val="21"/>
                <w:szCs w:val="21"/>
                <w:lang w:eastAsia="zh-CN"/>
              </w:rPr>
            </w:pPr>
            <w:r>
              <w:rPr>
                <w:rFonts w:hint="eastAsia" w:ascii="仿宋" w:hAnsi="仿宋"/>
                <w:sz w:val="21"/>
                <w:szCs w:val="21"/>
              </w:rPr>
              <w:t>服务器密码机</w:t>
            </w:r>
            <w:r>
              <w:rPr>
                <w:rFonts w:hint="eastAsia" w:ascii="仿宋" w:hAnsi="仿宋"/>
                <w:sz w:val="21"/>
                <w:szCs w:val="21"/>
                <w:lang w:val="en-US" w:eastAsia="zh-CN"/>
              </w:rPr>
              <w:t>等密码设备以及数字证书认证系统等密码系统</w:t>
            </w:r>
          </w:p>
        </w:tc>
        <w:tc>
          <w:tcPr>
            <w:tcW w:w="3073" w:type="dxa"/>
            <w:vAlign w:val="center"/>
          </w:tcPr>
          <w:p w14:paraId="29235E21">
            <w:pPr>
              <w:keepNext/>
              <w:snapToGrid w:val="0"/>
              <w:spacing w:line="240" w:lineRule="auto"/>
              <w:jc w:val="left"/>
              <w:rPr>
                <w:rFonts w:hint="eastAsia" w:ascii="仿宋" w:hAnsi="仿宋"/>
                <w:sz w:val="21"/>
                <w:szCs w:val="21"/>
              </w:rPr>
            </w:pPr>
            <w:r>
              <w:rPr>
                <w:rFonts w:ascii="仿宋" w:hAnsi="仿宋"/>
                <w:sz w:val="21"/>
                <w:szCs w:val="21"/>
              </w:rPr>
              <w:t>对关键数据、关键配置信息、审计信息和日志信息进行完整性保护。</w:t>
            </w:r>
          </w:p>
        </w:tc>
      </w:tr>
      <w:tr w14:paraId="5441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18FB497">
            <w:pPr>
              <w:keepNext/>
              <w:snapToGrid w:val="0"/>
              <w:spacing w:line="240" w:lineRule="auto"/>
              <w:jc w:val="center"/>
              <w:rPr>
                <w:rFonts w:hint="eastAsia" w:ascii="仿宋" w:hAnsi="仿宋"/>
                <w:sz w:val="21"/>
                <w:szCs w:val="21"/>
              </w:rPr>
            </w:pPr>
            <w:r>
              <w:rPr>
                <w:rFonts w:ascii="仿宋" w:hAnsi="仿宋"/>
                <w:sz w:val="21"/>
                <w:szCs w:val="21"/>
              </w:rPr>
              <w:t>应用和数据安全</w:t>
            </w:r>
          </w:p>
        </w:tc>
        <w:tc>
          <w:tcPr>
            <w:tcW w:w="1791" w:type="dxa"/>
            <w:vAlign w:val="center"/>
          </w:tcPr>
          <w:p w14:paraId="08F54DDB">
            <w:pPr>
              <w:keepNext/>
              <w:snapToGrid w:val="0"/>
              <w:spacing w:line="240" w:lineRule="auto"/>
              <w:jc w:val="left"/>
              <w:rPr>
                <w:rFonts w:hint="eastAsia" w:ascii="仿宋" w:hAnsi="仿宋"/>
                <w:sz w:val="21"/>
                <w:szCs w:val="21"/>
                <w:lang w:val="en-US" w:eastAsia="zh-CN"/>
              </w:rPr>
            </w:pPr>
            <w:r>
              <w:rPr>
                <w:rFonts w:hint="eastAsia" w:ascii="仿宋" w:hAnsi="仿宋"/>
                <w:sz w:val="21"/>
                <w:szCs w:val="21"/>
                <w:lang w:val="en-US" w:eastAsia="zh-CN"/>
              </w:rPr>
              <w:t>身份鉴别密钥对、</w:t>
            </w:r>
          </w:p>
          <w:p w14:paraId="3E02D93C">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数据签名密钥对、</w:t>
            </w:r>
          </w:p>
          <w:p w14:paraId="23145360">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密钥加密密钥、</w:t>
            </w:r>
          </w:p>
          <w:p w14:paraId="0B913B16">
            <w:pPr>
              <w:keepNext/>
              <w:snapToGrid w:val="0"/>
              <w:spacing w:line="240" w:lineRule="auto"/>
              <w:jc w:val="left"/>
              <w:rPr>
                <w:rFonts w:ascii="仿宋" w:hAnsi="仿宋"/>
                <w:sz w:val="21"/>
                <w:szCs w:val="21"/>
              </w:rPr>
            </w:pPr>
            <w:r>
              <w:rPr>
                <w:rFonts w:hint="eastAsia" w:ascii="仿宋" w:hAnsi="仿宋"/>
                <w:sz w:val="21"/>
                <w:szCs w:val="21"/>
                <w:lang w:val="en-US" w:eastAsia="zh-CN"/>
              </w:rPr>
              <w:t>数据加密密钥</w:t>
            </w:r>
            <w:r>
              <w:rPr>
                <w:rFonts w:ascii="仿宋" w:hAnsi="仿宋"/>
                <w:sz w:val="21"/>
                <w:szCs w:val="21"/>
              </w:rPr>
              <w:t>、</w:t>
            </w:r>
          </w:p>
          <w:p w14:paraId="3F36BCA5">
            <w:pPr>
              <w:keepNext/>
              <w:snapToGrid w:val="0"/>
              <w:spacing w:line="240" w:lineRule="auto"/>
              <w:jc w:val="left"/>
              <w:rPr>
                <w:rFonts w:hint="eastAsia" w:ascii="仿宋" w:hAnsi="仿宋"/>
                <w:sz w:val="21"/>
                <w:szCs w:val="21"/>
                <w:lang w:eastAsia="zh-CN"/>
              </w:rPr>
            </w:pPr>
            <w:r>
              <w:rPr>
                <w:rFonts w:hint="eastAsia" w:ascii="仿宋" w:hAnsi="仿宋"/>
                <w:sz w:val="21"/>
                <w:szCs w:val="21"/>
                <w:lang w:val="en-US" w:eastAsia="zh-CN"/>
              </w:rPr>
              <w:t>数据完整性</w:t>
            </w:r>
            <w:r>
              <w:rPr>
                <w:rFonts w:ascii="仿宋" w:hAnsi="仿宋"/>
                <w:sz w:val="21"/>
                <w:szCs w:val="21"/>
              </w:rPr>
              <w:t>密钥</w:t>
            </w:r>
            <w:r>
              <w:rPr>
                <w:rFonts w:hint="eastAsia" w:ascii="仿宋" w:hAnsi="仿宋"/>
                <w:sz w:val="21"/>
                <w:szCs w:val="21"/>
                <w:lang w:eastAsia="zh-CN"/>
              </w:rPr>
              <w:t>、</w:t>
            </w:r>
          </w:p>
          <w:p w14:paraId="0CD01885">
            <w:pPr>
              <w:keepNext/>
              <w:snapToGrid w:val="0"/>
              <w:spacing w:line="240" w:lineRule="auto"/>
              <w:jc w:val="left"/>
              <w:rPr>
                <w:rFonts w:hint="eastAsia" w:ascii="仿宋" w:hAnsi="仿宋"/>
                <w:sz w:val="21"/>
                <w:szCs w:val="21"/>
                <w:lang w:val="en-US" w:eastAsia="zh-CN"/>
              </w:rPr>
            </w:pPr>
            <w:r>
              <w:rPr>
                <w:rFonts w:hint="eastAsia" w:ascii="仿宋" w:hAnsi="仿宋"/>
                <w:sz w:val="21"/>
                <w:szCs w:val="21"/>
                <w:lang w:val="en-US" w:eastAsia="zh-CN"/>
              </w:rPr>
              <w:t>协同签名服务端密钥对、</w:t>
            </w:r>
          </w:p>
          <w:p w14:paraId="4A07E9FC">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协同签名客户端密钥对</w:t>
            </w:r>
          </w:p>
        </w:tc>
        <w:tc>
          <w:tcPr>
            <w:tcW w:w="1654" w:type="dxa"/>
            <w:vAlign w:val="center"/>
          </w:tcPr>
          <w:p w14:paraId="662D218A">
            <w:pPr>
              <w:keepNext/>
              <w:snapToGrid w:val="0"/>
              <w:spacing w:line="240" w:lineRule="auto"/>
              <w:jc w:val="left"/>
              <w:rPr>
                <w:rFonts w:hint="eastAsia" w:ascii="仿宋" w:hAnsi="仿宋"/>
                <w:sz w:val="21"/>
                <w:szCs w:val="21"/>
              </w:rPr>
            </w:pPr>
            <w:r>
              <w:rPr>
                <w:rFonts w:ascii="仿宋" w:hAnsi="仿宋"/>
                <w:sz w:val="21"/>
                <w:szCs w:val="21"/>
              </w:rPr>
              <w:t>SM2、SM3、SM4</w:t>
            </w:r>
          </w:p>
        </w:tc>
        <w:tc>
          <w:tcPr>
            <w:tcW w:w="1860" w:type="dxa"/>
            <w:vAlign w:val="center"/>
          </w:tcPr>
          <w:p w14:paraId="62905849">
            <w:pPr>
              <w:keepNext/>
              <w:snapToGrid w:val="0"/>
              <w:spacing w:line="240" w:lineRule="auto"/>
              <w:jc w:val="left"/>
              <w:rPr>
                <w:rFonts w:ascii="仿宋" w:hAnsi="仿宋"/>
                <w:sz w:val="21"/>
                <w:szCs w:val="21"/>
              </w:rPr>
            </w:pPr>
            <w:r>
              <w:rPr>
                <w:rFonts w:ascii="仿宋" w:hAnsi="仿宋"/>
                <w:sz w:val="21"/>
                <w:szCs w:val="21"/>
              </w:rPr>
              <w:t>服务器密码机、</w:t>
            </w:r>
          </w:p>
          <w:p w14:paraId="738FDEBC">
            <w:pPr>
              <w:keepNext/>
              <w:snapToGrid w:val="0"/>
              <w:spacing w:line="240" w:lineRule="auto"/>
              <w:jc w:val="left"/>
              <w:rPr>
                <w:rFonts w:hint="eastAsia" w:ascii="仿宋" w:hAnsi="仿宋"/>
                <w:sz w:val="21"/>
                <w:szCs w:val="21"/>
              </w:rPr>
            </w:pPr>
            <w:r>
              <w:rPr>
                <w:rFonts w:hint="eastAsia" w:ascii="仿宋" w:hAnsi="仿宋"/>
                <w:sz w:val="21"/>
                <w:szCs w:val="21"/>
                <w:lang w:eastAsia="zh-CN"/>
              </w:rPr>
              <w:t>零信任安全网关、</w:t>
            </w:r>
          </w:p>
          <w:p w14:paraId="0FF4767E">
            <w:pPr>
              <w:keepNext/>
              <w:snapToGrid w:val="0"/>
              <w:spacing w:line="240" w:lineRule="auto"/>
              <w:jc w:val="left"/>
              <w:rPr>
                <w:rFonts w:hint="eastAsia" w:ascii="仿宋" w:hAnsi="仿宋"/>
                <w:sz w:val="21"/>
                <w:szCs w:val="21"/>
                <w:lang w:eastAsia="zh-CN"/>
              </w:rPr>
            </w:pPr>
            <w:r>
              <w:rPr>
                <w:rFonts w:ascii="仿宋" w:hAnsi="仿宋"/>
                <w:sz w:val="21"/>
                <w:szCs w:val="21"/>
              </w:rPr>
              <w:t>智能密码钥匙</w:t>
            </w:r>
            <w:r>
              <w:rPr>
                <w:rFonts w:hint="eastAsia" w:ascii="仿宋" w:hAnsi="仿宋"/>
                <w:sz w:val="21"/>
                <w:szCs w:val="21"/>
                <w:lang w:eastAsia="zh-CN"/>
              </w:rPr>
              <w:t>、</w:t>
            </w:r>
          </w:p>
          <w:p w14:paraId="0DBC0C15">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密钥管理系统、</w:t>
            </w:r>
          </w:p>
          <w:p w14:paraId="3713237C">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lang w:val="en-US" w:eastAsia="zh-CN"/>
              </w:rPr>
              <w:t>协同签名系统</w:t>
            </w:r>
          </w:p>
        </w:tc>
        <w:tc>
          <w:tcPr>
            <w:tcW w:w="3073" w:type="dxa"/>
            <w:vAlign w:val="center"/>
          </w:tcPr>
          <w:p w14:paraId="3DE9B5DB">
            <w:pPr>
              <w:keepNext/>
              <w:snapToGrid w:val="0"/>
              <w:spacing w:line="240" w:lineRule="auto"/>
              <w:jc w:val="left"/>
              <w:rPr>
                <w:rFonts w:hint="eastAsia" w:ascii="仿宋" w:hAnsi="仿宋"/>
                <w:sz w:val="21"/>
                <w:szCs w:val="21"/>
              </w:rPr>
            </w:pPr>
            <w:r>
              <w:rPr>
                <w:rFonts w:ascii="仿宋" w:hAnsi="仿宋"/>
                <w:sz w:val="21"/>
                <w:szCs w:val="21"/>
              </w:rPr>
              <w:t>用于用户身份真实性鉴别；用于保护业务数据、系统配置数据、身份鉴别数据、访问控制数据、日志数据等的机密性和完整性。</w:t>
            </w:r>
          </w:p>
        </w:tc>
      </w:tr>
    </w:tbl>
    <w:p w14:paraId="4E31A4A8">
      <w:pPr>
        <w:pStyle w:val="4"/>
        <w:tabs>
          <w:tab w:val="left" w:pos="0"/>
          <w:tab w:val="left" w:pos="420"/>
          <w:tab w:val="clear" w:pos="720"/>
        </w:tabs>
      </w:pPr>
      <w:bookmarkStart w:id="107" w:name="_Toc76183964"/>
      <w:bookmarkStart w:id="108" w:name="_Toc169103775"/>
      <w:bookmarkStart w:id="109" w:name="_Toc205376702"/>
      <w:bookmarkStart w:id="110" w:name="_Toc12575"/>
      <w:r>
        <w:rPr>
          <w:rFonts w:hint="eastAsia"/>
        </w:rPr>
        <w:t>密码设备遵循标准</w:t>
      </w:r>
      <w:bookmarkEnd w:id="107"/>
      <w:bookmarkEnd w:id="108"/>
      <w:bookmarkEnd w:id="109"/>
      <w:bookmarkEnd w:id="110"/>
    </w:p>
    <w:p w14:paraId="32EDADA9">
      <w:pPr>
        <w:pStyle w:val="31"/>
      </w:pPr>
      <w:r>
        <w:rPr>
          <w:rFonts w:hint="eastAsia"/>
        </w:rPr>
        <w:t>密码支撑平台采购的密码设备必须满足对应的国标产品规范，并且都达到GB/T 37092-2018 信息安全技术密码模块安全要求二级及以上安全要求。该平台采用的密码产品和遵循的规范如下表：</w:t>
      </w:r>
    </w:p>
    <w:p w14:paraId="40BF3697">
      <w:pPr>
        <w:pStyle w:val="12"/>
        <w:keepNext/>
        <w:tabs>
          <w:tab w:val="center" w:pos="4201"/>
          <w:tab w:val="right" w:leader="dot" w:pos="9298"/>
        </w:tabs>
        <w:wordWrap w:val="0"/>
        <w:ind w:firstLine="420" w:firstLineChars="200"/>
        <w:jc w:val="center"/>
        <w:rPr>
          <w:rFonts w:hint="eastAsia" w:hAnsi="宋体" w:cs="Times New Roma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2</w:t>
      </w:r>
      <w:r>
        <w:fldChar w:fldCharType="end"/>
      </w:r>
      <w:r>
        <w:rPr>
          <w:rFonts w:hint="eastAsia" w:cs="Times New Roman"/>
          <w:spacing w:val="10"/>
          <w:kern w:val="0"/>
          <w:szCs w:val="15"/>
        </w:rPr>
        <w:t>密码设备遵循标准情况</w:t>
      </w:r>
    </w:p>
    <w:tbl>
      <w:tblPr>
        <w:tblStyle w:val="52"/>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6"/>
        <w:gridCol w:w="5785"/>
      </w:tblGrid>
      <w:tr w14:paraId="3FF0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96" w:type="dxa"/>
            <w:shd w:val="clear" w:color="auto" w:fill="D9D9D9"/>
            <w:vAlign w:val="center"/>
          </w:tcPr>
          <w:p w14:paraId="48DB0A75">
            <w:pPr>
              <w:keepNext/>
              <w:snapToGrid w:val="0"/>
              <w:spacing w:line="240" w:lineRule="auto"/>
              <w:jc w:val="center"/>
              <w:rPr>
                <w:rFonts w:hint="eastAsia" w:ascii="仿宋" w:hAnsi="仿宋"/>
                <w:b/>
                <w:bCs/>
                <w:sz w:val="21"/>
                <w:szCs w:val="21"/>
              </w:rPr>
            </w:pPr>
            <w:r>
              <w:rPr>
                <w:rFonts w:hint="eastAsia" w:ascii="仿宋" w:hAnsi="仿宋"/>
                <w:b/>
                <w:bCs/>
                <w:sz w:val="21"/>
                <w:szCs w:val="21"/>
              </w:rPr>
              <w:t>密码设备</w:t>
            </w:r>
          </w:p>
        </w:tc>
        <w:tc>
          <w:tcPr>
            <w:tcW w:w="5785" w:type="dxa"/>
            <w:shd w:val="clear" w:color="auto" w:fill="D9D9D9"/>
            <w:vAlign w:val="center"/>
          </w:tcPr>
          <w:p w14:paraId="38F5ABD2">
            <w:pPr>
              <w:keepNext/>
              <w:snapToGrid w:val="0"/>
              <w:spacing w:line="240" w:lineRule="auto"/>
              <w:jc w:val="left"/>
              <w:rPr>
                <w:rFonts w:hint="eastAsia" w:ascii="仿宋" w:hAnsi="仿宋"/>
                <w:b/>
                <w:bCs/>
                <w:sz w:val="21"/>
                <w:szCs w:val="21"/>
              </w:rPr>
            </w:pPr>
            <w:r>
              <w:rPr>
                <w:rFonts w:hint="eastAsia" w:ascii="仿宋" w:hAnsi="仿宋"/>
                <w:b/>
                <w:bCs/>
                <w:sz w:val="21"/>
                <w:szCs w:val="21"/>
              </w:rPr>
              <w:t>遵循标准</w:t>
            </w:r>
          </w:p>
        </w:tc>
      </w:tr>
      <w:tr w14:paraId="047B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4423DBB6">
            <w:pPr>
              <w:keepNext/>
              <w:snapToGrid w:val="0"/>
              <w:spacing w:line="240" w:lineRule="auto"/>
              <w:jc w:val="center"/>
              <w:rPr>
                <w:rFonts w:hint="eastAsia" w:ascii="仿宋" w:hAnsi="仿宋"/>
                <w:bCs/>
                <w:sz w:val="21"/>
                <w:szCs w:val="21"/>
              </w:rPr>
            </w:pPr>
            <w:r>
              <w:rPr>
                <w:rFonts w:hint="eastAsia" w:ascii="仿宋" w:hAnsi="仿宋"/>
                <w:bCs/>
                <w:sz w:val="21"/>
                <w:szCs w:val="21"/>
              </w:rPr>
              <w:t>服务器密码机</w:t>
            </w:r>
          </w:p>
        </w:tc>
        <w:tc>
          <w:tcPr>
            <w:tcW w:w="5785" w:type="dxa"/>
            <w:vAlign w:val="center"/>
          </w:tcPr>
          <w:p w14:paraId="678DD36C">
            <w:pPr>
              <w:keepNext/>
              <w:snapToGrid w:val="0"/>
              <w:spacing w:line="240" w:lineRule="auto"/>
              <w:jc w:val="left"/>
              <w:rPr>
                <w:rFonts w:hint="eastAsia" w:ascii="仿宋" w:hAnsi="仿宋"/>
                <w:sz w:val="21"/>
                <w:szCs w:val="21"/>
              </w:rPr>
            </w:pPr>
            <w:r>
              <w:rPr>
                <w:rFonts w:hint="eastAsia" w:ascii="仿宋" w:hAnsi="仿宋"/>
                <w:sz w:val="21"/>
                <w:szCs w:val="21"/>
              </w:rPr>
              <w:t>GM/T 0030《服务器密码机技术规范》</w:t>
            </w:r>
          </w:p>
          <w:p w14:paraId="33FBFA16">
            <w:pPr>
              <w:keepNext/>
              <w:snapToGrid w:val="0"/>
              <w:spacing w:line="240" w:lineRule="auto"/>
              <w:jc w:val="left"/>
              <w:rPr>
                <w:rFonts w:hint="eastAsia" w:ascii="仿宋" w:hAnsi="仿宋"/>
                <w:sz w:val="21"/>
                <w:szCs w:val="21"/>
              </w:rPr>
            </w:pPr>
            <w:r>
              <w:rPr>
                <w:rFonts w:hint="eastAsia" w:ascii="仿宋" w:hAnsi="仿宋"/>
                <w:sz w:val="21"/>
                <w:szCs w:val="21"/>
              </w:rPr>
              <w:t>GM/T 0028《密码模块安全技术要求》</w:t>
            </w:r>
          </w:p>
        </w:tc>
      </w:tr>
      <w:tr w14:paraId="1EA5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6277821F">
            <w:pPr>
              <w:keepNext/>
              <w:snapToGrid w:val="0"/>
              <w:spacing w:line="240" w:lineRule="auto"/>
              <w:jc w:val="center"/>
              <w:rPr>
                <w:rFonts w:hint="eastAsia" w:ascii="仿宋" w:hAnsi="仿宋" w:eastAsia="仿宋"/>
                <w:bCs/>
                <w:sz w:val="21"/>
                <w:szCs w:val="21"/>
                <w:lang w:eastAsia="zh-CN"/>
              </w:rPr>
            </w:pPr>
            <w:r>
              <w:rPr>
                <w:rFonts w:hint="eastAsia" w:ascii="仿宋" w:hAnsi="仿宋"/>
                <w:bCs/>
                <w:sz w:val="21"/>
                <w:szCs w:val="21"/>
                <w:lang w:eastAsia="zh-CN"/>
              </w:rPr>
              <w:t>零信任安全网关</w:t>
            </w:r>
          </w:p>
        </w:tc>
        <w:tc>
          <w:tcPr>
            <w:tcW w:w="5785" w:type="dxa"/>
            <w:vAlign w:val="center"/>
          </w:tcPr>
          <w:p w14:paraId="7C4B22CB">
            <w:pPr>
              <w:keepNext/>
              <w:snapToGrid w:val="0"/>
              <w:spacing w:line="240" w:lineRule="auto"/>
              <w:jc w:val="left"/>
              <w:rPr>
                <w:rFonts w:hint="eastAsia" w:ascii="仿宋" w:hAnsi="仿宋"/>
                <w:sz w:val="21"/>
                <w:szCs w:val="21"/>
              </w:rPr>
            </w:pPr>
            <w:r>
              <w:rPr>
                <w:rFonts w:hint="eastAsia" w:ascii="仿宋" w:hAnsi="仿宋"/>
                <w:sz w:val="21"/>
                <w:szCs w:val="21"/>
              </w:rPr>
              <w:t>GM/T 0023《IPSec VPN网关产品规范》</w:t>
            </w:r>
          </w:p>
          <w:p w14:paraId="1FB4FF58">
            <w:pPr>
              <w:keepNext/>
              <w:snapToGrid w:val="0"/>
              <w:spacing w:line="240" w:lineRule="auto"/>
              <w:jc w:val="left"/>
              <w:rPr>
                <w:rFonts w:hint="eastAsia" w:ascii="仿宋" w:hAnsi="仿宋"/>
                <w:sz w:val="21"/>
                <w:szCs w:val="21"/>
              </w:rPr>
            </w:pPr>
            <w:r>
              <w:rPr>
                <w:rFonts w:hint="eastAsia" w:ascii="仿宋" w:hAnsi="仿宋"/>
                <w:sz w:val="21"/>
                <w:szCs w:val="21"/>
              </w:rPr>
              <w:t>GM/T 0025《SSL VPN 网关产品规范》</w:t>
            </w:r>
          </w:p>
          <w:p w14:paraId="61AC4240">
            <w:pPr>
              <w:keepNext/>
              <w:snapToGrid w:val="0"/>
              <w:spacing w:line="240" w:lineRule="auto"/>
              <w:jc w:val="left"/>
              <w:rPr>
                <w:rFonts w:hint="eastAsia" w:ascii="仿宋" w:hAnsi="仿宋"/>
                <w:sz w:val="21"/>
                <w:szCs w:val="21"/>
              </w:rPr>
            </w:pPr>
            <w:r>
              <w:rPr>
                <w:rFonts w:hint="eastAsia" w:ascii="仿宋" w:hAnsi="仿宋"/>
                <w:sz w:val="21"/>
                <w:szCs w:val="21"/>
              </w:rPr>
              <w:t>GM/T 0028《密码模块安全技术要求》</w:t>
            </w:r>
          </w:p>
        </w:tc>
      </w:tr>
      <w:tr w14:paraId="6308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080CD9CF">
            <w:pPr>
              <w:keepNext/>
              <w:snapToGrid w:val="0"/>
              <w:spacing w:line="240" w:lineRule="auto"/>
              <w:jc w:val="center"/>
              <w:rPr>
                <w:rFonts w:hint="default" w:ascii="仿宋" w:hAnsi="仿宋" w:eastAsia="仿宋"/>
                <w:bCs/>
                <w:sz w:val="21"/>
                <w:szCs w:val="21"/>
                <w:lang w:val="en-US" w:eastAsia="zh-CN"/>
              </w:rPr>
            </w:pPr>
            <w:r>
              <w:rPr>
                <w:rFonts w:hint="eastAsia" w:ascii="仿宋" w:hAnsi="仿宋"/>
                <w:bCs/>
                <w:sz w:val="21"/>
                <w:szCs w:val="21"/>
                <w:lang w:val="en-US" w:eastAsia="zh-CN"/>
              </w:rPr>
              <w:t>国密堡垒机</w:t>
            </w:r>
          </w:p>
        </w:tc>
        <w:tc>
          <w:tcPr>
            <w:tcW w:w="5785" w:type="dxa"/>
            <w:vAlign w:val="center"/>
          </w:tcPr>
          <w:p w14:paraId="74855023">
            <w:pPr>
              <w:keepNext/>
              <w:snapToGrid w:val="0"/>
              <w:spacing w:line="240" w:lineRule="auto"/>
              <w:jc w:val="left"/>
              <w:rPr>
                <w:rFonts w:hint="eastAsia" w:ascii="仿宋" w:hAnsi="仿宋"/>
                <w:sz w:val="21"/>
                <w:szCs w:val="21"/>
              </w:rPr>
            </w:pPr>
            <w:r>
              <w:rPr>
                <w:rFonts w:hint="eastAsia" w:ascii="仿宋" w:hAnsi="仿宋"/>
                <w:sz w:val="21"/>
                <w:szCs w:val="21"/>
              </w:rPr>
              <w:t>GM/T 0028《密码模块安全技术要求》</w:t>
            </w:r>
          </w:p>
        </w:tc>
      </w:tr>
      <w:tr w14:paraId="6AFA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217DC966">
            <w:pPr>
              <w:keepNext/>
              <w:snapToGrid w:val="0"/>
              <w:spacing w:line="240" w:lineRule="auto"/>
              <w:jc w:val="center"/>
              <w:rPr>
                <w:rFonts w:hint="default" w:ascii="仿宋" w:hAnsi="仿宋" w:eastAsia="仿宋"/>
                <w:bCs/>
                <w:sz w:val="21"/>
                <w:szCs w:val="21"/>
                <w:lang w:val="en-US" w:eastAsia="zh-CN"/>
              </w:rPr>
            </w:pPr>
            <w:r>
              <w:rPr>
                <w:rFonts w:hint="eastAsia" w:ascii="仿宋" w:hAnsi="仿宋"/>
                <w:bCs/>
                <w:sz w:val="21"/>
                <w:szCs w:val="21"/>
                <w:lang w:val="en-US" w:eastAsia="zh-CN"/>
              </w:rPr>
              <w:t>密码服务管理平台</w:t>
            </w:r>
          </w:p>
        </w:tc>
        <w:tc>
          <w:tcPr>
            <w:tcW w:w="5785" w:type="dxa"/>
            <w:vAlign w:val="center"/>
          </w:tcPr>
          <w:p w14:paraId="26A009E3">
            <w:pPr>
              <w:keepNext/>
              <w:snapToGrid w:val="0"/>
              <w:spacing w:line="240" w:lineRule="auto"/>
              <w:jc w:val="left"/>
              <w:rPr>
                <w:rFonts w:hint="eastAsia" w:ascii="仿宋" w:hAnsi="仿宋"/>
                <w:sz w:val="21"/>
                <w:szCs w:val="21"/>
              </w:rPr>
            </w:pPr>
            <w:r>
              <w:rPr>
                <w:rFonts w:hint="eastAsia" w:ascii="仿宋" w:hAnsi="仿宋"/>
                <w:sz w:val="21"/>
                <w:szCs w:val="21"/>
              </w:rPr>
              <w:t>GM/T 0028《密码模块安全技术要求》</w:t>
            </w:r>
          </w:p>
        </w:tc>
      </w:tr>
      <w:tr w14:paraId="48E6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shd w:val="clear" w:color="auto" w:fill="auto"/>
            <w:vAlign w:val="center"/>
          </w:tcPr>
          <w:p w14:paraId="5A21D708">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bCs/>
                <w:sz w:val="21"/>
                <w:szCs w:val="21"/>
                <w:lang w:val="en-US" w:eastAsia="zh-CN"/>
              </w:rPr>
              <w:t>数字证书认证系统</w:t>
            </w:r>
          </w:p>
        </w:tc>
        <w:tc>
          <w:tcPr>
            <w:tcW w:w="5785" w:type="dxa"/>
            <w:shd w:val="clear" w:color="auto" w:fill="auto"/>
            <w:vAlign w:val="center"/>
          </w:tcPr>
          <w:p w14:paraId="6398F7AD">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eastAsia="仿宋" w:cs="仿宋"/>
                <w:sz w:val="21"/>
                <w:szCs w:val="21"/>
                <w:lang w:val="en-US" w:eastAsia="zh-CN"/>
              </w:rPr>
              <w:t>GM/T 0034 《基于SM2密码算法的证书认证系统密码及其相关安全技术规范》</w:t>
            </w:r>
          </w:p>
        </w:tc>
      </w:tr>
      <w:tr w14:paraId="1E9D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shd w:val="clear" w:color="auto" w:fill="auto"/>
            <w:vAlign w:val="center"/>
          </w:tcPr>
          <w:p w14:paraId="119B2B27">
            <w:pPr>
              <w:keepNext/>
              <w:snapToGrid w:val="0"/>
              <w:spacing w:line="240" w:lineRule="auto"/>
              <w:jc w:val="center"/>
              <w:rPr>
                <w:rFonts w:hint="default" w:ascii="仿宋" w:hAnsi="仿宋"/>
                <w:bCs/>
                <w:sz w:val="21"/>
                <w:szCs w:val="21"/>
                <w:lang w:val="en-US" w:eastAsia="zh-CN"/>
              </w:rPr>
            </w:pPr>
            <w:r>
              <w:rPr>
                <w:rFonts w:hint="eastAsia" w:ascii="仿宋" w:hAnsi="仿宋"/>
                <w:bCs/>
                <w:sz w:val="21"/>
                <w:szCs w:val="21"/>
                <w:lang w:val="en-US" w:eastAsia="zh-CN"/>
              </w:rPr>
              <w:t>密钥管理系统</w:t>
            </w:r>
          </w:p>
        </w:tc>
        <w:tc>
          <w:tcPr>
            <w:tcW w:w="5785" w:type="dxa"/>
            <w:shd w:val="clear" w:color="auto" w:fill="auto"/>
            <w:vAlign w:val="center"/>
          </w:tcPr>
          <w:p w14:paraId="692D8448">
            <w:pPr>
              <w:keepNext/>
              <w:snapToGrid w:val="0"/>
              <w:spacing w:line="240" w:lineRule="auto"/>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GM/T 0034 《基于SM2密码算法的证书认证系统密码及其相关安全技术规范》</w:t>
            </w:r>
          </w:p>
        </w:tc>
      </w:tr>
      <w:tr w14:paraId="75E4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shd w:val="clear" w:color="auto" w:fill="auto"/>
            <w:vAlign w:val="center"/>
          </w:tcPr>
          <w:p w14:paraId="061E5845">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bCs/>
                <w:sz w:val="21"/>
                <w:szCs w:val="21"/>
                <w:lang w:val="en-US" w:eastAsia="zh-CN"/>
              </w:rPr>
              <w:t>协同签名系统</w:t>
            </w:r>
          </w:p>
        </w:tc>
        <w:tc>
          <w:tcPr>
            <w:tcW w:w="5785" w:type="dxa"/>
            <w:shd w:val="clear" w:color="auto" w:fill="auto"/>
            <w:vAlign w:val="center"/>
          </w:tcPr>
          <w:p w14:paraId="6D928A88">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rPr>
              <w:t>GM/T 0028《密码模块安全技术要求》</w:t>
            </w:r>
          </w:p>
        </w:tc>
      </w:tr>
      <w:tr w14:paraId="62BF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4766BEAC">
            <w:pPr>
              <w:keepNext/>
              <w:snapToGrid w:val="0"/>
              <w:spacing w:line="240" w:lineRule="auto"/>
              <w:jc w:val="center"/>
              <w:rPr>
                <w:rFonts w:hint="eastAsia" w:ascii="仿宋" w:hAnsi="仿宋"/>
                <w:bCs/>
                <w:sz w:val="21"/>
                <w:szCs w:val="21"/>
              </w:rPr>
            </w:pPr>
            <w:r>
              <w:rPr>
                <w:rFonts w:hint="eastAsia" w:ascii="仿宋" w:hAnsi="仿宋"/>
                <w:bCs/>
                <w:sz w:val="21"/>
                <w:szCs w:val="21"/>
              </w:rPr>
              <w:t>智能密码钥匙</w:t>
            </w:r>
          </w:p>
        </w:tc>
        <w:tc>
          <w:tcPr>
            <w:tcW w:w="5785" w:type="dxa"/>
            <w:vAlign w:val="center"/>
          </w:tcPr>
          <w:p w14:paraId="3B76275C">
            <w:pPr>
              <w:keepNext/>
              <w:snapToGrid w:val="0"/>
              <w:spacing w:line="240" w:lineRule="auto"/>
              <w:jc w:val="left"/>
              <w:rPr>
                <w:rFonts w:hint="eastAsia" w:ascii="仿宋" w:hAnsi="仿宋"/>
                <w:sz w:val="21"/>
                <w:szCs w:val="21"/>
              </w:rPr>
            </w:pPr>
            <w:r>
              <w:rPr>
                <w:rFonts w:hint="eastAsia" w:ascii="仿宋" w:hAnsi="仿宋"/>
                <w:sz w:val="21"/>
                <w:szCs w:val="21"/>
              </w:rPr>
              <w:t>GM/T 0027《智能密码钥匙技术规范》</w:t>
            </w:r>
          </w:p>
          <w:p w14:paraId="72577915">
            <w:pPr>
              <w:keepNext/>
              <w:snapToGrid w:val="0"/>
              <w:spacing w:line="240" w:lineRule="auto"/>
              <w:jc w:val="left"/>
              <w:rPr>
                <w:rFonts w:hint="eastAsia" w:ascii="仿宋" w:hAnsi="仿宋"/>
                <w:sz w:val="21"/>
                <w:szCs w:val="21"/>
              </w:rPr>
            </w:pPr>
            <w:r>
              <w:rPr>
                <w:rFonts w:hint="eastAsia" w:ascii="仿宋" w:hAnsi="仿宋"/>
                <w:sz w:val="21"/>
                <w:szCs w:val="21"/>
              </w:rPr>
              <w:t>GM/T 0028《密码模块安全技术要求》</w:t>
            </w:r>
          </w:p>
        </w:tc>
      </w:tr>
      <w:tr w14:paraId="7842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7B165DF6">
            <w:pPr>
              <w:keepNext/>
              <w:snapToGrid w:val="0"/>
              <w:spacing w:line="240" w:lineRule="auto"/>
              <w:jc w:val="center"/>
              <w:rPr>
                <w:rFonts w:hint="eastAsia" w:ascii="仿宋" w:hAnsi="仿宋"/>
                <w:bCs/>
                <w:sz w:val="21"/>
                <w:szCs w:val="21"/>
              </w:rPr>
            </w:pPr>
            <w:r>
              <w:rPr>
                <w:rFonts w:hint="eastAsia" w:ascii="仿宋" w:hAnsi="仿宋"/>
                <w:bCs/>
                <w:sz w:val="21"/>
                <w:szCs w:val="21"/>
              </w:rPr>
              <w:t>国密浏览器</w:t>
            </w:r>
          </w:p>
        </w:tc>
        <w:tc>
          <w:tcPr>
            <w:tcW w:w="5785" w:type="dxa"/>
            <w:vAlign w:val="center"/>
          </w:tcPr>
          <w:p w14:paraId="298A11CC">
            <w:pPr>
              <w:keepNext/>
              <w:snapToGrid w:val="0"/>
              <w:spacing w:line="240" w:lineRule="auto"/>
              <w:jc w:val="left"/>
              <w:rPr>
                <w:rFonts w:hint="eastAsia" w:ascii="仿宋" w:hAnsi="仿宋"/>
                <w:sz w:val="21"/>
                <w:szCs w:val="21"/>
              </w:rPr>
            </w:pPr>
            <w:r>
              <w:rPr>
                <w:rFonts w:hint="eastAsia" w:ascii="仿宋" w:hAnsi="仿宋"/>
                <w:sz w:val="21"/>
                <w:szCs w:val="21"/>
              </w:rPr>
              <w:t>GM/T 0087《浏览器密码应用接口规范》</w:t>
            </w:r>
          </w:p>
          <w:p w14:paraId="5B7A2376">
            <w:pPr>
              <w:keepNext/>
              <w:snapToGrid w:val="0"/>
              <w:spacing w:line="240" w:lineRule="auto"/>
              <w:jc w:val="left"/>
              <w:rPr>
                <w:rFonts w:hint="eastAsia" w:ascii="仿宋" w:hAnsi="仿宋"/>
                <w:sz w:val="21"/>
                <w:szCs w:val="21"/>
              </w:rPr>
            </w:pPr>
            <w:r>
              <w:rPr>
                <w:rFonts w:hint="eastAsia" w:ascii="仿宋" w:hAnsi="仿宋"/>
                <w:sz w:val="21"/>
                <w:szCs w:val="21"/>
              </w:rPr>
              <w:t>GM/T 0028《密码模块安全技术要求》</w:t>
            </w:r>
          </w:p>
          <w:p w14:paraId="30FB0CBD">
            <w:pPr>
              <w:keepNext/>
              <w:snapToGrid w:val="0"/>
              <w:spacing w:line="240" w:lineRule="auto"/>
              <w:jc w:val="left"/>
              <w:rPr>
                <w:rFonts w:hint="eastAsia" w:ascii="仿宋" w:hAnsi="仿宋"/>
                <w:sz w:val="21"/>
                <w:szCs w:val="21"/>
              </w:rPr>
            </w:pPr>
            <w:r>
              <w:rPr>
                <w:rFonts w:hint="eastAsia" w:ascii="仿宋" w:hAnsi="仿宋"/>
                <w:sz w:val="21"/>
                <w:szCs w:val="21"/>
              </w:rPr>
              <w:t>GB/T 38636《信息安全技术传输层密码协议（TLCP）》</w:t>
            </w:r>
          </w:p>
        </w:tc>
      </w:tr>
      <w:tr w14:paraId="7DB7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6" w:type="dxa"/>
            <w:vAlign w:val="center"/>
          </w:tcPr>
          <w:p w14:paraId="40CA1B5C">
            <w:pPr>
              <w:keepNext/>
              <w:snapToGrid w:val="0"/>
              <w:spacing w:line="240" w:lineRule="auto"/>
              <w:jc w:val="center"/>
              <w:rPr>
                <w:rFonts w:hint="eastAsia" w:ascii="仿宋" w:hAnsi="仿宋"/>
                <w:bCs/>
                <w:sz w:val="21"/>
                <w:szCs w:val="21"/>
              </w:rPr>
            </w:pPr>
            <w:r>
              <w:rPr>
                <w:rFonts w:hint="eastAsia" w:ascii="仿宋" w:hAnsi="仿宋"/>
                <w:bCs/>
                <w:sz w:val="21"/>
                <w:szCs w:val="21"/>
              </w:rPr>
              <w:t>数字证书（站点）</w:t>
            </w:r>
          </w:p>
        </w:tc>
        <w:tc>
          <w:tcPr>
            <w:tcW w:w="5785" w:type="dxa"/>
            <w:vAlign w:val="center"/>
          </w:tcPr>
          <w:p w14:paraId="7468DA4F">
            <w:pPr>
              <w:keepNext/>
              <w:snapToGrid w:val="0"/>
              <w:spacing w:line="240" w:lineRule="auto"/>
              <w:jc w:val="left"/>
              <w:rPr>
                <w:rFonts w:hint="eastAsia" w:ascii="仿宋" w:hAnsi="仿宋"/>
                <w:sz w:val="21"/>
                <w:szCs w:val="21"/>
              </w:rPr>
            </w:pPr>
            <w:r>
              <w:rPr>
                <w:rFonts w:hint="eastAsia" w:ascii="仿宋" w:hAnsi="仿宋"/>
                <w:sz w:val="21"/>
                <w:szCs w:val="21"/>
              </w:rPr>
              <w:t>由合规的第三方CA机构颁发</w:t>
            </w:r>
          </w:p>
        </w:tc>
      </w:tr>
    </w:tbl>
    <w:p w14:paraId="290F036F">
      <w:pPr>
        <w:pStyle w:val="4"/>
      </w:pPr>
      <w:bookmarkStart w:id="111" w:name="_Toc9288"/>
      <w:r>
        <w:rPr>
          <w:rFonts w:hint="eastAsia"/>
        </w:rPr>
        <w:t>密码设备功能</w:t>
      </w:r>
      <w:bookmarkEnd w:id="111"/>
    </w:p>
    <w:p w14:paraId="4BEEECC2">
      <w:pPr>
        <w:pStyle w:val="12"/>
        <w:keepNext/>
        <w:tabs>
          <w:tab w:val="center" w:pos="4201"/>
          <w:tab w:val="right" w:leader="dot" w:pos="9298"/>
        </w:tabs>
        <w:wordWrap w:val="0"/>
        <w:ind w:firstLine="420" w:firstLineChars="200"/>
        <w:jc w:val="center"/>
        <w:rPr>
          <w:rFonts w:hint="eastAsia" w:hAnsi="宋体" w:cs="Times New Roma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3</w:t>
      </w:r>
      <w:r>
        <w:fldChar w:fldCharType="end"/>
      </w:r>
      <w:r>
        <w:rPr>
          <w:rFonts w:hint="eastAsia" w:cs="Times New Roman"/>
          <w:spacing w:val="10"/>
          <w:kern w:val="0"/>
          <w:szCs w:val="15"/>
        </w:rPr>
        <w:t>密码设备功能情况</w:t>
      </w:r>
    </w:p>
    <w:tbl>
      <w:tblPr>
        <w:tblStyle w:val="52"/>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6"/>
        <w:gridCol w:w="7235"/>
      </w:tblGrid>
      <w:tr w14:paraId="08AA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6" w:type="dxa"/>
            <w:shd w:val="clear" w:color="auto" w:fill="D9D9D9"/>
            <w:vAlign w:val="center"/>
          </w:tcPr>
          <w:p w14:paraId="1E3A1D73">
            <w:pPr>
              <w:keepNext/>
              <w:snapToGrid w:val="0"/>
              <w:spacing w:line="240" w:lineRule="auto"/>
              <w:jc w:val="center"/>
              <w:rPr>
                <w:rFonts w:hint="eastAsia" w:ascii="仿宋" w:hAnsi="仿宋"/>
                <w:b/>
                <w:bCs/>
                <w:sz w:val="21"/>
                <w:szCs w:val="21"/>
              </w:rPr>
            </w:pPr>
            <w:r>
              <w:rPr>
                <w:rFonts w:hint="eastAsia" w:ascii="仿宋" w:hAnsi="仿宋"/>
                <w:b/>
                <w:bCs/>
                <w:sz w:val="21"/>
                <w:szCs w:val="21"/>
              </w:rPr>
              <w:t>密码设备</w:t>
            </w:r>
          </w:p>
        </w:tc>
        <w:tc>
          <w:tcPr>
            <w:tcW w:w="7235" w:type="dxa"/>
            <w:shd w:val="clear" w:color="auto" w:fill="D9D9D9"/>
            <w:vAlign w:val="center"/>
          </w:tcPr>
          <w:p w14:paraId="391AE2AA">
            <w:pPr>
              <w:keepNext/>
              <w:snapToGrid w:val="0"/>
              <w:spacing w:line="240" w:lineRule="auto"/>
              <w:jc w:val="center"/>
              <w:rPr>
                <w:rFonts w:hint="eastAsia" w:ascii="仿宋" w:hAnsi="仿宋"/>
                <w:b/>
                <w:bCs/>
                <w:sz w:val="21"/>
                <w:szCs w:val="21"/>
              </w:rPr>
            </w:pPr>
            <w:r>
              <w:rPr>
                <w:rFonts w:hint="eastAsia" w:ascii="仿宋" w:hAnsi="仿宋"/>
                <w:b/>
                <w:bCs/>
                <w:sz w:val="21"/>
                <w:szCs w:val="21"/>
              </w:rPr>
              <w:t>设备功能</w:t>
            </w:r>
          </w:p>
        </w:tc>
      </w:tr>
      <w:tr w14:paraId="44B8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vAlign w:val="center"/>
          </w:tcPr>
          <w:p w14:paraId="2B2B80F2">
            <w:pPr>
              <w:keepNext/>
              <w:snapToGrid w:val="0"/>
              <w:spacing w:line="240" w:lineRule="auto"/>
              <w:jc w:val="center"/>
              <w:rPr>
                <w:rFonts w:hint="eastAsia" w:ascii="仿宋" w:hAnsi="仿宋"/>
                <w:sz w:val="21"/>
                <w:szCs w:val="21"/>
              </w:rPr>
            </w:pPr>
            <w:r>
              <w:rPr>
                <w:rFonts w:hint="eastAsia" w:ascii="仿宋" w:hAnsi="仿宋"/>
                <w:sz w:val="21"/>
                <w:szCs w:val="21"/>
              </w:rPr>
              <w:t>服务器密码机</w:t>
            </w:r>
          </w:p>
        </w:tc>
        <w:tc>
          <w:tcPr>
            <w:tcW w:w="7235" w:type="dxa"/>
            <w:vAlign w:val="center"/>
          </w:tcPr>
          <w:p w14:paraId="2E776E88">
            <w:pPr>
              <w:keepNext/>
              <w:snapToGrid w:val="0"/>
              <w:spacing w:line="240" w:lineRule="auto"/>
              <w:jc w:val="left"/>
              <w:rPr>
                <w:rFonts w:hint="eastAsia" w:ascii="仿宋" w:hAnsi="仿宋"/>
                <w:sz w:val="21"/>
                <w:szCs w:val="21"/>
              </w:rPr>
            </w:pPr>
            <w:r>
              <w:rPr>
                <w:rFonts w:hint="eastAsia" w:ascii="仿宋" w:hAnsi="仿宋"/>
                <w:sz w:val="21"/>
                <w:szCs w:val="21"/>
              </w:rPr>
              <w:t>多种国产商用密码算法（SM1、SM2、SM3、SM4），可以为信息系统提供数据加解密服务。</w:t>
            </w:r>
          </w:p>
        </w:tc>
      </w:tr>
      <w:tr w14:paraId="36AD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vAlign w:val="center"/>
          </w:tcPr>
          <w:p w14:paraId="4748B47C">
            <w:pPr>
              <w:keepNext/>
              <w:snapToGrid w:val="0"/>
              <w:spacing w:line="240" w:lineRule="auto"/>
              <w:jc w:val="center"/>
              <w:rPr>
                <w:rFonts w:hint="eastAsia" w:ascii="仿宋" w:hAnsi="仿宋" w:eastAsia="仿宋"/>
                <w:sz w:val="21"/>
                <w:szCs w:val="21"/>
                <w:lang w:eastAsia="zh-CN"/>
              </w:rPr>
            </w:pPr>
            <w:r>
              <w:rPr>
                <w:rFonts w:hint="eastAsia" w:ascii="仿宋" w:hAnsi="仿宋"/>
                <w:sz w:val="21"/>
                <w:szCs w:val="21"/>
                <w:lang w:eastAsia="zh-CN"/>
              </w:rPr>
              <w:t>零信任安全网关</w:t>
            </w:r>
          </w:p>
        </w:tc>
        <w:tc>
          <w:tcPr>
            <w:tcW w:w="7235" w:type="dxa"/>
            <w:vAlign w:val="center"/>
          </w:tcPr>
          <w:p w14:paraId="4CF43E9C">
            <w:pPr>
              <w:keepNext/>
              <w:snapToGrid w:val="0"/>
              <w:spacing w:line="240" w:lineRule="auto"/>
              <w:jc w:val="left"/>
              <w:rPr>
                <w:rFonts w:hint="eastAsia" w:ascii="仿宋" w:hAnsi="仿宋"/>
                <w:sz w:val="21"/>
                <w:szCs w:val="21"/>
              </w:rPr>
            </w:pPr>
            <w:r>
              <w:rPr>
                <w:rFonts w:hint="eastAsia" w:ascii="仿宋" w:hAnsi="仿宋"/>
                <w:sz w:val="21"/>
                <w:szCs w:val="21"/>
              </w:rPr>
              <w:t>采用SSL协议实现远程接入的VPN网关。</w:t>
            </w:r>
          </w:p>
        </w:tc>
      </w:tr>
      <w:tr w14:paraId="1EBF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2046" w:type="dxa"/>
            <w:vAlign w:val="center"/>
          </w:tcPr>
          <w:p w14:paraId="39463698">
            <w:pPr>
              <w:keepNext/>
              <w:snapToGrid w:val="0"/>
              <w:spacing w:line="240" w:lineRule="auto"/>
              <w:jc w:val="center"/>
              <w:rPr>
                <w:rFonts w:hint="default" w:ascii="仿宋" w:hAnsi="仿宋" w:eastAsia="仿宋"/>
                <w:sz w:val="21"/>
                <w:szCs w:val="21"/>
                <w:lang w:val="en-US" w:eastAsia="zh-CN"/>
              </w:rPr>
            </w:pPr>
            <w:r>
              <w:rPr>
                <w:rFonts w:hint="eastAsia" w:ascii="仿宋" w:hAnsi="仿宋"/>
                <w:sz w:val="21"/>
                <w:szCs w:val="21"/>
                <w:lang w:val="en-US" w:eastAsia="zh-CN"/>
              </w:rPr>
              <w:t>国密堡垒机</w:t>
            </w:r>
          </w:p>
        </w:tc>
        <w:tc>
          <w:tcPr>
            <w:tcW w:w="7235" w:type="dxa"/>
            <w:vAlign w:val="center"/>
          </w:tcPr>
          <w:p w14:paraId="497F0B9F">
            <w:pPr>
              <w:keepNext/>
              <w:snapToGrid w:val="0"/>
              <w:spacing w:line="240" w:lineRule="auto"/>
              <w:jc w:val="left"/>
              <w:rPr>
                <w:rFonts w:hint="default" w:ascii="仿宋" w:hAnsi="仿宋" w:eastAsia="仿宋"/>
                <w:sz w:val="21"/>
                <w:szCs w:val="21"/>
                <w:lang w:val="en-US" w:eastAsia="zh-CN"/>
              </w:rPr>
            </w:pPr>
            <w:r>
              <w:rPr>
                <w:rFonts w:hint="eastAsia" w:ascii="仿宋" w:hAnsi="仿宋"/>
                <w:sz w:val="21"/>
                <w:szCs w:val="21"/>
              </w:rPr>
              <w:t>为</w:t>
            </w:r>
            <w:r>
              <w:rPr>
                <w:rFonts w:hint="eastAsia" w:ascii="仿宋" w:hAnsi="仿宋"/>
                <w:sz w:val="21"/>
                <w:szCs w:val="21"/>
                <w:lang w:val="en-US" w:eastAsia="zh-CN"/>
              </w:rPr>
              <w:t>运维管理提供管理通道安全保护以及身份鉴别服务。</w:t>
            </w:r>
          </w:p>
        </w:tc>
      </w:tr>
      <w:tr w14:paraId="4132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shd w:val="clear" w:color="auto" w:fill="auto"/>
            <w:vAlign w:val="center"/>
          </w:tcPr>
          <w:p w14:paraId="152488D8">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lang w:val="en-US" w:eastAsia="zh-CN"/>
              </w:rPr>
              <w:t>密码服务管理平台</w:t>
            </w:r>
          </w:p>
        </w:tc>
        <w:tc>
          <w:tcPr>
            <w:tcW w:w="7235" w:type="dxa"/>
            <w:shd w:val="clear" w:color="auto" w:fill="auto"/>
            <w:vAlign w:val="center"/>
          </w:tcPr>
          <w:p w14:paraId="2714415C">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rPr>
              <w:t>为应用提供集中、高效、统一的密码服务接口以及密码资源分配策略、调度和监控服务，为上层密码服务调用密码资源提供访问控制、负载均衡等功能</w:t>
            </w:r>
            <w:r>
              <w:rPr>
                <w:rFonts w:hint="eastAsia" w:ascii="仿宋" w:hAnsi="仿宋"/>
                <w:sz w:val="21"/>
                <w:szCs w:val="21"/>
                <w:lang w:eastAsia="zh-CN"/>
              </w:rPr>
              <w:t>。</w:t>
            </w:r>
          </w:p>
        </w:tc>
      </w:tr>
      <w:tr w14:paraId="1322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shd w:val="clear" w:color="auto" w:fill="auto"/>
            <w:vAlign w:val="center"/>
          </w:tcPr>
          <w:p w14:paraId="27929755">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bCs/>
                <w:sz w:val="21"/>
                <w:szCs w:val="21"/>
                <w:lang w:val="en-US" w:eastAsia="zh-CN"/>
              </w:rPr>
              <w:t>数字证书认证系统</w:t>
            </w:r>
          </w:p>
        </w:tc>
        <w:tc>
          <w:tcPr>
            <w:tcW w:w="7235" w:type="dxa"/>
            <w:shd w:val="clear" w:color="auto" w:fill="auto"/>
            <w:vAlign w:val="center"/>
          </w:tcPr>
          <w:p w14:paraId="5DA96BA1">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val="en-US" w:eastAsia="zh-CN"/>
              </w:rPr>
              <w:t>为用户提供数字证书生命周期管理服务。</w:t>
            </w:r>
          </w:p>
        </w:tc>
      </w:tr>
      <w:tr w14:paraId="65A8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shd w:val="clear" w:color="auto" w:fill="auto"/>
            <w:vAlign w:val="center"/>
          </w:tcPr>
          <w:p w14:paraId="6E8E73E5">
            <w:pPr>
              <w:keepNext/>
              <w:snapToGrid w:val="0"/>
              <w:spacing w:line="240" w:lineRule="auto"/>
              <w:jc w:val="center"/>
              <w:rPr>
                <w:rFonts w:hint="default" w:ascii="仿宋" w:hAnsi="仿宋"/>
                <w:bCs/>
                <w:sz w:val="21"/>
                <w:szCs w:val="21"/>
                <w:lang w:val="en-US" w:eastAsia="zh-CN"/>
              </w:rPr>
            </w:pPr>
            <w:r>
              <w:rPr>
                <w:rFonts w:hint="eastAsia" w:ascii="仿宋" w:hAnsi="仿宋"/>
                <w:bCs/>
                <w:sz w:val="21"/>
                <w:szCs w:val="21"/>
                <w:lang w:val="en-US" w:eastAsia="zh-CN"/>
              </w:rPr>
              <w:t>密钥管理系统</w:t>
            </w:r>
          </w:p>
        </w:tc>
        <w:tc>
          <w:tcPr>
            <w:tcW w:w="7235" w:type="dxa"/>
            <w:shd w:val="clear" w:color="auto" w:fill="auto"/>
            <w:vAlign w:val="center"/>
          </w:tcPr>
          <w:p w14:paraId="3E623FD1">
            <w:pPr>
              <w:keepNext/>
              <w:snapToGrid w:val="0"/>
              <w:spacing w:line="240" w:lineRule="auto"/>
              <w:jc w:val="left"/>
              <w:rPr>
                <w:rFonts w:hint="default" w:ascii="仿宋" w:hAnsi="仿宋"/>
                <w:sz w:val="21"/>
                <w:szCs w:val="21"/>
                <w:lang w:val="en-US" w:eastAsia="zh-CN"/>
              </w:rPr>
            </w:pPr>
            <w:r>
              <w:rPr>
                <w:rFonts w:hint="eastAsia" w:ascii="仿宋" w:hAnsi="仿宋"/>
                <w:sz w:val="21"/>
                <w:szCs w:val="21"/>
                <w:lang w:val="en-US" w:eastAsia="zh-CN"/>
              </w:rPr>
              <w:t>为应用以及用户提供密钥管理服务。</w:t>
            </w:r>
          </w:p>
        </w:tc>
      </w:tr>
      <w:tr w14:paraId="69AA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shd w:val="clear" w:color="auto" w:fill="auto"/>
            <w:vAlign w:val="center"/>
          </w:tcPr>
          <w:p w14:paraId="5A0F7CCE">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bCs/>
                <w:sz w:val="21"/>
                <w:szCs w:val="21"/>
                <w:lang w:val="en-US" w:eastAsia="zh-CN"/>
              </w:rPr>
              <w:t>协同签名系统</w:t>
            </w:r>
          </w:p>
        </w:tc>
        <w:tc>
          <w:tcPr>
            <w:tcW w:w="7235" w:type="dxa"/>
            <w:shd w:val="clear" w:color="auto" w:fill="auto"/>
            <w:vAlign w:val="center"/>
          </w:tcPr>
          <w:p w14:paraId="65BEE21E">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val="en-US" w:eastAsia="zh-CN"/>
              </w:rPr>
              <w:t>为移动端提供身份鉴别的数字签名服务。</w:t>
            </w:r>
          </w:p>
        </w:tc>
      </w:tr>
      <w:tr w14:paraId="48DC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vAlign w:val="center"/>
          </w:tcPr>
          <w:p w14:paraId="1E862CB4">
            <w:pPr>
              <w:keepNext/>
              <w:snapToGrid w:val="0"/>
              <w:spacing w:line="240" w:lineRule="auto"/>
              <w:jc w:val="center"/>
              <w:rPr>
                <w:rFonts w:hint="eastAsia" w:ascii="仿宋" w:hAnsi="仿宋"/>
                <w:sz w:val="21"/>
                <w:szCs w:val="21"/>
              </w:rPr>
            </w:pPr>
            <w:r>
              <w:rPr>
                <w:rFonts w:hint="eastAsia" w:ascii="仿宋" w:hAnsi="仿宋"/>
                <w:sz w:val="21"/>
                <w:szCs w:val="21"/>
              </w:rPr>
              <w:t>智能密码钥匙</w:t>
            </w:r>
          </w:p>
        </w:tc>
        <w:tc>
          <w:tcPr>
            <w:tcW w:w="7235" w:type="dxa"/>
            <w:vAlign w:val="center"/>
          </w:tcPr>
          <w:p w14:paraId="43444F0E">
            <w:pPr>
              <w:keepNext/>
              <w:snapToGrid w:val="0"/>
              <w:spacing w:line="240" w:lineRule="auto"/>
              <w:jc w:val="left"/>
              <w:rPr>
                <w:rFonts w:hint="eastAsia" w:ascii="仿宋" w:hAnsi="仿宋"/>
                <w:sz w:val="21"/>
                <w:szCs w:val="21"/>
              </w:rPr>
            </w:pPr>
            <w:r>
              <w:rPr>
                <w:rFonts w:hint="eastAsia" w:ascii="仿宋" w:hAnsi="仿宋"/>
                <w:sz w:val="21"/>
                <w:szCs w:val="21"/>
              </w:rPr>
              <w:t>提供签名验签、杂凑等密码运算服务，实现信息的完整性、真实性和不可否认性保护，实现终端用户的身份认证。</w:t>
            </w:r>
          </w:p>
        </w:tc>
      </w:tr>
      <w:tr w14:paraId="56B7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vAlign w:val="center"/>
          </w:tcPr>
          <w:p w14:paraId="37142908">
            <w:pPr>
              <w:keepNext/>
              <w:snapToGrid w:val="0"/>
              <w:spacing w:line="240" w:lineRule="auto"/>
              <w:jc w:val="center"/>
              <w:rPr>
                <w:rFonts w:hint="eastAsia" w:ascii="仿宋" w:hAnsi="仿宋"/>
                <w:sz w:val="21"/>
                <w:szCs w:val="21"/>
              </w:rPr>
            </w:pPr>
            <w:r>
              <w:rPr>
                <w:rFonts w:hint="eastAsia" w:ascii="仿宋" w:hAnsi="仿宋"/>
                <w:sz w:val="21"/>
                <w:szCs w:val="21"/>
              </w:rPr>
              <w:t>国密浏览器</w:t>
            </w:r>
          </w:p>
        </w:tc>
        <w:tc>
          <w:tcPr>
            <w:tcW w:w="7235" w:type="dxa"/>
            <w:vAlign w:val="center"/>
          </w:tcPr>
          <w:p w14:paraId="6332B526">
            <w:pPr>
              <w:keepNext/>
              <w:snapToGrid w:val="0"/>
              <w:spacing w:line="240" w:lineRule="auto"/>
              <w:jc w:val="left"/>
              <w:rPr>
                <w:rFonts w:hint="eastAsia" w:ascii="仿宋" w:hAnsi="仿宋"/>
                <w:sz w:val="21"/>
                <w:szCs w:val="21"/>
              </w:rPr>
            </w:pPr>
            <w:r>
              <w:rPr>
                <w:rFonts w:hint="eastAsia" w:ascii="仿宋" w:hAnsi="仿宋"/>
                <w:sz w:val="21"/>
                <w:szCs w:val="21"/>
              </w:rPr>
              <w:t>与SSL VPN网关建立安全传输通道，保障网络传输数据的机密性和完整性。</w:t>
            </w:r>
          </w:p>
        </w:tc>
      </w:tr>
      <w:tr w14:paraId="15E0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6" w:type="dxa"/>
            <w:vAlign w:val="center"/>
          </w:tcPr>
          <w:p w14:paraId="7EFCE582">
            <w:pPr>
              <w:keepNext/>
              <w:snapToGrid w:val="0"/>
              <w:spacing w:line="240" w:lineRule="auto"/>
              <w:jc w:val="center"/>
              <w:rPr>
                <w:rFonts w:hint="eastAsia" w:ascii="仿宋" w:hAnsi="仿宋"/>
                <w:sz w:val="21"/>
                <w:szCs w:val="21"/>
              </w:rPr>
            </w:pPr>
            <w:r>
              <w:rPr>
                <w:rFonts w:hint="eastAsia" w:ascii="仿宋" w:hAnsi="仿宋"/>
                <w:sz w:val="21"/>
                <w:szCs w:val="21"/>
              </w:rPr>
              <w:t>数字证书（站点）</w:t>
            </w:r>
          </w:p>
        </w:tc>
        <w:tc>
          <w:tcPr>
            <w:tcW w:w="7235" w:type="dxa"/>
            <w:vAlign w:val="center"/>
          </w:tcPr>
          <w:p w14:paraId="10535BFE">
            <w:pPr>
              <w:keepNext/>
              <w:snapToGrid w:val="0"/>
              <w:spacing w:line="240" w:lineRule="auto"/>
              <w:jc w:val="left"/>
              <w:rPr>
                <w:rFonts w:hint="eastAsia" w:ascii="仿宋" w:hAnsi="仿宋"/>
                <w:sz w:val="21"/>
                <w:szCs w:val="21"/>
              </w:rPr>
            </w:pPr>
            <w:r>
              <w:rPr>
                <w:rFonts w:hint="eastAsia" w:ascii="仿宋" w:hAnsi="仿宋"/>
                <w:sz w:val="21"/>
                <w:szCs w:val="21"/>
              </w:rPr>
              <w:t>为</w:t>
            </w:r>
            <w:r>
              <w:rPr>
                <w:rFonts w:hint="eastAsia" w:ascii="仿宋" w:hAnsi="仿宋"/>
                <w:sz w:val="21"/>
                <w:szCs w:val="21"/>
                <w:lang w:val="en-US" w:eastAsia="zh-CN"/>
              </w:rPr>
              <w:t>服务器站点</w:t>
            </w:r>
            <w:r>
              <w:rPr>
                <w:rFonts w:hint="eastAsia" w:ascii="仿宋" w:hAnsi="仿宋"/>
                <w:sz w:val="21"/>
                <w:szCs w:val="21"/>
              </w:rPr>
              <w:t>签发数字证书，有效期内用于建立安全通信链路;功能包括身份认证、数字签名和信息加解密、抗抵赖。</w:t>
            </w:r>
          </w:p>
        </w:tc>
      </w:tr>
    </w:tbl>
    <w:p w14:paraId="36AD9765">
      <w:pPr>
        <w:pStyle w:val="4"/>
        <w:tabs>
          <w:tab w:val="left" w:pos="0"/>
          <w:tab w:val="left" w:pos="420"/>
          <w:tab w:val="clear" w:pos="720"/>
        </w:tabs>
      </w:pPr>
      <w:bookmarkStart w:id="112" w:name="_Toc10912"/>
      <w:bookmarkStart w:id="113" w:name="_Toc169103777"/>
      <w:bookmarkStart w:id="114" w:name="_Toc250264746"/>
      <w:bookmarkStart w:id="115" w:name="_Toc205376704"/>
      <w:r>
        <w:rPr>
          <w:rFonts w:hint="eastAsia"/>
        </w:rPr>
        <w:t>密码设备部署</w:t>
      </w:r>
      <w:bookmarkEnd w:id="112"/>
      <w:bookmarkEnd w:id="113"/>
      <w:bookmarkEnd w:id="114"/>
      <w:bookmarkEnd w:id="115"/>
    </w:p>
    <w:p w14:paraId="14A4FEC2">
      <w:pPr>
        <w:pStyle w:val="12"/>
        <w:keepNext/>
        <w:tabs>
          <w:tab w:val="center" w:pos="4201"/>
          <w:tab w:val="right" w:leader="dot" w:pos="9298"/>
        </w:tabs>
        <w:wordWrap w:val="0"/>
        <w:ind w:firstLine="420" w:firstLineChars="200"/>
        <w:jc w:val="center"/>
        <w:rPr>
          <w:rFonts w:hint="eastAsia" w:hAnsi="宋体" w:cs="Times New Roma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4</w:t>
      </w:r>
      <w:r>
        <w:fldChar w:fldCharType="end"/>
      </w:r>
      <w:r>
        <w:rPr>
          <w:rFonts w:hint="eastAsia" w:cs="Times New Roman"/>
          <w:spacing w:val="10"/>
          <w:kern w:val="0"/>
          <w:szCs w:val="15"/>
        </w:rPr>
        <w:t>密码设备部署情况</w:t>
      </w:r>
    </w:p>
    <w:tbl>
      <w:tblPr>
        <w:tblStyle w:val="52"/>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950"/>
        <w:gridCol w:w="1270"/>
        <w:gridCol w:w="3081"/>
      </w:tblGrid>
      <w:tr w14:paraId="1B7D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0" w:type="dxa"/>
            <w:shd w:val="clear" w:color="auto" w:fill="D9D9D9"/>
            <w:vAlign w:val="center"/>
          </w:tcPr>
          <w:p w14:paraId="125798F7">
            <w:pPr>
              <w:keepNext/>
              <w:snapToGrid w:val="0"/>
              <w:spacing w:line="240" w:lineRule="auto"/>
              <w:jc w:val="center"/>
              <w:rPr>
                <w:rFonts w:hint="eastAsia" w:ascii="仿宋" w:hAnsi="仿宋"/>
                <w:b/>
                <w:bCs/>
                <w:sz w:val="21"/>
                <w:szCs w:val="21"/>
              </w:rPr>
            </w:pPr>
            <w:r>
              <w:rPr>
                <w:rFonts w:hint="eastAsia" w:ascii="仿宋" w:hAnsi="仿宋"/>
                <w:b/>
                <w:bCs/>
                <w:sz w:val="21"/>
                <w:szCs w:val="21"/>
              </w:rPr>
              <w:t>密码设备</w:t>
            </w:r>
          </w:p>
        </w:tc>
        <w:tc>
          <w:tcPr>
            <w:tcW w:w="2950" w:type="dxa"/>
            <w:shd w:val="clear" w:color="auto" w:fill="D9D9D9"/>
            <w:vAlign w:val="center"/>
          </w:tcPr>
          <w:p w14:paraId="4C001494">
            <w:pPr>
              <w:keepNext/>
              <w:snapToGrid w:val="0"/>
              <w:spacing w:line="240" w:lineRule="auto"/>
              <w:jc w:val="center"/>
              <w:rPr>
                <w:rFonts w:hint="eastAsia" w:ascii="仿宋" w:hAnsi="仿宋"/>
                <w:b/>
                <w:bCs/>
                <w:sz w:val="21"/>
                <w:szCs w:val="21"/>
              </w:rPr>
            </w:pPr>
            <w:r>
              <w:rPr>
                <w:rFonts w:hint="eastAsia" w:ascii="仿宋" w:hAnsi="仿宋"/>
                <w:b/>
                <w:bCs/>
                <w:sz w:val="21"/>
                <w:szCs w:val="21"/>
              </w:rPr>
              <w:t>部署位置</w:t>
            </w:r>
          </w:p>
        </w:tc>
        <w:tc>
          <w:tcPr>
            <w:tcW w:w="1270" w:type="dxa"/>
            <w:shd w:val="clear" w:color="auto" w:fill="D9D9D9"/>
            <w:vAlign w:val="center"/>
          </w:tcPr>
          <w:p w14:paraId="037E6D50">
            <w:pPr>
              <w:keepNext/>
              <w:snapToGrid w:val="0"/>
              <w:spacing w:line="240" w:lineRule="auto"/>
              <w:jc w:val="center"/>
              <w:rPr>
                <w:rFonts w:hint="eastAsia" w:ascii="仿宋" w:hAnsi="仿宋"/>
                <w:b/>
                <w:bCs/>
                <w:sz w:val="21"/>
                <w:szCs w:val="21"/>
              </w:rPr>
            </w:pPr>
            <w:r>
              <w:rPr>
                <w:rFonts w:hint="eastAsia" w:ascii="仿宋" w:hAnsi="仿宋"/>
                <w:b/>
                <w:bCs/>
                <w:sz w:val="21"/>
                <w:szCs w:val="21"/>
              </w:rPr>
              <w:t>部署方式</w:t>
            </w:r>
          </w:p>
        </w:tc>
        <w:tc>
          <w:tcPr>
            <w:tcW w:w="3081" w:type="dxa"/>
            <w:shd w:val="clear" w:color="auto" w:fill="D9D9D9"/>
            <w:vAlign w:val="center"/>
          </w:tcPr>
          <w:p w14:paraId="43F63364">
            <w:pPr>
              <w:keepNext/>
              <w:snapToGrid w:val="0"/>
              <w:spacing w:line="240" w:lineRule="auto"/>
              <w:jc w:val="center"/>
              <w:rPr>
                <w:rFonts w:hint="eastAsia" w:ascii="仿宋" w:hAnsi="仿宋"/>
                <w:b/>
                <w:bCs/>
                <w:sz w:val="21"/>
                <w:szCs w:val="21"/>
              </w:rPr>
            </w:pPr>
            <w:r>
              <w:rPr>
                <w:rFonts w:hint="eastAsia" w:ascii="仿宋" w:hAnsi="仿宋"/>
                <w:b/>
                <w:bCs/>
                <w:sz w:val="21"/>
                <w:szCs w:val="21"/>
              </w:rPr>
              <w:t>设备管理和使用</w:t>
            </w:r>
          </w:p>
        </w:tc>
      </w:tr>
      <w:tr w14:paraId="1F27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980" w:type="dxa"/>
            <w:vAlign w:val="center"/>
          </w:tcPr>
          <w:p w14:paraId="3E89693C">
            <w:pPr>
              <w:keepNext/>
              <w:snapToGrid w:val="0"/>
              <w:spacing w:line="240" w:lineRule="auto"/>
              <w:jc w:val="center"/>
              <w:rPr>
                <w:rFonts w:hint="eastAsia" w:ascii="仿宋" w:hAnsi="仿宋"/>
                <w:sz w:val="21"/>
                <w:szCs w:val="21"/>
              </w:rPr>
            </w:pPr>
            <w:r>
              <w:rPr>
                <w:rFonts w:hint="eastAsia" w:ascii="仿宋" w:hAnsi="仿宋"/>
                <w:sz w:val="21"/>
                <w:szCs w:val="21"/>
              </w:rPr>
              <w:t>服务器密码机</w:t>
            </w:r>
          </w:p>
        </w:tc>
        <w:tc>
          <w:tcPr>
            <w:tcW w:w="2950" w:type="dxa"/>
            <w:vAlign w:val="center"/>
          </w:tcPr>
          <w:p w14:paraId="7FDBC6C4">
            <w:pPr>
              <w:keepNext/>
              <w:snapToGrid w:val="0"/>
              <w:spacing w:line="240" w:lineRule="auto"/>
              <w:rPr>
                <w:rFonts w:hint="eastAsia" w:ascii="仿宋" w:hAnsi="仿宋"/>
                <w:sz w:val="21"/>
                <w:szCs w:val="21"/>
              </w:rPr>
            </w:pPr>
            <w:r>
              <w:rPr>
                <w:rFonts w:hint="eastAsia" w:ascii="仿宋" w:hAnsi="仿宋"/>
                <w:sz w:val="21"/>
                <w:szCs w:val="21"/>
                <w:lang w:eastAsia="zh-CN"/>
              </w:rPr>
              <w:t>私有云机房</w:t>
            </w:r>
            <w:r>
              <w:rPr>
                <w:rFonts w:hint="eastAsia" w:ascii="仿宋" w:hAnsi="仿宋"/>
                <w:sz w:val="21"/>
                <w:szCs w:val="21"/>
              </w:rPr>
              <w:t>密码资源区</w:t>
            </w:r>
          </w:p>
        </w:tc>
        <w:tc>
          <w:tcPr>
            <w:tcW w:w="1270" w:type="dxa"/>
            <w:vAlign w:val="center"/>
          </w:tcPr>
          <w:p w14:paraId="7514475D">
            <w:pPr>
              <w:keepNext/>
              <w:snapToGrid w:val="0"/>
              <w:spacing w:line="240" w:lineRule="auto"/>
              <w:jc w:val="center"/>
              <w:rPr>
                <w:rFonts w:hint="eastAsia" w:ascii="仿宋" w:hAnsi="仿宋"/>
                <w:sz w:val="21"/>
                <w:szCs w:val="21"/>
              </w:rPr>
            </w:pPr>
            <w:r>
              <w:rPr>
                <w:rFonts w:hint="eastAsia" w:ascii="仿宋" w:hAnsi="仿宋"/>
                <w:sz w:val="21"/>
                <w:szCs w:val="21"/>
              </w:rPr>
              <w:t>独立部署</w:t>
            </w:r>
          </w:p>
        </w:tc>
        <w:tc>
          <w:tcPr>
            <w:tcW w:w="3081" w:type="dxa"/>
            <w:vMerge w:val="restart"/>
            <w:vAlign w:val="center"/>
          </w:tcPr>
          <w:p w14:paraId="20611510">
            <w:pPr>
              <w:keepNext/>
              <w:snapToGrid w:val="0"/>
              <w:spacing w:line="240" w:lineRule="auto"/>
              <w:rPr>
                <w:rFonts w:hint="eastAsia" w:ascii="仿宋" w:hAnsi="仿宋"/>
                <w:sz w:val="21"/>
                <w:szCs w:val="21"/>
              </w:rPr>
            </w:pPr>
            <w:r>
              <w:rPr>
                <w:rFonts w:hint="eastAsia" w:ascii="仿宋" w:hAnsi="仿宋"/>
                <w:sz w:val="21"/>
                <w:szCs w:val="21"/>
              </w:rPr>
              <w:t>由系统建设方自行管理，只为建设方业务系统（基础资源平台系统）提供密码支撑服务，不对外开放密码服务能力</w:t>
            </w:r>
          </w:p>
        </w:tc>
      </w:tr>
      <w:tr w14:paraId="613C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980" w:type="dxa"/>
            <w:shd w:val="clear" w:color="auto" w:fill="auto"/>
            <w:vAlign w:val="center"/>
          </w:tcPr>
          <w:p w14:paraId="0D63F2FA">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零信任安全网关</w:t>
            </w:r>
          </w:p>
        </w:tc>
        <w:tc>
          <w:tcPr>
            <w:tcW w:w="2950" w:type="dxa"/>
            <w:shd w:val="clear" w:color="auto" w:fill="auto"/>
            <w:vAlign w:val="center"/>
          </w:tcPr>
          <w:p w14:paraId="2723C714">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私有云机房</w:t>
            </w:r>
            <w:r>
              <w:rPr>
                <w:rFonts w:hint="eastAsia" w:ascii="仿宋" w:hAnsi="仿宋"/>
                <w:sz w:val="21"/>
                <w:szCs w:val="21"/>
              </w:rPr>
              <w:t>安全接入区</w:t>
            </w:r>
          </w:p>
        </w:tc>
        <w:tc>
          <w:tcPr>
            <w:tcW w:w="1270" w:type="dxa"/>
            <w:shd w:val="clear" w:color="auto" w:fill="auto"/>
            <w:vAlign w:val="center"/>
          </w:tcPr>
          <w:p w14:paraId="34082E47">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rPr>
              <w:t>独立部署</w:t>
            </w:r>
          </w:p>
        </w:tc>
        <w:tc>
          <w:tcPr>
            <w:tcW w:w="3081" w:type="dxa"/>
            <w:vMerge w:val="continue"/>
            <w:vAlign w:val="center"/>
          </w:tcPr>
          <w:p w14:paraId="6182B833">
            <w:pPr>
              <w:keepNext/>
              <w:snapToGrid w:val="0"/>
              <w:spacing w:line="240" w:lineRule="auto"/>
              <w:rPr>
                <w:rFonts w:hint="eastAsia" w:ascii="仿宋" w:hAnsi="仿宋"/>
                <w:sz w:val="21"/>
                <w:szCs w:val="21"/>
              </w:rPr>
            </w:pPr>
          </w:p>
        </w:tc>
      </w:tr>
      <w:tr w14:paraId="7914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980" w:type="dxa"/>
            <w:vAlign w:val="center"/>
          </w:tcPr>
          <w:p w14:paraId="7018D26C">
            <w:pPr>
              <w:keepNext/>
              <w:snapToGrid w:val="0"/>
              <w:spacing w:line="240" w:lineRule="auto"/>
              <w:jc w:val="center"/>
              <w:rPr>
                <w:rFonts w:hint="default" w:ascii="仿宋" w:hAnsi="仿宋" w:eastAsia="仿宋"/>
                <w:sz w:val="21"/>
                <w:szCs w:val="21"/>
                <w:lang w:val="en-US" w:eastAsia="zh-CN"/>
              </w:rPr>
            </w:pPr>
            <w:r>
              <w:rPr>
                <w:rFonts w:hint="eastAsia" w:ascii="仿宋" w:hAnsi="仿宋"/>
                <w:sz w:val="21"/>
                <w:szCs w:val="21"/>
                <w:lang w:val="en-US" w:eastAsia="zh-CN"/>
              </w:rPr>
              <w:t>国密堡垒机</w:t>
            </w:r>
          </w:p>
        </w:tc>
        <w:tc>
          <w:tcPr>
            <w:tcW w:w="2950" w:type="dxa"/>
            <w:shd w:val="clear" w:color="auto" w:fill="auto"/>
            <w:vAlign w:val="center"/>
          </w:tcPr>
          <w:p w14:paraId="36D40D6C">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私有云机房</w:t>
            </w:r>
            <w:r>
              <w:rPr>
                <w:rFonts w:hint="eastAsia" w:ascii="仿宋" w:hAnsi="仿宋"/>
                <w:sz w:val="21"/>
                <w:szCs w:val="21"/>
              </w:rPr>
              <w:t>安全接入区</w:t>
            </w:r>
          </w:p>
        </w:tc>
        <w:tc>
          <w:tcPr>
            <w:tcW w:w="1270" w:type="dxa"/>
            <w:shd w:val="clear" w:color="auto" w:fill="auto"/>
            <w:vAlign w:val="center"/>
          </w:tcPr>
          <w:p w14:paraId="6CCC6200">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rPr>
              <w:t>独立部署</w:t>
            </w:r>
          </w:p>
        </w:tc>
        <w:tc>
          <w:tcPr>
            <w:tcW w:w="3081" w:type="dxa"/>
            <w:vMerge w:val="continue"/>
            <w:vAlign w:val="center"/>
          </w:tcPr>
          <w:p w14:paraId="44CF2C03">
            <w:pPr>
              <w:keepNext/>
              <w:snapToGrid w:val="0"/>
              <w:spacing w:line="240" w:lineRule="auto"/>
              <w:rPr>
                <w:rFonts w:hint="eastAsia" w:ascii="仿宋" w:hAnsi="仿宋"/>
                <w:sz w:val="21"/>
                <w:szCs w:val="21"/>
              </w:rPr>
            </w:pPr>
          </w:p>
        </w:tc>
      </w:tr>
      <w:tr w14:paraId="0A73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980" w:type="dxa"/>
            <w:shd w:val="clear" w:color="auto" w:fill="auto"/>
            <w:vAlign w:val="center"/>
          </w:tcPr>
          <w:p w14:paraId="0B97DE7E">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sz w:val="21"/>
                <w:szCs w:val="21"/>
                <w:lang w:val="en-US" w:eastAsia="zh-CN"/>
              </w:rPr>
              <w:t>密码服务管理平台</w:t>
            </w:r>
          </w:p>
        </w:tc>
        <w:tc>
          <w:tcPr>
            <w:tcW w:w="2950" w:type="dxa"/>
            <w:shd w:val="clear" w:color="auto" w:fill="auto"/>
            <w:vAlign w:val="center"/>
          </w:tcPr>
          <w:p w14:paraId="257148AC">
            <w:pPr>
              <w:keepNext/>
              <w:snapToGrid w:val="0"/>
              <w:spacing w:line="240" w:lineRule="auto"/>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私有云机房</w:t>
            </w:r>
            <w:r>
              <w:rPr>
                <w:rFonts w:hint="eastAsia" w:ascii="仿宋" w:hAnsi="仿宋"/>
                <w:sz w:val="21"/>
                <w:szCs w:val="21"/>
              </w:rPr>
              <w:t>密码资源区</w:t>
            </w:r>
          </w:p>
        </w:tc>
        <w:tc>
          <w:tcPr>
            <w:tcW w:w="1270" w:type="dxa"/>
            <w:shd w:val="clear" w:color="auto" w:fill="auto"/>
            <w:vAlign w:val="center"/>
          </w:tcPr>
          <w:p w14:paraId="16649970">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rPr>
              <w:t>独立部署</w:t>
            </w:r>
          </w:p>
        </w:tc>
        <w:tc>
          <w:tcPr>
            <w:tcW w:w="3081" w:type="dxa"/>
            <w:vMerge w:val="continue"/>
            <w:vAlign w:val="center"/>
          </w:tcPr>
          <w:p w14:paraId="4C8A9A4B">
            <w:pPr>
              <w:keepNext/>
              <w:snapToGrid w:val="0"/>
              <w:spacing w:line="240" w:lineRule="auto"/>
              <w:rPr>
                <w:rFonts w:hint="eastAsia" w:ascii="仿宋" w:hAnsi="仿宋"/>
                <w:sz w:val="21"/>
                <w:szCs w:val="21"/>
              </w:rPr>
            </w:pPr>
          </w:p>
        </w:tc>
      </w:tr>
      <w:tr w14:paraId="38CE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980" w:type="dxa"/>
            <w:shd w:val="clear" w:color="auto" w:fill="auto"/>
            <w:vAlign w:val="center"/>
          </w:tcPr>
          <w:p w14:paraId="75337ABD">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bCs/>
                <w:sz w:val="21"/>
                <w:szCs w:val="21"/>
                <w:lang w:val="en-US" w:eastAsia="zh-CN"/>
              </w:rPr>
              <w:t>数字证书认证系统</w:t>
            </w:r>
          </w:p>
        </w:tc>
        <w:tc>
          <w:tcPr>
            <w:tcW w:w="2950" w:type="dxa"/>
            <w:shd w:val="clear" w:color="auto" w:fill="auto"/>
            <w:vAlign w:val="center"/>
          </w:tcPr>
          <w:p w14:paraId="6EFC6B1D">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私有云机房</w:t>
            </w:r>
            <w:r>
              <w:rPr>
                <w:rFonts w:hint="eastAsia" w:ascii="仿宋" w:hAnsi="仿宋"/>
                <w:sz w:val="21"/>
                <w:szCs w:val="21"/>
              </w:rPr>
              <w:t>安全接入区</w:t>
            </w:r>
          </w:p>
        </w:tc>
        <w:tc>
          <w:tcPr>
            <w:tcW w:w="1270" w:type="dxa"/>
            <w:shd w:val="clear" w:color="auto" w:fill="auto"/>
            <w:vAlign w:val="center"/>
          </w:tcPr>
          <w:p w14:paraId="21654E6A">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rPr>
              <w:t>独立部署</w:t>
            </w:r>
          </w:p>
        </w:tc>
        <w:tc>
          <w:tcPr>
            <w:tcW w:w="3081" w:type="dxa"/>
            <w:vMerge w:val="continue"/>
            <w:vAlign w:val="center"/>
          </w:tcPr>
          <w:p w14:paraId="28D054EF">
            <w:pPr>
              <w:keepNext/>
              <w:snapToGrid w:val="0"/>
              <w:spacing w:line="240" w:lineRule="auto"/>
              <w:rPr>
                <w:rFonts w:hint="eastAsia" w:ascii="仿宋" w:hAnsi="仿宋"/>
                <w:sz w:val="21"/>
                <w:szCs w:val="21"/>
              </w:rPr>
            </w:pPr>
          </w:p>
        </w:tc>
      </w:tr>
      <w:tr w14:paraId="3029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980" w:type="dxa"/>
            <w:shd w:val="clear" w:color="auto" w:fill="auto"/>
            <w:vAlign w:val="center"/>
          </w:tcPr>
          <w:p w14:paraId="56A746F6">
            <w:pPr>
              <w:keepNext/>
              <w:snapToGrid w:val="0"/>
              <w:spacing w:line="240" w:lineRule="auto"/>
              <w:jc w:val="center"/>
              <w:rPr>
                <w:rFonts w:hint="default" w:ascii="仿宋" w:hAnsi="仿宋"/>
                <w:bCs/>
                <w:sz w:val="21"/>
                <w:szCs w:val="21"/>
                <w:lang w:val="en-US" w:eastAsia="zh-CN"/>
              </w:rPr>
            </w:pPr>
            <w:r>
              <w:rPr>
                <w:rFonts w:hint="eastAsia" w:ascii="仿宋" w:hAnsi="仿宋"/>
                <w:bCs/>
                <w:sz w:val="21"/>
                <w:szCs w:val="21"/>
                <w:lang w:val="en-US" w:eastAsia="zh-CN"/>
              </w:rPr>
              <w:t>密钥管理系统</w:t>
            </w:r>
          </w:p>
        </w:tc>
        <w:tc>
          <w:tcPr>
            <w:tcW w:w="2950" w:type="dxa"/>
            <w:shd w:val="clear" w:color="auto" w:fill="auto"/>
            <w:vAlign w:val="center"/>
          </w:tcPr>
          <w:p w14:paraId="49F3DE12">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私有云机房</w:t>
            </w:r>
            <w:r>
              <w:rPr>
                <w:rFonts w:hint="eastAsia" w:ascii="仿宋" w:hAnsi="仿宋"/>
                <w:sz w:val="21"/>
                <w:szCs w:val="21"/>
              </w:rPr>
              <w:t>安全接入区</w:t>
            </w:r>
          </w:p>
        </w:tc>
        <w:tc>
          <w:tcPr>
            <w:tcW w:w="1270" w:type="dxa"/>
            <w:shd w:val="clear" w:color="auto" w:fill="auto"/>
            <w:vAlign w:val="center"/>
          </w:tcPr>
          <w:p w14:paraId="672BB475">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rPr>
              <w:t>独立部署</w:t>
            </w:r>
          </w:p>
        </w:tc>
        <w:tc>
          <w:tcPr>
            <w:tcW w:w="3081" w:type="dxa"/>
            <w:vMerge w:val="continue"/>
            <w:vAlign w:val="center"/>
          </w:tcPr>
          <w:p w14:paraId="44A3A0FC">
            <w:pPr>
              <w:keepNext/>
              <w:snapToGrid w:val="0"/>
              <w:spacing w:line="240" w:lineRule="auto"/>
              <w:rPr>
                <w:rFonts w:hint="eastAsia" w:ascii="仿宋" w:hAnsi="仿宋"/>
                <w:sz w:val="21"/>
                <w:szCs w:val="21"/>
              </w:rPr>
            </w:pPr>
          </w:p>
        </w:tc>
      </w:tr>
      <w:tr w14:paraId="1715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980" w:type="dxa"/>
            <w:shd w:val="clear" w:color="auto" w:fill="auto"/>
            <w:vAlign w:val="center"/>
          </w:tcPr>
          <w:p w14:paraId="36D7250C">
            <w:pPr>
              <w:keepNext/>
              <w:snapToGrid w:val="0"/>
              <w:spacing w:line="240" w:lineRule="auto"/>
              <w:jc w:val="center"/>
              <w:rPr>
                <w:rFonts w:hint="eastAsia" w:ascii="仿宋" w:hAnsi="仿宋" w:eastAsia="仿宋" w:cstheme="minorBidi"/>
                <w:bCs/>
                <w:kern w:val="2"/>
                <w:sz w:val="21"/>
                <w:szCs w:val="21"/>
                <w:lang w:val="en-US" w:eastAsia="zh-CN" w:bidi="ar-SA"/>
              </w:rPr>
            </w:pPr>
            <w:r>
              <w:rPr>
                <w:rFonts w:hint="eastAsia" w:ascii="仿宋" w:hAnsi="仿宋"/>
                <w:bCs/>
                <w:sz w:val="21"/>
                <w:szCs w:val="21"/>
                <w:lang w:val="en-US" w:eastAsia="zh-CN"/>
              </w:rPr>
              <w:t>协同签名系统</w:t>
            </w:r>
          </w:p>
        </w:tc>
        <w:tc>
          <w:tcPr>
            <w:tcW w:w="2950" w:type="dxa"/>
            <w:shd w:val="clear" w:color="auto" w:fill="auto"/>
            <w:vAlign w:val="center"/>
          </w:tcPr>
          <w:p w14:paraId="693EC576">
            <w:pPr>
              <w:keepNext/>
              <w:snapToGrid w:val="0"/>
              <w:spacing w:line="240" w:lineRule="auto"/>
              <w:jc w:val="left"/>
              <w:rPr>
                <w:rFonts w:hint="eastAsia" w:ascii="仿宋" w:hAnsi="仿宋" w:eastAsia="仿宋" w:cstheme="minorBidi"/>
                <w:kern w:val="2"/>
                <w:sz w:val="21"/>
                <w:szCs w:val="21"/>
                <w:lang w:val="en-US" w:eastAsia="zh-CN" w:bidi="ar-SA"/>
              </w:rPr>
            </w:pPr>
            <w:r>
              <w:rPr>
                <w:rFonts w:hint="eastAsia" w:ascii="仿宋" w:hAnsi="仿宋"/>
                <w:sz w:val="21"/>
                <w:szCs w:val="21"/>
                <w:lang w:eastAsia="zh-CN"/>
              </w:rPr>
              <w:t>私有云机房</w:t>
            </w:r>
            <w:r>
              <w:rPr>
                <w:rFonts w:hint="eastAsia" w:ascii="仿宋" w:hAnsi="仿宋"/>
                <w:sz w:val="21"/>
                <w:szCs w:val="21"/>
              </w:rPr>
              <w:t>安全接入区</w:t>
            </w:r>
          </w:p>
        </w:tc>
        <w:tc>
          <w:tcPr>
            <w:tcW w:w="1270" w:type="dxa"/>
            <w:shd w:val="clear" w:color="auto" w:fill="auto"/>
            <w:vAlign w:val="center"/>
          </w:tcPr>
          <w:p w14:paraId="5FDCA05A">
            <w:pPr>
              <w:keepNext/>
              <w:snapToGrid w:val="0"/>
              <w:spacing w:line="240" w:lineRule="auto"/>
              <w:jc w:val="center"/>
              <w:rPr>
                <w:rFonts w:hint="eastAsia" w:ascii="仿宋" w:hAnsi="仿宋" w:eastAsia="仿宋" w:cstheme="minorBidi"/>
                <w:kern w:val="2"/>
                <w:sz w:val="21"/>
                <w:szCs w:val="21"/>
                <w:lang w:val="en-US" w:eastAsia="zh-CN" w:bidi="ar-SA"/>
              </w:rPr>
            </w:pPr>
            <w:r>
              <w:rPr>
                <w:rFonts w:hint="eastAsia" w:ascii="仿宋" w:hAnsi="仿宋"/>
                <w:sz w:val="21"/>
                <w:szCs w:val="21"/>
              </w:rPr>
              <w:t>独立部署</w:t>
            </w:r>
          </w:p>
        </w:tc>
        <w:tc>
          <w:tcPr>
            <w:tcW w:w="3081" w:type="dxa"/>
            <w:vMerge w:val="continue"/>
            <w:vAlign w:val="center"/>
          </w:tcPr>
          <w:p w14:paraId="07636580">
            <w:pPr>
              <w:keepNext/>
              <w:snapToGrid w:val="0"/>
              <w:spacing w:line="240" w:lineRule="auto"/>
              <w:rPr>
                <w:rFonts w:hint="eastAsia" w:ascii="仿宋" w:hAnsi="仿宋"/>
                <w:sz w:val="21"/>
                <w:szCs w:val="21"/>
              </w:rPr>
            </w:pPr>
          </w:p>
        </w:tc>
      </w:tr>
    </w:tbl>
    <w:p w14:paraId="1138A410">
      <w:pPr>
        <w:pStyle w:val="4"/>
        <w:tabs>
          <w:tab w:val="left" w:pos="0"/>
          <w:tab w:val="left" w:pos="420"/>
          <w:tab w:val="clear" w:pos="720"/>
        </w:tabs>
      </w:pPr>
      <w:bookmarkStart w:id="116" w:name="_Toc25806"/>
      <w:bookmarkStart w:id="117" w:name="_Toc1426605196"/>
      <w:bookmarkStart w:id="118" w:name="_Toc169103778"/>
      <w:bookmarkStart w:id="119" w:name="_Toc205376705"/>
      <w:r>
        <w:rPr>
          <w:rFonts w:hint="eastAsia"/>
        </w:rPr>
        <w:t>接入计算平台的方式</w:t>
      </w:r>
      <w:bookmarkEnd w:id="116"/>
      <w:bookmarkEnd w:id="117"/>
      <w:bookmarkEnd w:id="118"/>
      <w:bookmarkEnd w:id="119"/>
    </w:p>
    <w:p w14:paraId="1222C45B">
      <w:pPr>
        <w:pStyle w:val="31"/>
      </w:pPr>
      <w:r>
        <w:rPr>
          <w:rFonts w:hint="eastAsia"/>
        </w:rPr>
        <w:t>采用独立的形态，不占用计算平台的资源。</w:t>
      </w:r>
    </w:p>
    <w:p w14:paraId="350206E2">
      <w:pPr>
        <w:pStyle w:val="4"/>
        <w:tabs>
          <w:tab w:val="left" w:pos="0"/>
          <w:tab w:val="left" w:pos="420"/>
          <w:tab w:val="clear" w:pos="720"/>
        </w:tabs>
      </w:pPr>
      <w:bookmarkStart w:id="120" w:name="_Toc205376706"/>
      <w:bookmarkStart w:id="121" w:name="_Toc18579"/>
      <w:bookmarkStart w:id="122" w:name="_Toc169103779"/>
      <w:bookmarkStart w:id="123" w:name="_Toc298610417"/>
      <w:r>
        <w:rPr>
          <w:rFonts w:hint="eastAsia"/>
        </w:rPr>
        <w:t>密钥管理方式</w:t>
      </w:r>
      <w:bookmarkEnd w:id="120"/>
      <w:bookmarkEnd w:id="121"/>
      <w:bookmarkEnd w:id="122"/>
      <w:bookmarkEnd w:id="123"/>
    </w:p>
    <w:p w14:paraId="7BF1F831">
      <w:pPr>
        <w:pStyle w:val="31"/>
      </w:pPr>
      <w:bookmarkStart w:id="124" w:name="_Toc75995480"/>
      <w:r>
        <w:rPr>
          <w:rFonts w:hint="eastAsia"/>
        </w:rPr>
        <w:t xml:space="preserve">基础资源平台未对外提供公共密码资源，采用自建密码支撑平台，因此建设方自行管理密钥。 </w:t>
      </w:r>
    </w:p>
    <w:p w14:paraId="5727D8E8">
      <w:pPr>
        <w:pStyle w:val="4"/>
        <w:tabs>
          <w:tab w:val="left" w:pos="0"/>
          <w:tab w:val="left" w:pos="420"/>
          <w:tab w:val="clear" w:pos="720"/>
        </w:tabs>
      </w:pPr>
      <w:bookmarkStart w:id="125" w:name="_Toc14471"/>
      <w:bookmarkStart w:id="126" w:name="_Toc205376707"/>
      <w:bookmarkStart w:id="127" w:name="_Toc169103780"/>
      <w:r>
        <w:rPr>
          <w:rFonts w:hint="eastAsia"/>
        </w:rPr>
        <w:t>密码支撑平台自身安全性</w:t>
      </w:r>
      <w:bookmarkEnd w:id="124"/>
      <w:bookmarkEnd w:id="125"/>
      <w:bookmarkEnd w:id="126"/>
      <w:bookmarkEnd w:id="127"/>
    </w:p>
    <w:p w14:paraId="3D4629CA">
      <w:pPr>
        <w:pStyle w:val="31"/>
      </w:pPr>
      <w:r>
        <w:rPr>
          <w:rFonts w:hint="eastAsia"/>
        </w:rPr>
        <w:t>基础资源平台未对外提供公共密码资源，采用自建密码支撑平台。自建平台采购的密码设备都达到GB/T 37092-2018 《信息安全技术 密码模块安全要求》二级及以上安全要求。密码设备可自行保证自身安全性。</w:t>
      </w:r>
    </w:p>
    <w:p w14:paraId="37D74146">
      <w:pPr>
        <w:pStyle w:val="3"/>
        <w:rPr>
          <w:rFonts w:hint="eastAsia"/>
        </w:rPr>
      </w:pPr>
      <w:commentRangeStart w:id="33"/>
      <w:bookmarkStart w:id="128" w:name="_Toc15923"/>
      <w:bookmarkStart w:id="129" w:name="_Toc24658"/>
      <w:r>
        <w:rPr>
          <w:rFonts w:hint="eastAsia"/>
        </w:rPr>
        <w:t>业务应用的密码应用方案</w:t>
      </w:r>
      <w:commentRangeEnd w:id="33"/>
      <w:bookmarkEnd w:id="128"/>
      <w:r>
        <w:commentReference w:id="33"/>
      </w:r>
      <w:bookmarkEnd w:id="129"/>
    </w:p>
    <w:p w14:paraId="043077DB">
      <w:pPr>
        <w:pStyle w:val="4"/>
      </w:pPr>
      <w:bookmarkStart w:id="130" w:name="_Toc26033"/>
      <w:r>
        <w:rPr>
          <w:rFonts w:hint="eastAsia"/>
        </w:rPr>
        <w:t>身份鉴别</w:t>
      </w:r>
      <w:bookmarkEnd w:id="130"/>
    </w:p>
    <w:p w14:paraId="402CDF61">
      <w:pPr>
        <w:ind w:firstLine="560" w:firstLineChars="200"/>
        <w:rPr>
          <w:szCs w:val="28"/>
        </w:rPr>
      </w:pPr>
      <w:r>
        <w:rPr>
          <w:rFonts w:hint="eastAsia" w:ascii="仿宋" w:hAnsi="仿宋"/>
          <w:color w:val="000000" w:themeColor="text1"/>
          <w14:textFill>
            <w14:solidFill>
              <w14:schemeClr w14:val="tx1"/>
            </w14:solidFill>
          </w14:textFill>
        </w:rPr>
        <w:t>本层面使用密码技术进行保护的对象为</w:t>
      </w:r>
      <w:r>
        <w:rPr>
          <w:rFonts w:hint="eastAsia"/>
          <w:szCs w:val="28"/>
          <w:lang w:eastAsia="zh-CN"/>
        </w:rPr>
        <w:t>城投诚悦荟信息系统</w:t>
      </w:r>
      <w:r>
        <w:rPr>
          <w:rFonts w:hint="eastAsia"/>
          <w:szCs w:val="28"/>
        </w:rPr>
        <w:t>，</w:t>
      </w:r>
      <w:r>
        <w:rPr>
          <w:rFonts w:hint="eastAsia"/>
          <w:szCs w:val="28"/>
          <w:lang w:eastAsia="zh-CN"/>
        </w:rPr>
        <w:t>城投诚悦荟信息系统</w:t>
      </w:r>
      <w:r>
        <w:rPr>
          <w:rFonts w:hint="eastAsia"/>
          <w:szCs w:val="28"/>
        </w:rPr>
        <w:t>的具体密码应用设计如下：</w:t>
      </w:r>
    </w:p>
    <w:p w14:paraId="36558918">
      <w:pPr>
        <w:ind w:firstLine="560" w:firstLineChars="200"/>
      </w:pPr>
      <w:r>
        <w:rPr>
          <w:rFonts w:hint="eastAsia"/>
          <w:szCs w:val="28"/>
        </w:rPr>
        <w:t>在</w:t>
      </w:r>
      <w:r>
        <w:rPr>
          <w:rFonts w:hint="eastAsia"/>
          <w:szCs w:val="28"/>
          <w:lang w:eastAsia="zh-CN"/>
        </w:rPr>
        <w:t>内部用户</w:t>
      </w:r>
      <w:r>
        <w:rPr>
          <w:rFonts w:hint="eastAsia"/>
          <w:szCs w:val="28"/>
        </w:rPr>
        <w:t>的PC端部署符合GM/T 0027标准的智能密码钥匙</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szCs w:val="28"/>
        </w:rPr>
        <w:t>，智能密码钥匙内置由</w:t>
      </w:r>
      <w:r>
        <w:rPr>
          <w:rFonts w:hint="eastAsia"/>
          <w:szCs w:val="28"/>
          <w:lang w:eastAsia="zh-CN"/>
        </w:rPr>
        <w:t>具有商用密码产品认证证书的数字证书认证系统</w:t>
      </w:r>
      <w:r>
        <w:rPr>
          <w:rFonts w:hint="eastAsia"/>
          <w:szCs w:val="28"/>
        </w:rPr>
        <w:t>按照签发管理要求所签发的SM2算法个人证书，在服务端部署具有商用密码产品认证证书</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szCs w:val="28"/>
        </w:rPr>
        <w:t>的</w:t>
      </w:r>
      <w:r>
        <w:rPr>
          <w:rFonts w:hint="eastAsia"/>
          <w:szCs w:val="28"/>
          <w:lang w:val="en-US" w:eastAsia="zh-CN"/>
        </w:rPr>
        <w:t>零信任安全网关</w:t>
      </w:r>
      <w:r>
        <w:rPr>
          <w:rFonts w:hint="eastAsia"/>
          <w:szCs w:val="28"/>
        </w:rPr>
        <w:t>，实现基</w:t>
      </w:r>
      <w:r>
        <w:rPr>
          <w:rFonts w:hint="eastAsia"/>
        </w:rPr>
        <w:t>于智能密码钥匙内SM2算法的数字证书身份鉴别。</w:t>
      </w:r>
    </w:p>
    <w:p w14:paraId="3A03556B">
      <w:pPr>
        <w:ind w:firstLine="560" w:firstLineChars="200"/>
        <w:rPr>
          <w:rFonts w:hint="eastAsia"/>
        </w:rPr>
      </w:pPr>
      <w:r>
        <w:rPr>
          <w:rFonts w:hint="eastAsia"/>
          <w:lang w:val="en-US" w:eastAsia="zh-CN"/>
        </w:rPr>
        <w:t>在公众用户的移动端部署协同签名客户端</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lang w:val="en-US" w:eastAsia="zh-CN"/>
        </w:rPr>
        <w:t>，微信小程序集成协同签名客户端，内置由</w:t>
      </w:r>
      <w:r>
        <w:rPr>
          <w:rFonts w:hint="eastAsia"/>
          <w:szCs w:val="28"/>
          <w:lang w:eastAsia="zh-CN"/>
        </w:rPr>
        <w:t>具有商用密码产品认证证书的数字证书认证系统</w:t>
      </w:r>
      <w:r>
        <w:rPr>
          <w:rFonts w:hint="eastAsia"/>
          <w:szCs w:val="28"/>
        </w:rPr>
        <w:t>按照签发管理要求所签发的</w:t>
      </w:r>
      <w:r>
        <w:rPr>
          <w:rFonts w:hint="eastAsia"/>
          <w:szCs w:val="28"/>
          <w:lang w:val="en-US" w:eastAsia="zh-CN"/>
        </w:rPr>
        <w:t>SM2</w:t>
      </w:r>
      <w:r>
        <w:rPr>
          <w:rFonts w:hint="eastAsia"/>
          <w:szCs w:val="28"/>
        </w:rPr>
        <w:t>算法个人证书</w:t>
      </w:r>
      <w:r>
        <w:rPr>
          <w:rFonts w:hint="eastAsia"/>
          <w:szCs w:val="28"/>
          <w:lang w:eastAsia="zh-CN"/>
        </w:rPr>
        <w:t>，</w:t>
      </w:r>
      <w:r>
        <w:rPr>
          <w:rFonts w:hint="eastAsia"/>
          <w:szCs w:val="28"/>
        </w:rPr>
        <w:t>在服务端部署具有商用密码产品认证证书</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szCs w:val="28"/>
        </w:rPr>
        <w:t>的</w:t>
      </w:r>
      <w:r>
        <w:rPr>
          <w:rFonts w:hint="eastAsia"/>
          <w:szCs w:val="28"/>
          <w:lang w:val="en-US" w:eastAsia="zh-CN"/>
        </w:rPr>
        <w:t>零信任安全网关和协同签名系统</w:t>
      </w:r>
      <w:r>
        <w:rPr>
          <w:rFonts w:hint="eastAsia"/>
          <w:szCs w:val="28"/>
        </w:rPr>
        <w:t>，实现基</w:t>
      </w:r>
      <w:r>
        <w:rPr>
          <w:rFonts w:hint="eastAsia"/>
        </w:rPr>
        <w:t>于智能密码钥匙内SM2算法的数字证书身份鉴别。</w:t>
      </w:r>
    </w:p>
    <w:p w14:paraId="04E6D024">
      <w:pPr>
        <w:pStyle w:val="4"/>
      </w:pPr>
      <w:bookmarkStart w:id="131" w:name="_Toc29760"/>
      <w:r>
        <w:rPr>
          <w:rFonts w:hint="eastAsia"/>
        </w:rPr>
        <w:t>访问控制信息的完整性</w:t>
      </w:r>
      <w:bookmarkEnd w:id="131"/>
    </w:p>
    <w:p w14:paraId="1337899A">
      <w:pPr>
        <w:wordWrap w:val="0"/>
        <w:ind w:firstLine="560" w:firstLineChars="200"/>
      </w:pPr>
      <w:r>
        <w:rPr>
          <w:rFonts w:hint="eastAsia"/>
          <w:szCs w:val="28"/>
          <w:lang w:eastAsia="zh-CN"/>
        </w:rPr>
        <w:t>城投诚悦荟信息系统</w:t>
      </w:r>
      <w:r>
        <w:rPr>
          <w:rFonts w:hint="eastAsia"/>
        </w:rPr>
        <w:t>采用具有商用密码产品认证证书</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rPr>
        <w:t>的</w:t>
      </w:r>
      <w:r>
        <w:rPr>
          <w:rFonts w:hint="eastAsia"/>
          <w:lang w:val="en-US" w:eastAsia="zh-CN"/>
        </w:rPr>
        <w:t>密码服务管理平台和服务器密码机</w:t>
      </w:r>
      <w:r>
        <w:rPr>
          <w:rFonts w:hint="eastAsia"/>
        </w:rPr>
        <w:t>，使用基于SM2算法、SM3算法的数字签名技术对访问控制信息进行签名保护，防止应用访问控制信息被非授权用户篡改。</w:t>
      </w:r>
    </w:p>
    <w:p w14:paraId="5CB019A9">
      <w:pPr>
        <w:wordWrap w:val="0"/>
        <w:ind w:firstLine="560" w:firstLineChars="200"/>
      </w:pPr>
      <w:r>
        <w:rPr>
          <w:rFonts w:hint="eastAsia"/>
        </w:rPr>
        <w:t>访问控制信息完整性实现包括数字签名和签名验签两个过程。</w:t>
      </w:r>
    </w:p>
    <w:p w14:paraId="53D96EDD">
      <w:pPr>
        <w:wordWrap w:val="0"/>
        <w:ind w:firstLine="562" w:firstLineChars="200"/>
        <w:rPr>
          <w:b/>
          <w:bCs/>
        </w:rPr>
      </w:pPr>
      <w:r>
        <w:rPr>
          <w:rFonts w:hint="eastAsia"/>
          <w:b/>
          <w:bCs/>
        </w:rPr>
        <w:t>数字签名：</w:t>
      </w:r>
    </w:p>
    <w:p w14:paraId="6C415C03">
      <w:pPr>
        <w:wordWrap w:val="0"/>
        <w:ind w:firstLine="560" w:firstLineChars="200"/>
      </w:pPr>
      <w:r>
        <w:rPr>
          <w:rFonts w:hint="eastAsia"/>
        </w:rPr>
        <w:t>管理用户每次授权完成，</w:t>
      </w:r>
      <w:r>
        <w:rPr>
          <w:rFonts w:hint="eastAsia"/>
          <w:lang w:val="en-US" w:eastAsia="zh-CN"/>
        </w:rPr>
        <w:t>密码服务管理平台调用服务器密码机，</w:t>
      </w:r>
      <w:r>
        <w:rPr>
          <w:rFonts w:hint="eastAsia"/>
        </w:rPr>
        <w:t>使用SM3杂凑算法和SM2非对称密码算法，对系统访问控制信息进行签名，并将访问控制列表及其数字签名值同时存储，保证其完整性。</w:t>
      </w:r>
    </w:p>
    <w:p w14:paraId="2887E7B1">
      <w:pPr>
        <w:wordWrap w:val="0"/>
        <w:ind w:firstLine="562" w:firstLineChars="200"/>
        <w:rPr>
          <w:b/>
          <w:bCs/>
        </w:rPr>
      </w:pPr>
      <w:r>
        <w:rPr>
          <w:rFonts w:hint="eastAsia"/>
          <w:b/>
          <w:bCs/>
        </w:rPr>
        <w:t>签名验签：</w:t>
      </w:r>
    </w:p>
    <w:p w14:paraId="1938D826">
      <w:pPr>
        <w:wordWrap w:val="0"/>
        <w:ind w:firstLine="560" w:firstLineChars="200"/>
      </w:pPr>
      <w:r>
        <w:rPr>
          <w:rFonts w:hint="eastAsia"/>
        </w:rPr>
        <w:t>系统使用SM3杂凑算法和SM2非对称密码算法，验证访问控制信息的数字签名，及时发现篡改行为。</w:t>
      </w:r>
    </w:p>
    <w:p w14:paraId="6DCDB77F">
      <w:pPr>
        <w:pStyle w:val="4"/>
      </w:pPr>
      <w:bookmarkStart w:id="132" w:name="_Toc28088"/>
      <w:r>
        <w:rPr>
          <w:rFonts w:hint="eastAsia"/>
        </w:rPr>
        <w:t>重要数据传输的机密性</w:t>
      </w:r>
      <w:bookmarkEnd w:id="132"/>
    </w:p>
    <w:p w14:paraId="7463D9D0">
      <w:pPr>
        <w:wordWrap w:val="0"/>
        <w:ind w:firstLine="560" w:firstLineChars="200"/>
      </w:pPr>
      <w:r>
        <w:rPr>
          <w:rFonts w:hint="eastAsia"/>
        </w:rPr>
        <w:t>基于应用系统现状，在应用层实现重要数据的传输机密性难度较大，因此采用缓解措施：在“网络和通信安全”层面通信实体间采用安全的密码技术建立网络通信信道。实现重要数据的传输机密性保护作为风险缓解措施。</w:t>
      </w:r>
    </w:p>
    <w:p w14:paraId="756252DE">
      <w:pPr>
        <w:pStyle w:val="4"/>
      </w:pPr>
      <w:bookmarkStart w:id="133" w:name="_Toc20052"/>
      <w:r>
        <w:rPr>
          <w:rFonts w:hint="eastAsia"/>
        </w:rPr>
        <w:t>重要数据传输的完整性</w:t>
      </w:r>
      <w:bookmarkEnd w:id="133"/>
    </w:p>
    <w:p w14:paraId="0019785B">
      <w:pPr>
        <w:wordWrap w:val="0"/>
        <w:ind w:firstLine="560" w:firstLineChars="200"/>
        <w:rPr>
          <w:rFonts w:hint="eastAsia"/>
        </w:rPr>
      </w:pPr>
      <w:r>
        <w:rPr>
          <w:rFonts w:hint="eastAsia"/>
        </w:rPr>
        <w:t>基于应用系统现状，在应用层实现重要数据的传输</w:t>
      </w:r>
      <w:r>
        <w:rPr>
          <w:rFonts w:hint="eastAsia"/>
          <w:lang w:val="en-US" w:eastAsia="zh-CN"/>
        </w:rPr>
        <w:t>完整性</w:t>
      </w:r>
      <w:r>
        <w:rPr>
          <w:rFonts w:hint="eastAsia"/>
        </w:rPr>
        <w:t>难度较大，因此采用缓解措施：在“网络和通信安全”层面通信实体间采用安全的密码技术建立网络通信信道。实现重要数据的传输完整性保护作为风险缓解措施。</w:t>
      </w:r>
    </w:p>
    <w:p w14:paraId="67121D15">
      <w:pPr>
        <w:pStyle w:val="4"/>
      </w:pPr>
      <w:bookmarkStart w:id="134" w:name="_Toc20519"/>
      <w:r>
        <w:rPr>
          <w:rFonts w:hint="eastAsia"/>
        </w:rPr>
        <w:t>重要数据存储的机密性</w:t>
      </w:r>
      <w:bookmarkEnd w:id="134"/>
    </w:p>
    <w:p w14:paraId="4FA31B54">
      <w:pPr>
        <w:wordWrap w:val="0"/>
        <w:ind w:firstLine="560" w:firstLineChars="200"/>
      </w:pPr>
      <w:r>
        <w:rPr>
          <w:rFonts w:hint="eastAsia"/>
          <w:lang w:eastAsia="zh-CN"/>
        </w:rPr>
        <w:t>城投诚悦荟信息系统</w:t>
      </w:r>
      <w:r>
        <w:rPr>
          <w:rFonts w:hint="eastAsia"/>
        </w:rPr>
        <w:t>用户的鉴别数据（账号、口令等）、重要个人信息（姓名、联系电话等）、重要业务数据等重要数据，采用具有商用密码产品认证证书</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rPr>
        <w:t>的</w:t>
      </w:r>
      <w:r>
        <w:rPr>
          <w:rFonts w:hint="eastAsia"/>
          <w:lang w:val="en-US" w:eastAsia="zh-CN"/>
        </w:rPr>
        <w:t>密码服务管理平台和</w:t>
      </w:r>
      <w:r>
        <w:rPr>
          <w:rFonts w:hint="eastAsia"/>
        </w:rPr>
        <w:t>服务器密码机，采用SM4算法CBC模式，保证重要数据在存储过程中的机密性。</w:t>
      </w:r>
    </w:p>
    <w:p w14:paraId="5C66F59E">
      <w:pPr>
        <w:pStyle w:val="4"/>
      </w:pPr>
      <w:bookmarkStart w:id="135" w:name="_Toc32679"/>
      <w:r>
        <w:rPr>
          <w:rFonts w:hint="eastAsia"/>
        </w:rPr>
        <w:t>重要数据存储的完整性</w:t>
      </w:r>
      <w:bookmarkEnd w:id="135"/>
    </w:p>
    <w:p w14:paraId="782A26F7">
      <w:pPr>
        <w:wordWrap w:val="0"/>
        <w:ind w:firstLine="560" w:firstLineChars="200"/>
      </w:pPr>
      <w:r>
        <w:rPr>
          <w:rFonts w:hint="eastAsia"/>
          <w:lang w:eastAsia="zh-CN"/>
        </w:rPr>
        <w:t>城投诚悦荟信息系统</w:t>
      </w:r>
      <w:r>
        <w:rPr>
          <w:rFonts w:hint="eastAsia"/>
        </w:rPr>
        <w:t>用户的鉴别数据（账号、口令等）、</w:t>
      </w:r>
      <w:r>
        <w:rPr>
          <w:rFonts w:hint="eastAsia"/>
          <w:lang w:eastAsia="zh-CN"/>
        </w:rPr>
        <w:t>重要个人信息（姓名、联系电话等）</w:t>
      </w:r>
      <w:r>
        <w:rPr>
          <w:rFonts w:hint="eastAsia"/>
        </w:rPr>
        <w:t>、重要业务数据等重要数据，采用具有商用密码产品认证证书</w:t>
      </w:r>
      <w:r>
        <w:rPr>
          <w:rFonts w:hint="eastAsia"/>
          <w:szCs w:val="28"/>
          <w:lang w:eastAsia="zh-CN"/>
        </w:rPr>
        <w:t>（</w:t>
      </w:r>
      <w:r>
        <w:rPr>
          <w:rFonts w:hint="eastAsia"/>
          <w:szCs w:val="28"/>
          <w:lang w:val="en-US" w:eastAsia="zh-CN"/>
        </w:rPr>
        <w:t>安全等级为二级</w:t>
      </w:r>
      <w:r>
        <w:rPr>
          <w:rFonts w:hint="eastAsia"/>
          <w:szCs w:val="28"/>
          <w:lang w:eastAsia="zh-CN"/>
        </w:rPr>
        <w:t>）</w:t>
      </w:r>
      <w:r>
        <w:rPr>
          <w:rFonts w:hint="eastAsia"/>
        </w:rPr>
        <w:t>的</w:t>
      </w:r>
      <w:r>
        <w:rPr>
          <w:rFonts w:hint="eastAsia"/>
          <w:lang w:val="en-US" w:eastAsia="zh-CN"/>
        </w:rPr>
        <w:t>密码服务管理平台和</w:t>
      </w:r>
      <w:r>
        <w:rPr>
          <w:rFonts w:hint="eastAsia"/>
        </w:rPr>
        <w:t>服务器密码机，采用HMAC-SM3算法保证重要数据在存储过程中的完整性。</w:t>
      </w:r>
    </w:p>
    <w:p w14:paraId="43A0EA1B">
      <w:pPr>
        <w:pStyle w:val="4"/>
      </w:pPr>
      <w:bookmarkStart w:id="136" w:name="_Toc12905"/>
      <w:r>
        <w:rPr>
          <w:rFonts w:hint="eastAsia"/>
        </w:rPr>
        <w:t>重要信息资源安全标记完整性</w:t>
      </w:r>
      <w:bookmarkEnd w:id="136"/>
    </w:p>
    <w:p w14:paraId="380AB861">
      <w:pPr>
        <w:pStyle w:val="31"/>
        <w:wordWrap w:val="0"/>
      </w:pPr>
      <w:r>
        <w:rPr>
          <w:rFonts w:hint="eastAsia"/>
        </w:rPr>
        <w:t>系统自身不涉及敏感信息资源，未对信息资源设定安全标记，因此本密码应用方案不涉及此部分内容，此</w:t>
      </w:r>
      <w:r>
        <w:rPr>
          <w:rFonts w:hint="eastAsia"/>
          <w:lang w:eastAsia="zh-CN"/>
        </w:rPr>
        <w:t>测评项</w:t>
      </w:r>
      <w:r>
        <w:rPr>
          <w:rFonts w:hint="eastAsia"/>
        </w:rPr>
        <w:t>不适用。</w:t>
      </w:r>
    </w:p>
    <w:p w14:paraId="3F8A1971">
      <w:pPr>
        <w:pStyle w:val="4"/>
      </w:pPr>
      <w:bookmarkStart w:id="137" w:name="_Toc30160"/>
      <w:r>
        <w:rPr>
          <w:rFonts w:hint="eastAsia"/>
        </w:rPr>
        <w:t>不可否认性</w:t>
      </w:r>
      <w:bookmarkEnd w:id="137"/>
    </w:p>
    <w:p w14:paraId="6E3A3E47">
      <w:pPr>
        <w:pStyle w:val="31"/>
        <w:wordWrap w:val="0"/>
      </w:pPr>
      <w:r>
        <w:rPr>
          <w:rFonts w:hint="eastAsia"/>
        </w:rPr>
        <w:t>系统无数据原发和数据接收的法律责任认定行为，此</w:t>
      </w:r>
      <w:r>
        <w:rPr>
          <w:rFonts w:hint="eastAsia"/>
          <w:lang w:eastAsia="zh-CN"/>
        </w:rPr>
        <w:t>测评项</w:t>
      </w:r>
      <w:r>
        <w:rPr>
          <w:rFonts w:hint="eastAsia"/>
        </w:rPr>
        <w:t>不适用。</w:t>
      </w:r>
    </w:p>
    <w:p w14:paraId="59181F4E">
      <w:pPr>
        <w:pStyle w:val="4"/>
      </w:pPr>
      <w:bookmarkStart w:id="138" w:name="_Toc31300"/>
      <w:r>
        <w:rPr>
          <w:rFonts w:hint="eastAsia"/>
        </w:rPr>
        <w:t>密码应用工作流程</w:t>
      </w:r>
      <w:bookmarkEnd w:id="138"/>
    </w:p>
    <w:p w14:paraId="11194C79">
      <w:pPr>
        <w:pStyle w:val="5"/>
      </w:pPr>
      <w:r>
        <w:rPr>
          <w:rFonts w:hint="eastAsia"/>
        </w:rPr>
        <w:t>身份鉴别</w:t>
      </w:r>
    </w:p>
    <w:p w14:paraId="2787B9C9">
      <w:pPr>
        <w:pStyle w:val="31"/>
        <w:numPr>
          <w:ilvl w:val="0"/>
          <w:numId w:val="25"/>
        </w:numPr>
        <w:wordWrap w:val="0"/>
        <w:ind w:firstLine="0" w:firstLineChars="0"/>
        <w:rPr>
          <w:b/>
          <w:bCs/>
        </w:rPr>
      </w:pPr>
      <w:r>
        <w:rPr>
          <w:rFonts w:hint="eastAsia"/>
          <w:b/>
          <w:bCs/>
        </w:rPr>
        <w:t>保护对象</w:t>
      </w:r>
    </w:p>
    <w:p w14:paraId="60DD8B40">
      <w:pPr>
        <w:pStyle w:val="12"/>
        <w:jc w:val="center"/>
      </w:pPr>
      <w:bookmarkStart w:id="139" w:name="_Ref8134"/>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bookmarkEnd w:id="139"/>
      <w:r>
        <w:rPr>
          <w:rFonts w:hint="eastAsia"/>
        </w:rPr>
        <w:t xml:space="preserve"> 身份鉴别保护对象</w:t>
      </w:r>
    </w:p>
    <w:tbl>
      <w:tblPr>
        <w:tblStyle w:val="32"/>
        <w:tblW w:w="9281" w:type="dxa"/>
        <w:tblInd w:w="0" w:type="dxa"/>
        <w:tblLayout w:type="fixed"/>
        <w:tblCellMar>
          <w:top w:w="0" w:type="dxa"/>
          <w:left w:w="108" w:type="dxa"/>
          <w:bottom w:w="0" w:type="dxa"/>
          <w:right w:w="108" w:type="dxa"/>
        </w:tblCellMar>
      </w:tblPr>
      <w:tblGrid>
        <w:gridCol w:w="819"/>
        <w:gridCol w:w="2824"/>
        <w:gridCol w:w="5638"/>
      </w:tblGrid>
      <w:tr w14:paraId="3EC51358">
        <w:tblPrEx>
          <w:tblCellMar>
            <w:top w:w="0" w:type="dxa"/>
            <w:left w:w="108" w:type="dxa"/>
            <w:bottom w:w="0" w:type="dxa"/>
            <w:right w:w="108" w:type="dxa"/>
          </w:tblCellMar>
        </w:tblPrEx>
        <w:trPr>
          <w:trHeight w:val="308" w:hRule="atLeast"/>
        </w:trPr>
        <w:tc>
          <w:tcPr>
            <w:tcW w:w="81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8698917">
            <w:pPr>
              <w:spacing w:line="240" w:lineRule="auto"/>
              <w:rPr>
                <w:sz w:val="21"/>
                <w:szCs w:val="21"/>
              </w:rPr>
            </w:pPr>
            <w:r>
              <w:rPr>
                <w:sz w:val="21"/>
                <w:szCs w:val="21"/>
              </w:rPr>
              <w:t>序号</w:t>
            </w:r>
          </w:p>
        </w:tc>
        <w:tc>
          <w:tcPr>
            <w:tcW w:w="282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50F42222">
            <w:pPr>
              <w:spacing w:line="240" w:lineRule="auto"/>
              <w:ind w:firstLine="480"/>
              <w:jc w:val="center"/>
              <w:rPr>
                <w:sz w:val="21"/>
                <w:szCs w:val="21"/>
              </w:rPr>
            </w:pPr>
            <w:r>
              <w:rPr>
                <w:sz w:val="21"/>
                <w:szCs w:val="21"/>
              </w:rPr>
              <w:t>应用用户</w:t>
            </w:r>
          </w:p>
        </w:tc>
        <w:tc>
          <w:tcPr>
            <w:tcW w:w="5638"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1A126A6">
            <w:pPr>
              <w:spacing w:line="240" w:lineRule="auto"/>
              <w:ind w:firstLine="480"/>
              <w:jc w:val="center"/>
              <w:rPr>
                <w:sz w:val="21"/>
                <w:szCs w:val="21"/>
              </w:rPr>
            </w:pPr>
            <w:r>
              <w:rPr>
                <w:sz w:val="21"/>
                <w:szCs w:val="21"/>
              </w:rPr>
              <w:t>所属应用</w:t>
            </w:r>
          </w:p>
        </w:tc>
      </w:tr>
      <w:tr w14:paraId="17AB2586">
        <w:tblPrEx>
          <w:tblCellMar>
            <w:top w:w="0" w:type="dxa"/>
            <w:left w:w="108" w:type="dxa"/>
            <w:bottom w:w="0" w:type="dxa"/>
            <w:right w:w="108" w:type="dxa"/>
          </w:tblCellMar>
        </w:tblPrEx>
        <w:trPr>
          <w:trHeight w:val="334" w:hRule="atLeast"/>
        </w:trPr>
        <w:tc>
          <w:tcPr>
            <w:tcW w:w="819" w:type="dxa"/>
            <w:tcBorders>
              <w:top w:val="single" w:color="000000" w:sz="4" w:space="0"/>
              <w:left w:val="single" w:color="000000" w:sz="4" w:space="0"/>
              <w:bottom w:val="single" w:color="000000" w:sz="4" w:space="0"/>
              <w:right w:val="single" w:color="000000" w:sz="4" w:space="0"/>
            </w:tcBorders>
            <w:vAlign w:val="center"/>
          </w:tcPr>
          <w:p w14:paraId="6061C270">
            <w:pPr>
              <w:numPr>
                <w:ilvl w:val="0"/>
                <w:numId w:val="26"/>
              </w:numPr>
              <w:spacing w:line="240" w:lineRule="auto"/>
              <w:jc w:val="center"/>
              <w:rPr>
                <w:sz w:val="21"/>
                <w:szCs w:val="21"/>
              </w:rPr>
            </w:pPr>
          </w:p>
        </w:tc>
        <w:tc>
          <w:tcPr>
            <w:tcW w:w="2824" w:type="dxa"/>
            <w:tcBorders>
              <w:top w:val="single" w:color="000000" w:sz="4" w:space="0"/>
              <w:left w:val="single" w:color="000000" w:sz="4" w:space="0"/>
              <w:bottom w:val="single" w:color="000000" w:sz="4" w:space="0"/>
              <w:right w:val="single" w:color="000000" w:sz="4" w:space="0"/>
            </w:tcBorders>
            <w:vAlign w:val="center"/>
          </w:tcPr>
          <w:p w14:paraId="2DA70D68">
            <w:pPr>
              <w:spacing w:line="240" w:lineRule="auto"/>
              <w:jc w:val="center"/>
              <w:rPr>
                <w:rFonts w:hint="eastAsia" w:eastAsia="仿宋"/>
                <w:sz w:val="21"/>
                <w:szCs w:val="21"/>
                <w:lang w:eastAsia="zh-CN"/>
              </w:rPr>
            </w:pPr>
            <w:r>
              <w:rPr>
                <w:rFonts w:hint="eastAsia"/>
                <w:sz w:val="21"/>
                <w:szCs w:val="21"/>
                <w:lang w:eastAsia="zh-CN"/>
              </w:rPr>
              <w:t>内部用户</w:t>
            </w:r>
          </w:p>
        </w:tc>
        <w:tc>
          <w:tcPr>
            <w:tcW w:w="5638" w:type="dxa"/>
            <w:tcBorders>
              <w:top w:val="single" w:color="000000" w:sz="4" w:space="0"/>
              <w:left w:val="single" w:color="000000" w:sz="4" w:space="0"/>
              <w:bottom w:val="single" w:color="000000" w:sz="4" w:space="0"/>
              <w:right w:val="single" w:color="000000" w:sz="4" w:space="0"/>
            </w:tcBorders>
            <w:vAlign w:val="center"/>
          </w:tcPr>
          <w:p w14:paraId="122B5A90">
            <w:pPr>
              <w:spacing w:line="240" w:lineRule="auto"/>
              <w:jc w:val="center"/>
              <w:rPr>
                <w:rFonts w:hint="eastAsia" w:eastAsia="仿宋"/>
                <w:sz w:val="21"/>
                <w:szCs w:val="21"/>
                <w:lang w:eastAsia="zh-CN"/>
              </w:rPr>
            </w:pPr>
            <w:r>
              <w:rPr>
                <w:rFonts w:hint="eastAsia"/>
                <w:sz w:val="21"/>
                <w:szCs w:val="21"/>
                <w:lang w:eastAsia="zh-CN"/>
              </w:rPr>
              <w:t>城投诚悦荟信息系统</w:t>
            </w:r>
          </w:p>
        </w:tc>
      </w:tr>
      <w:tr w14:paraId="0117DF1F">
        <w:tblPrEx>
          <w:tblCellMar>
            <w:top w:w="0" w:type="dxa"/>
            <w:left w:w="108" w:type="dxa"/>
            <w:bottom w:w="0" w:type="dxa"/>
            <w:right w:w="108" w:type="dxa"/>
          </w:tblCellMar>
        </w:tblPrEx>
        <w:trPr>
          <w:trHeight w:val="334" w:hRule="atLeast"/>
        </w:trPr>
        <w:tc>
          <w:tcPr>
            <w:tcW w:w="819" w:type="dxa"/>
            <w:tcBorders>
              <w:top w:val="single" w:color="000000" w:sz="4" w:space="0"/>
              <w:left w:val="single" w:color="000000" w:sz="4" w:space="0"/>
              <w:bottom w:val="single" w:color="000000" w:sz="4" w:space="0"/>
              <w:right w:val="single" w:color="000000" w:sz="4" w:space="0"/>
            </w:tcBorders>
            <w:vAlign w:val="center"/>
          </w:tcPr>
          <w:p w14:paraId="75168BC8">
            <w:pPr>
              <w:numPr>
                <w:ilvl w:val="0"/>
                <w:numId w:val="26"/>
              </w:numPr>
              <w:spacing w:line="240" w:lineRule="auto"/>
              <w:jc w:val="center"/>
              <w:rPr>
                <w:sz w:val="21"/>
                <w:szCs w:val="21"/>
              </w:rPr>
            </w:pPr>
          </w:p>
        </w:tc>
        <w:tc>
          <w:tcPr>
            <w:tcW w:w="2824" w:type="dxa"/>
            <w:tcBorders>
              <w:top w:val="single" w:color="000000" w:sz="4" w:space="0"/>
              <w:left w:val="single" w:color="000000" w:sz="4" w:space="0"/>
              <w:bottom w:val="single" w:color="000000" w:sz="4" w:space="0"/>
              <w:right w:val="single" w:color="000000" w:sz="4" w:space="0"/>
            </w:tcBorders>
            <w:vAlign w:val="center"/>
          </w:tcPr>
          <w:p w14:paraId="4620E5B6">
            <w:pPr>
              <w:spacing w:line="240" w:lineRule="auto"/>
              <w:jc w:val="center"/>
              <w:rPr>
                <w:rFonts w:hint="default"/>
                <w:sz w:val="21"/>
                <w:szCs w:val="21"/>
                <w:lang w:val="en-US" w:eastAsia="zh-CN"/>
              </w:rPr>
            </w:pPr>
            <w:r>
              <w:rPr>
                <w:rFonts w:hint="eastAsia"/>
                <w:sz w:val="21"/>
                <w:szCs w:val="21"/>
                <w:lang w:val="en-US" w:eastAsia="zh-CN"/>
              </w:rPr>
              <w:t>公众用户</w:t>
            </w:r>
          </w:p>
        </w:tc>
        <w:tc>
          <w:tcPr>
            <w:tcW w:w="5638" w:type="dxa"/>
            <w:tcBorders>
              <w:top w:val="single" w:color="000000" w:sz="4" w:space="0"/>
              <w:left w:val="single" w:color="000000" w:sz="4" w:space="0"/>
              <w:bottom w:val="single" w:color="000000" w:sz="4" w:space="0"/>
              <w:right w:val="single" w:color="000000" w:sz="4" w:space="0"/>
            </w:tcBorders>
            <w:vAlign w:val="center"/>
          </w:tcPr>
          <w:p w14:paraId="149EFB1B">
            <w:pPr>
              <w:spacing w:line="240" w:lineRule="auto"/>
              <w:jc w:val="center"/>
              <w:rPr>
                <w:rFonts w:hint="eastAsia"/>
                <w:sz w:val="21"/>
                <w:szCs w:val="21"/>
                <w:lang w:eastAsia="zh-CN"/>
              </w:rPr>
            </w:pPr>
            <w:r>
              <w:rPr>
                <w:rFonts w:hint="eastAsia"/>
                <w:sz w:val="21"/>
                <w:szCs w:val="21"/>
                <w:lang w:eastAsia="zh-CN"/>
              </w:rPr>
              <w:t>城投诚悦荟信息系统</w:t>
            </w:r>
          </w:p>
        </w:tc>
      </w:tr>
    </w:tbl>
    <w:p w14:paraId="64C6A116">
      <w:pPr>
        <w:pStyle w:val="31"/>
        <w:numPr>
          <w:ilvl w:val="0"/>
          <w:numId w:val="25"/>
        </w:numPr>
        <w:wordWrap w:val="0"/>
        <w:ind w:firstLine="0" w:firstLineChars="0"/>
        <w:rPr>
          <w:b/>
          <w:bCs/>
        </w:rPr>
      </w:pPr>
      <w:r>
        <w:rPr>
          <w:rFonts w:hint="eastAsia"/>
          <w:b/>
          <w:bCs/>
        </w:rPr>
        <w:t>产品和服务</w:t>
      </w:r>
    </w:p>
    <w:p w14:paraId="7790E500">
      <w:pPr>
        <w:pStyle w:val="31"/>
        <w:wordWrap w:val="0"/>
      </w:pPr>
      <w:r>
        <w:rPr>
          <w:rFonts w:hint="eastAsia"/>
        </w:rPr>
        <w:t>身份鉴别所需的密码产品如下表所示。</w:t>
      </w:r>
    </w:p>
    <w:p w14:paraId="3533D09B">
      <w:pPr>
        <w:pStyle w:val="12"/>
        <w:jc w:val="center"/>
        <w:rPr>
          <w:rFonts w:eastAsia="宋体"/>
        </w:rPr>
      </w:pPr>
      <w:bookmarkStart w:id="140" w:name="_Ref3709"/>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6</w:t>
      </w:r>
      <w:r>
        <w:fldChar w:fldCharType="end"/>
      </w:r>
      <w:bookmarkEnd w:id="140"/>
      <w:r>
        <w:rPr>
          <w:rFonts w:hint="eastAsia"/>
        </w:rPr>
        <w:t xml:space="preserve"> 身份鉴别所需密码产品</w:t>
      </w:r>
    </w:p>
    <w:tbl>
      <w:tblPr>
        <w:tblStyle w:val="53"/>
        <w:tblW w:w="94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5"/>
        <w:gridCol w:w="1109"/>
        <w:gridCol w:w="3877"/>
        <w:gridCol w:w="1658"/>
        <w:gridCol w:w="2133"/>
      </w:tblGrid>
      <w:tr w14:paraId="0384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D8D8D8" w:themeFill="background1" w:themeFillShade="D9"/>
            <w:vAlign w:val="center"/>
          </w:tcPr>
          <w:p w14:paraId="6B27292F">
            <w:pPr>
              <w:pStyle w:val="73"/>
              <w:snapToGrid w:val="0"/>
              <w:rPr>
                <w:rFonts w:hint="default"/>
                <w:b w:val="0"/>
                <w:bCs/>
                <w:sz w:val="21"/>
                <w:szCs w:val="21"/>
              </w:rPr>
            </w:pPr>
            <w:r>
              <w:rPr>
                <w:b/>
                <w:bCs/>
                <w:sz w:val="21"/>
                <w:szCs w:val="21"/>
              </w:rPr>
              <w:t>序号</w:t>
            </w:r>
          </w:p>
        </w:tc>
        <w:tc>
          <w:tcPr>
            <w:tcW w:w="1109" w:type="dxa"/>
            <w:shd w:val="clear" w:color="auto" w:fill="D8D8D8" w:themeFill="background1" w:themeFillShade="D9"/>
            <w:vAlign w:val="center"/>
          </w:tcPr>
          <w:p w14:paraId="659376D0">
            <w:pPr>
              <w:pStyle w:val="73"/>
              <w:snapToGrid w:val="0"/>
              <w:rPr>
                <w:rFonts w:hint="default"/>
                <w:b w:val="0"/>
                <w:bCs/>
                <w:sz w:val="21"/>
                <w:szCs w:val="21"/>
              </w:rPr>
            </w:pPr>
            <w:r>
              <w:rPr>
                <w:b/>
                <w:bCs/>
                <w:sz w:val="21"/>
                <w:szCs w:val="21"/>
              </w:rPr>
              <w:t>产品名称</w:t>
            </w:r>
          </w:p>
        </w:tc>
        <w:tc>
          <w:tcPr>
            <w:tcW w:w="3877" w:type="dxa"/>
            <w:shd w:val="clear" w:color="auto" w:fill="D8D8D8" w:themeFill="background1" w:themeFillShade="D9"/>
            <w:vAlign w:val="center"/>
          </w:tcPr>
          <w:p w14:paraId="32450412">
            <w:pPr>
              <w:pStyle w:val="73"/>
              <w:snapToGrid w:val="0"/>
              <w:rPr>
                <w:rFonts w:hint="default"/>
                <w:b w:val="0"/>
                <w:bCs/>
                <w:sz w:val="21"/>
                <w:szCs w:val="21"/>
              </w:rPr>
            </w:pPr>
            <w:r>
              <w:rPr>
                <w:b/>
                <w:bCs/>
                <w:sz w:val="21"/>
                <w:szCs w:val="21"/>
              </w:rPr>
              <w:t>遵循标准</w:t>
            </w:r>
          </w:p>
        </w:tc>
        <w:tc>
          <w:tcPr>
            <w:tcW w:w="1658" w:type="dxa"/>
            <w:shd w:val="clear" w:color="auto" w:fill="D8D8D8" w:themeFill="background1" w:themeFillShade="D9"/>
            <w:vAlign w:val="center"/>
          </w:tcPr>
          <w:p w14:paraId="69ACE81A">
            <w:pPr>
              <w:pStyle w:val="73"/>
              <w:snapToGrid w:val="0"/>
              <w:rPr>
                <w:rFonts w:hint="default"/>
                <w:b w:val="0"/>
                <w:bCs/>
                <w:sz w:val="21"/>
                <w:szCs w:val="21"/>
              </w:rPr>
            </w:pPr>
            <w:r>
              <w:rPr>
                <w:b/>
                <w:bCs/>
                <w:sz w:val="21"/>
                <w:szCs w:val="21"/>
              </w:rPr>
              <w:t>使用的密码算法</w:t>
            </w:r>
          </w:p>
        </w:tc>
        <w:tc>
          <w:tcPr>
            <w:tcW w:w="2133" w:type="dxa"/>
            <w:shd w:val="clear" w:color="auto" w:fill="D8D8D8" w:themeFill="background1" w:themeFillShade="D9"/>
            <w:vAlign w:val="center"/>
          </w:tcPr>
          <w:p w14:paraId="35365EE7">
            <w:pPr>
              <w:pStyle w:val="73"/>
              <w:snapToGrid w:val="0"/>
              <w:rPr>
                <w:rFonts w:hint="default"/>
                <w:b w:val="0"/>
                <w:bCs/>
                <w:sz w:val="21"/>
                <w:szCs w:val="21"/>
              </w:rPr>
            </w:pPr>
            <w:r>
              <w:rPr>
                <w:b/>
                <w:bCs/>
                <w:sz w:val="21"/>
                <w:szCs w:val="21"/>
              </w:rPr>
              <w:t>用途</w:t>
            </w:r>
          </w:p>
        </w:tc>
      </w:tr>
      <w:tr w14:paraId="4784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vAlign w:val="center"/>
          </w:tcPr>
          <w:p w14:paraId="69822ECE">
            <w:pPr>
              <w:numPr>
                <w:ilvl w:val="0"/>
                <w:numId w:val="27"/>
              </w:numPr>
              <w:snapToGrid w:val="0"/>
              <w:spacing w:line="240" w:lineRule="auto"/>
              <w:ind w:left="0" w:firstLine="0"/>
              <w:jc w:val="left"/>
              <w:rPr>
                <w:b/>
                <w:sz w:val="21"/>
                <w:szCs w:val="21"/>
              </w:rPr>
            </w:pPr>
          </w:p>
        </w:tc>
        <w:tc>
          <w:tcPr>
            <w:tcW w:w="1109" w:type="dxa"/>
            <w:vAlign w:val="center"/>
          </w:tcPr>
          <w:p w14:paraId="75735399">
            <w:pPr>
              <w:keepNext/>
              <w:snapToGrid w:val="0"/>
              <w:spacing w:line="240" w:lineRule="auto"/>
              <w:jc w:val="center"/>
              <w:rPr>
                <w:rFonts w:hint="default" w:ascii="仿宋" w:hAnsi="仿宋"/>
                <w:sz w:val="21"/>
                <w:szCs w:val="21"/>
              </w:rPr>
            </w:pPr>
            <w:r>
              <w:rPr>
                <w:rFonts w:hint="eastAsia" w:ascii="仿宋" w:hAnsi="仿宋"/>
                <w:sz w:val="21"/>
                <w:szCs w:val="21"/>
              </w:rPr>
              <w:t>智能密码钥匙</w:t>
            </w:r>
          </w:p>
        </w:tc>
        <w:tc>
          <w:tcPr>
            <w:tcW w:w="3877" w:type="dxa"/>
            <w:vAlign w:val="center"/>
          </w:tcPr>
          <w:p w14:paraId="4D41CCB4">
            <w:pPr>
              <w:keepNext/>
              <w:snapToGrid w:val="0"/>
              <w:spacing w:line="240" w:lineRule="auto"/>
              <w:jc w:val="left"/>
              <w:rPr>
                <w:rFonts w:hint="default" w:ascii="仿宋" w:hAnsi="仿宋"/>
                <w:sz w:val="21"/>
                <w:szCs w:val="21"/>
                <w:lang w:eastAsia="zh-Hans"/>
              </w:rPr>
            </w:pPr>
            <w:r>
              <w:rPr>
                <w:rFonts w:hint="eastAsia" w:ascii="仿宋" w:hAnsi="仿宋"/>
                <w:sz w:val="21"/>
                <w:szCs w:val="21"/>
                <w:lang w:eastAsia="zh-Hans"/>
              </w:rPr>
              <w:t>GM/T 0027《智能密码钥匙技术规范》</w:t>
            </w:r>
          </w:p>
          <w:p w14:paraId="53C2757F">
            <w:pPr>
              <w:keepNext/>
              <w:snapToGrid w:val="0"/>
              <w:spacing w:line="240" w:lineRule="auto"/>
              <w:jc w:val="left"/>
              <w:rPr>
                <w:rFonts w:hint="default" w:ascii="仿宋" w:hAnsi="仿宋"/>
                <w:sz w:val="21"/>
                <w:szCs w:val="21"/>
                <w:lang w:eastAsia="zh-Hans"/>
              </w:rPr>
            </w:pPr>
            <w:r>
              <w:rPr>
                <w:rFonts w:hint="eastAsia" w:ascii="仿宋" w:hAnsi="仿宋"/>
                <w:sz w:val="21"/>
                <w:szCs w:val="21"/>
                <w:lang w:eastAsia="zh-Hans"/>
              </w:rPr>
              <w:t>GM/T 0028《密码模块安全技术要求》</w:t>
            </w:r>
          </w:p>
        </w:tc>
        <w:tc>
          <w:tcPr>
            <w:tcW w:w="1658" w:type="dxa"/>
            <w:vAlign w:val="center"/>
          </w:tcPr>
          <w:p w14:paraId="72B908DA">
            <w:pPr>
              <w:pStyle w:val="73"/>
              <w:snapToGrid w:val="0"/>
              <w:rPr>
                <w:rFonts w:hint="default"/>
                <w:b w:val="0"/>
                <w:bCs/>
                <w:sz w:val="21"/>
                <w:szCs w:val="21"/>
              </w:rPr>
            </w:pPr>
            <w:r>
              <w:rPr>
                <w:b w:val="0"/>
                <w:bCs/>
                <w:sz w:val="21"/>
                <w:szCs w:val="21"/>
              </w:rPr>
              <w:t>SM2、SM3、SM4</w:t>
            </w:r>
          </w:p>
        </w:tc>
        <w:tc>
          <w:tcPr>
            <w:tcW w:w="2133" w:type="dxa"/>
            <w:vAlign w:val="center"/>
          </w:tcPr>
          <w:p w14:paraId="02864294">
            <w:pPr>
              <w:pStyle w:val="73"/>
              <w:snapToGrid w:val="0"/>
              <w:jc w:val="left"/>
              <w:rPr>
                <w:rFonts w:hint="default"/>
                <w:b w:val="0"/>
                <w:bCs/>
                <w:sz w:val="21"/>
                <w:szCs w:val="21"/>
              </w:rPr>
            </w:pPr>
            <w:r>
              <w:rPr>
                <w:b w:val="0"/>
                <w:bCs/>
                <w:sz w:val="21"/>
                <w:szCs w:val="21"/>
              </w:rPr>
              <w:t>用户个人数字证书私钥的载体。</w:t>
            </w:r>
          </w:p>
        </w:tc>
      </w:tr>
      <w:tr w14:paraId="503C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vAlign w:val="center"/>
          </w:tcPr>
          <w:p w14:paraId="7B5D301C">
            <w:pPr>
              <w:numPr>
                <w:ilvl w:val="0"/>
                <w:numId w:val="27"/>
              </w:numPr>
              <w:snapToGrid w:val="0"/>
              <w:spacing w:line="240" w:lineRule="auto"/>
              <w:ind w:left="0" w:firstLine="0"/>
              <w:jc w:val="left"/>
              <w:rPr>
                <w:b/>
                <w:sz w:val="21"/>
                <w:szCs w:val="21"/>
              </w:rPr>
            </w:pPr>
          </w:p>
        </w:tc>
        <w:tc>
          <w:tcPr>
            <w:tcW w:w="1109" w:type="dxa"/>
            <w:vAlign w:val="center"/>
          </w:tcPr>
          <w:p w14:paraId="719AC010">
            <w:pPr>
              <w:keepNext/>
              <w:snapToGrid w:val="0"/>
              <w:spacing w:line="240" w:lineRule="auto"/>
              <w:jc w:val="center"/>
              <w:rPr>
                <w:rFonts w:hint="default" w:ascii="仿宋" w:hAnsi="仿宋"/>
                <w:sz w:val="21"/>
                <w:szCs w:val="21"/>
                <w:lang w:val="en-US" w:eastAsia="zh-CN"/>
              </w:rPr>
            </w:pPr>
            <w:r>
              <w:rPr>
                <w:rFonts w:hint="eastAsia" w:ascii="仿宋" w:hAnsi="仿宋"/>
                <w:sz w:val="21"/>
                <w:szCs w:val="21"/>
                <w:lang w:val="en-US" w:eastAsia="zh-CN"/>
              </w:rPr>
              <w:t>零信任安全网关</w:t>
            </w:r>
          </w:p>
        </w:tc>
        <w:tc>
          <w:tcPr>
            <w:tcW w:w="3877" w:type="dxa"/>
            <w:vAlign w:val="center"/>
          </w:tcPr>
          <w:p w14:paraId="288563BF">
            <w:pPr>
              <w:keepNext/>
              <w:snapToGrid w:val="0"/>
              <w:spacing w:line="240" w:lineRule="auto"/>
              <w:jc w:val="left"/>
              <w:rPr>
                <w:rFonts w:hint="eastAsia" w:ascii="仿宋" w:hAnsi="仿宋"/>
                <w:sz w:val="21"/>
                <w:szCs w:val="21"/>
              </w:rPr>
            </w:pPr>
            <w:r>
              <w:rPr>
                <w:rFonts w:hint="eastAsia" w:ascii="仿宋" w:hAnsi="仿宋"/>
                <w:sz w:val="21"/>
                <w:szCs w:val="21"/>
              </w:rPr>
              <w:t>GM/T 00</w:t>
            </w:r>
            <w:r>
              <w:rPr>
                <w:rFonts w:hint="eastAsia" w:ascii="仿宋" w:hAnsi="仿宋"/>
                <w:sz w:val="21"/>
                <w:szCs w:val="21"/>
                <w:lang w:val="en-US" w:eastAsia="zh-CN"/>
              </w:rPr>
              <w:t>25</w:t>
            </w:r>
            <w:r>
              <w:rPr>
                <w:rFonts w:hint="eastAsia" w:ascii="仿宋" w:hAnsi="仿宋"/>
                <w:sz w:val="21"/>
                <w:szCs w:val="21"/>
              </w:rPr>
              <w:t>《</w:t>
            </w:r>
            <w:r>
              <w:rPr>
                <w:rFonts w:hint="eastAsia" w:ascii="仿宋" w:hAnsi="仿宋"/>
                <w:sz w:val="21"/>
                <w:szCs w:val="21"/>
                <w:lang w:val="en-US" w:eastAsia="zh-CN"/>
              </w:rPr>
              <w:t>SSL VPN网关产品规范</w:t>
            </w:r>
            <w:r>
              <w:rPr>
                <w:rFonts w:hint="eastAsia" w:ascii="仿宋" w:hAnsi="仿宋"/>
                <w:sz w:val="21"/>
                <w:szCs w:val="21"/>
              </w:rPr>
              <w:t>》</w:t>
            </w:r>
          </w:p>
          <w:p w14:paraId="67B22B3E">
            <w:pPr>
              <w:keepNext/>
              <w:snapToGrid w:val="0"/>
              <w:spacing w:line="240" w:lineRule="auto"/>
              <w:jc w:val="left"/>
              <w:rPr>
                <w:rFonts w:hint="default" w:ascii="仿宋" w:hAnsi="仿宋"/>
                <w:sz w:val="21"/>
                <w:szCs w:val="21"/>
                <w:lang w:eastAsia="zh-Hans"/>
              </w:rPr>
            </w:pPr>
            <w:r>
              <w:rPr>
                <w:rFonts w:hint="eastAsia" w:ascii="仿宋" w:hAnsi="仿宋"/>
                <w:sz w:val="21"/>
                <w:szCs w:val="21"/>
              </w:rPr>
              <w:t>GM/T 0028《密码模块安全技术要求》</w:t>
            </w:r>
          </w:p>
        </w:tc>
        <w:tc>
          <w:tcPr>
            <w:tcW w:w="1658" w:type="dxa"/>
            <w:vAlign w:val="center"/>
          </w:tcPr>
          <w:p w14:paraId="15AF504F">
            <w:pPr>
              <w:pStyle w:val="73"/>
              <w:snapToGrid w:val="0"/>
              <w:rPr>
                <w:rFonts w:hint="default" w:eastAsia="仿宋"/>
                <w:b/>
                <w:bCs/>
                <w:sz w:val="21"/>
                <w:szCs w:val="21"/>
                <w:lang w:val="en-US" w:eastAsia="zh-CN"/>
              </w:rPr>
            </w:pPr>
            <w:r>
              <w:rPr>
                <w:b w:val="0"/>
                <w:bCs/>
                <w:sz w:val="21"/>
                <w:szCs w:val="21"/>
              </w:rPr>
              <w:t>SM2、SM3、SM4</w:t>
            </w:r>
            <w:r>
              <w:rPr>
                <w:rFonts w:hint="eastAsia"/>
                <w:b w:val="0"/>
                <w:bCs/>
                <w:sz w:val="21"/>
                <w:szCs w:val="21"/>
                <w:lang w:eastAsia="zh-CN"/>
              </w:rPr>
              <w:t>、</w:t>
            </w:r>
            <w:r>
              <w:rPr>
                <w:rFonts w:hint="eastAsia"/>
                <w:b w:val="0"/>
                <w:bCs/>
                <w:sz w:val="21"/>
                <w:szCs w:val="21"/>
                <w:lang w:val="en-US" w:eastAsia="zh-CN"/>
              </w:rPr>
              <w:t>RSA2048</w:t>
            </w:r>
          </w:p>
        </w:tc>
        <w:tc>
          <w:tcPr>
            <w:tcW w:w="2133" w:type="dxa"/>
            <w:vAlign w:val="center"/>
          </w:tcPr>
          <w:p w14:paraId="6D3F3DAC">
            <w:pPr>
              <w:pStyle w:val="73"/>
              <w:snapToGrid w:val="0"/>
              <w:jc w:val="left"/>
              <w:rPr>
                <w:rFonts w:hint="default" w:eastAsia="仿宋"/>
                <w:b/>
                <w:bCs/>
                <w:sz w:val="21"/>
                <w:szCs w:val="21"/>
                <w:lang w:val="en-US" w:eastAsia="zh-CN"/>
              </w:rPr>
            </w:pPr>
            <w:r>
              <w:rPr>
                <w:b w:val="0"/>
                <w:bCs/>
                <w:sz w:val="21"/>
                <w:szCs w:val="21"/>
              </w:rPr>
              <w:t>提供</w:t>
            </w:r>
            <w:r>
              <w:rPr>
                <w:rFonts w:hint="eastAsia"/>
                <w:b w:val="0"/>
                <w:bCs/>
                <w:sz w:val="21"/>
                <w:szCs w:val="21"/>
                <w:lang w:val="en-US" w:eastAsia="zh-CN"/>
              </w:rPr>
              <w:t>用户身份鉴别以及单点登录服务</w:t>
            </w:r>
          </w:p>
        </w:tc>
      </w:tr>
      <w:tr w14:paraId="1098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vAlign w:val="center"/>
          </w:tcPr>
          <w:p w14:paraId="546B560F">
            <w:pPr>
              <w:numPr>
                <w:ilvl w:val="0"/>
                <w:numId w:val="27"/>
              </w:numPr>
              <w:snapToGrid w:val="0"/>
              <w:spacing w:line="240" w:lineRule="auto"/>
              <w:ind w:left="0" w:firstLine="0"/>
              <w:jc w:val="left"/>
              <w:rPr>
                <w:b/>
                <w:sz w:val="21"/>
                <w:szCs w:val="21"/>
              </w:rPr>
            </w:pPr>
          </w:p>
        </w:tc>
        <w:tc>
          <w:tcPr>
            <w:tcW w:w="1109" w:type="dxa"/>
            <w:vAlign w:val="center"/>
          </w:tcPr>
          <w:p w14:paraId="014C90EC">
            <w:pPr>
              <w:pStyle w:val="73"/>
              <w:snapToGrid w:val="0"/>
              <w:rPr>
                <w:rFonts w:hint="default"/>
                <w:b w:val="0"/>
                <w:bCs/>
                <w:sz w:val="21"/>
                <w:szCs w:val="21"/>
                <w:lang w:val="en-US" w:eastAsia="zh-CN"/>
              </w:rPr>
            </w:pPr>
            <w:r>
              <w:rPr>
                <w:rFonts w:hint="eastAsia"/>
                <w:b w:val="0"/>
                <w:bCs/>
                <w:sz w:val="21"/>
                <w:szCs w:val="21"/>
                <w:lang w:val="en-US" w:eastAsia="zh-CN"/>
              </w:rPr>
              <w:t>协同签名系统</w:t>
            </w:r>
          </w:p>
        </w:tc>
        <w:tc>
          <w:tcPr>
            <w:tcW w:w="3877" w:type="dxa"/>
            <w:vAlign w:val="center"/>
          </w:tcPr>
          <w:p w14:paraId="0F3A0EE9">
            <w:pPr>
              <w:pStyle w:val="73"/>
              <w:snapToGrid w:val="0"/>
              <w:jc w:val="left"/>
              <w:rPr>
                <w:rFonts w:hint="eastAsia" w:ascii="仿宋" w:hAnsi="仿宋"/>
                <w:sz w:val="21"/>
                <w:szCs w:val="21"/>
              </w:rPr>
            </w:pPr>
            <w:r>
              <w:rPr>
                <w:rFonts w:hint="eastAsia" w:ascii="仿宋" w:hAnsi="仿宋"/>
                <w:sz w:val="21"/>
                <w:szCs w:val="21"/>
              </w:rPr>
              <w:t>GM/T 0028《密码模块安全技术要求》</w:t>
            </w:r>
          </w:p>
        </w:tc>
        <w:tc>
          <w:tcPr>
            <w:tcW w:w="1658" w:type="dxa"/>
            <w:vAlign w:val="center"/>
          </w:tcPr>
          <w:p w14:paraId="7F685DB2">
            <w:pPr>
              <w:pStyle w:val="73"/>
              <w:snapToGrid w:val="0"/>
              <w:rPr>
                <w:b w:val="0"/>
                <w:bCs/>
                <w:sz w:val="21"/>
                <w:szCs w:val="21"/>
              </w:rPr>
            </w:pPr>
            <w:r>
              <w:rPr>
                <w:b w:val="0"/>
                <w:bCs/>
                <w:sz w:val="21"/>
                <w:szCs w:val="21"/>
              </w:rPr>
              <w:t>SM2、SM3、SM4</w:t>
            </w:r>
          </w:p>
        </w:tc>
        <w:tc>
          <w:tcPr>
            <w:tcW w:w="2133" w:type="dxa"/>
            <w:vAlign w:val="center"/>
          </w:tcPr>
          <w:p w14:paraId="598985AD">
            <w:pPr>
              <w:pStyle w:val="73"/>
              <w:snapToGrid w:val="0"/>
              <w:jc w:val="left"/>
              <w:rPr>
                <w:rFonts w:hint="default"/>
                <w:b w:val="0"/>
                <w:bCs/>
                <w:sz w:val="21"/>
                <w:szCs w:val="21"/>
                <w:lang w:val="en-US" w:eastAsia="zh-CN"/>
              </w:rPr>
            </w:pPr>
            <w:r>
              <w:rPr>
                <w:rFonts w:hint="eastAsia"/>
                <w:b w:val="0"/>
                <w:bCs/>
                <w:sz w:val="21"/>
                <w:szCs w:val="21"/>
                <w:lang w:val="en-US" w:eastAsia="zh-CN"/>
              </w:rPr>
              <w:t>提供协同签名服务</w:t>
            </w:r>
          </w:p>
        </w:tc>
      </w:tr>
    </w:tbl>
    <w:p w14:paraId="734BF550">
      <w:pPr>
        <w:pStyle w:val="31"/>
        <w:numPr>
          <w:ilvl w:val="0"/>
          <w:numId w:val="25"/>
        </w:numPr>
        <w:wordWrap w:val="0"/>
        <w:ind w:firstLine="0" w:firstLineChars="0"/>
        <w:rPr>
          <w:b/>
          <w:bCs/>
        </w:rPr>
      </w:pPr>
      <w:r>
        <w:rPr>
          <w:rFonts w:hint="eastAsia"/>
          <w:b/>
          <w:bCs/>
        </w:rPr>
        <w:t>工作流程</w:t>
      </w:r>
    </w:p>
    <w:p w14:paraId="701DE9F9">
      <w:pPr>
        <w:pStyle w:val="31"/>
        <w:wordWrap w:val="0"/>
        <w:rPr>
          <w:rFonts w:hint="eastAsia"/>
          <w:lang w:val="en-US" w:eastAsia="zh-CN"/>
        </w:rPr>
      </w:pPr>
      <w:r>
        <w:rPr>
          <w:rFonts w:hint="eastAsia"/>
          <w:lang w:val="en-US" w:eastAsia="zh-CN"/>
        </w:rPr>
        <w:t>采用智能密码钥匙登录应用系统实现身份鉴别的流程如下：</w:t>
      </w:r>
    </w:p>
    <w:p w14:paraId="5951B244">
      <w:pPr>
        <w:pStyle w:val="31"/>
        <w:wordWrap w:val="0"/>
        <w:ind w:left="0" w:leftChars="0" w:firstLine="0" w:firstLineChars="0"/>
        <w:rPr>
          <w:rFonts w:hint="default"/>
          <w:lang w:val="en-US" w:eastAsia="zh-CN"/>
        </w:rPr>
      </w:pPr>
      <w:r>
        <w:rPr>
          <w:rFonts w:hint="default"/>
          <w:lang w:val="en-US" w:eastAsia="zh-CN"/>
        </w:rPr>
        <w:drawing>
          <wp:inline distT="0" distB="0" distL="114300" distR="114300">
            <wp:extent cx="5758815" cy="6149975"/>
            <wp:effectExtent l="0" t="0" r="0" b="0"/>
            <wp:docPr id="13" name="ECB019B1-382A-4266-B25C-5B523AA43C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B019B1-382A-4266-B25C-5B523AA43C14-4" descr="wps"/>
                    <pic:cNvPicPr>
                      <a:picLocks noChangeAspect="1"/>
                    </pic:cNvPicPr>
                  </pic:nvPicPr>
                  <pic:blipFill>
                    <a:blip r:embed="rId29"/>
                    <a:stretch>
                      <a:fillRect/>
                    </a:stretch>
                  </pic:blipFill>
                  <pic:spPr>
                    <a:xfrm>
                      <a:off x="0" y="0"/>
                      <a:ext cx="5758815" cy="6149975"/>
                    </a:xfrm>
                    <a:prstGeom prst="rect">
                      <a:avLst/>
                    </a:prstGeom>
                  </pic:spPr>
                </pic:pic>
              </a:graphicData>
            </a:graphic>
          </wp:inline>
        </w:drawing>
      </w:r>
    </w:p>
    <w:p w14:paraId="7A0AB7C6">
      <w:pPr>
        <w:pStyle w:val="12"/>
        <w:tabs>
          <w:tab w:val="center" w:pos="4201"/>
          <w:tab w:val="right" w:leader="dot" w:pos="9298"/>
        </w:tabs>
        <w:wordWrap w:val="0"/>
        <w:ind w:firstLine="420" w:firstLineChars="200"/>
        <w:jc w:val="center"/>
        <w:rPr>
          <w:rFonts w:hint="default" w:eastAsia="黑体"/>
          <w:lang w:val="en-US" w:eastAsia="zh-CN"/>
        </w:rP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6</w:t>
      </w:r>
      <w:r>
        <w:fldChar w:fldCharType="end"/>
      </w:r>
      <w:r>
        <w:rPr>
          <w:rFonts w:hint="eastAsia"/>
        </w:rPr>
        <w:t xml:space="preserve"> 身份鉴别流程</w:t>
      </w:r>
      <w:r>
        <w:rPr>
          <w:rFonts w:hint="eastAsia"/>
          <w:lang w:val="en-US" w:eastAsia="zh-CN"/>
        </w:rPr>
        <w:t>-智能密码钥匙</w:t>
      </w:r>
    </w:p>
    <w:p w14:paraId="2C5BDEA5">
      <w:pPr>
        <w:ind w:firstLine="420" w:firstLineChars="0"/>
      </w:pPr>
      <w:r>
        <w:rPr>
          <w:rFonts w:hint="eastAsia"/>
          <w:lang w:val="en-US" w:eastAsia="zh-CN"/>
        </w:rPr>
        <w:t>智能密码钥匙</w:t>
      </w:r>
      <w:r>
        <w:rPr>
          <w:rFonts w:hint="eastAsia"/>
        </w:rPr>
        <w:t>身份鉴别密码应用</w:t>
      </w:r>
      <w:r>
        <w:t>的工作流程如</w:t>
      </w:r>
      <w:r>
        <w:rPr>
          <w:rFonts w:hint="eastAsia"/>
        </w:rPr>
        <w:t>上图</w:t>
      </w:r>
      <w:r>
        <w:t>所示（详见GB/T 15843.3《信息技术 安全技术 实体鉴别 第3部分：采用数字签名技术的机制》中的</w:t>
      </w:r>
      <w:r>
        <w:rPr>
          <w:rFonts w:hint="eastAsia"/>
        </w:rPr>
        <w:t>“相互鉴别”中的“</w:t>
      </w:r>
      <w:r>
        <w:t>两次传递鉴别</w:t>
      </w:r>
      <w:r>
        <w:rPr>
          <w:rFonts w:hint="eastAsia"/>
        </w:rPr>
        <w:t>”</w:t>
      </w:r>
      <w:r>
        <w:t>）：</w:t>
      </w:r>
    </w:p>
    <w:p w14:paraId="7B67A6E4">
      <w:pPr>
        <w:ind w:firstLine="560"/>
      </w:pPr>
      <w:r>
        <w:rPr>
          <w:rFonts w:hint="eastAsia"/>
        </w:rPr>
        <w:t>使用</w:t>
      </w:r>
      <w:r>
        <w:rPr>
          <w:rFonts w:hint="eastAsia"/>
          <w:lang w:val="en-US" w:eastAsia="zh-CN"/>
        </w:rPr>
        <w:t>零信任安全网关</w:t>
      </w:r>
      <w:r>
        <w:rPr>
          <w:rFonts w:hint="eastAsia"/>
        </w:rPr>
        <w:t>实现身份鉴别流程如下：</w:t>
      </w:r>
    </w:p>
    <w:p w14:paraId="4AC834DF">
      <w:pPr>
        <w:numPr>
          <w:ilvl w:val="0"/>
          <w:numId w:val="28"/>
        </w:numPr>
        <w:ind w:firstLine="560" w:firstLineChars="200"/>
        <w:rPr>
          <w:rFonts w:ascii="Times New Roman" w:hAnsi="Times New Roman" w:cs="Times New Roman"/>
        </w:rPr>
      </w:pPr>
      <w:r>
        <w:rPr>
          <w:rFonts w:hint="eastAsia" w:ascii="Times New Roman" w:hAnsi="Times New Roman" w:cs="Times New Roman"/>
        </w:rPr>
        <w:t>用户启动登录流程，客户端程序调用</w:t>
      </w:r>
      <w:r>
        <w:rPr>
          <w:rFonts w:hint="eastAsia" w:ascii="Times New Roman" w:hAnsi="Times New Roman" w:cs="Times New Roman"/>
          <w:lang w:val="en-US" w:eastAsia="zh-CN"/>
        </w:rPr>
        <w:t>零信任安全网关客户端</w:t>
      </w:r>
      <w:r>
        <w:rPr>
          <w:rFonts w:hint="eastAsia" w:ascii="Times New Roman" w:hAnsi="Times New Roman" w:cs="Times New Roman"/>
        </w:rPr>
        <w:t>提供的认证初始化接口；</w:t>
      </w:r>
    </w:p>
    <w:p w14:paraId="58B696F2">
      <w:pPr>
        <w:numPr>
          <w:ilvl w:val="0"/>
          <w:numId w:val="28"/>
        </w:numPr>
        <w:ind w:firstLine="560" w:firstLineChars="200"/>
        <w:rPr>
          <w:rFonts w:ascii="Times New Roman" w:hAnsi="Times New Roman" w:cs="Times New Roman"/>
        </w:rPr>
      </w:pPr>
      <w:r>
        <w:rPr>
          <w:rFonts w:hint="eastAsia" w:ascii="Times New Roman" w:hAnsi="Times New Roman" w:cs="Times New Roman"/>
          <w:lang w:val="en-US" w:eastAsia="zh-CN"/>
        </w:rPr>
        <w:t>零信任安全网关</w:t>
      </w:r>
      <w:r>
        <w:rPr>
          <w:rFonts w:hint="eastAsia" w:ascii="Times New Roman" w:hAnsi="Times New Roman" w:cs="Times New Roman"/>
        </w:rPr>
        <w:t>客户端接口向智能密码钥匙读取用户证书以及生成用户随机数；</w:t>
      </w:r>
    </w:p>
    <w:p w14:paraId="0A84659A">
      <w:pPr>
        <w:numPr>
          <w:ilvl w:val="0"/>
          <w:numId w:val="28"/>
        </w:numPr>
        <w:ind w:firstLine="560" w:firstLineChars="200"/>
        <w:rPr>
          <w:rFonts w:ascii="Times New Roman" w:hAnsi="Times New Roman" w:cs="Times New Roman"/>
        </w:rPr>
      </w:pPr>
      <w:r>
        <w:rPr>
          <w:rFonts w:hint="eastAsia" w:ascii="Times New Roman" w:hAnsi="Times New Roman" w:cs="Times New Roman"/>
          <w:lang w:eastAsia="zh-CN"/>
        </w:rPr>
        <w:t>零信任安全网关</w:t>
      </w:r>
      <w:r>
        <w:rPr>
          <w:rFonts w:hint="eastAsia" w:ascii="Times New Roman" w:hAnsi="Times New Roman" w:cs="Times New Roman"/>
        </w:rPr>
        <w:t>客户端向</w:t>
      </w:r>
      <w:r>
        <w:rPr>
          <w:rFonts w:hint="eastAsia" w:ascii="Times New Roman" w:hAnsi="Times New Roman" w:cs="Times New Roman"/>
          <w:lang w:eastAsia="zh-CN"/>
        </w:rPr>
        <w:t>零信任安全网关</w:t>
      </w:r>
      <w:r>
        <w:rPr>
          <w:rFonts w:hint="eastAsia" w:ascii="Times New Roman" w:hAnsi="Times New Roman" w:cs="Times New Roman"/>
        </w:rPr>
        <w:t>发送认证初始化请求，请求内容遵循GB/T 15843.3协议；</w:t>
      </w:r>
    </w:p>
    <w:p w14:paraId="78A8B4C0">
      <w:pPr>
        <w:numPr>
          <w:ilvl w:val="0"/>
          <w:numId w:val="28"/>
        </w:numPr>
        <w:ind w:firstLine="560" w:firstLineChars="200"/>
        <w:rPr>
          <w:rFonts w:ascii="Times New Roman" w:hAnsi="Times New Roman" w:cs="Times New Roman"/>
        </w:rPr>
      </w:pPr>
      <w:r>
        <w:rPr>
          <w:rFonts w:hint="eastAsia" w:ascii="Times New Roman" w:hAnsi="Times New Roman" w:cs="Times New Roman"/>
          <w:lang w:eastAsia="zh-CN"/>
        </w:rPr>
        <w:t>零信任安全网关</w:t>
      </w:r>
      <w:r>
        <w:rPr>
          <w:rFonts w:hint="eastAsia" w:ascii="Times New Roman" w:hAnsi="Times New Roman" w:cs="Times New Roman"/>
          <w:lang w:val="en-US" w:eastAsia="zh-CN"/>
        </w:rPr>
        <w:t>生成随机数、</w:t>
      </w:r>
      <w:r>
        <w:rPr>
          <w:rFonts w:hint="eastAsia" w:ascii="Times New Roman" w:hAnsi="Times New Roman" w:cs="Times New Roman"/>
        </w:rPr>
        <w:t>按照GB/T 15843.3规范组织认证信息</w:t>
      </w:r>
      <w:r>
        <w:rPr>
          <w:rFonts w:hint="eastAsia" w:ascii="Times New Roman" w:hAnsi="Times New Roman" w:cs="Times New Roman"/>
          <w:lang w:val="en-US" w:eastAsia="zh-CN"/>
        </w:rPr>
        <w:t>并对</w:t>
      </w:r>
      <w:r>
        <w:rPr>
          <w:rFonts w:hint="eastAsia" w:ascii="Times New Roman" w:hAnsi="Times New Roman" w:cs="Times New Roman"/>
        </w:rPr>
        <w:t>对认证信息签名，遵循GB/T 15843.3协议组织认证初始化响应报文；</w:t>
      </w:r>
    </w:p>
    <w:p w14:paraId="078B0652">
      <w:pPr>
        <w:numPr>
          <w:ilvl w:val="0"/>
          <w:numId w:val="28"/>
        </w:numPr>
        <w:ind w:firstLine="560" w:firstLineChars="200"/>
        <w:rPr>
          <w:rFonts w:ascii="Times New Roman" w:hAnsi="Times New Roman" w:cs="Times New Roman"/>
        </w:rPr>
      </w:pPr>
      <w:r>
        <w:rPr>
          <w:rFonts w:hint="eastAsia" w:ascii="Times New Roman" w:hAnsi="Times New Roman" w:cs="Times New Roman"/>
        </w:rPr>
        <w:t>客户端程序调用</w:t>
      </w:r>
      <w:r>
        <w:rPr>
          <w:rFonts w:hint="eastAsia" w:ascii="Times New Roman" w:hAnsi="Times New Roman" w:cs="Times New Roman"/>
          <w:lang w:eastAsia="zh-CN"/>
        </w:rPr>
        <w:t>零信任安全网关</w:t>
      </w:r>
      <w:r>
        <w:rPr>
          <w:rFonts w:hint="eastAsia" w:ascii="Times New Roman" w:hAnsi="Times New Roman" w:cs="Times New Roman"/>
        </w:rPr>
        <w:t>客户端提供的认证接口，验证服务端认证信息；</w:t>
      </w:r>
    </w:p>
    <w:p w14:paraId="71AA39C2">
      <w:pPr>
        <w:numPr>
          <w:ilvl w:val="0"/>
          <w:numId w:val="28"/>
        </w:numPr>
        <w:ind w:firstLine="560" w:firstLineChars="200"/>
        <w:rPr>
          <w:rFonts w:ascii="Times New Roman" w:hAnsi="Times New Roman" w:cs="Times New Roman"/>
        </w:rPr>
      </w:pPr>
      <w:r>
        <w:rPr>
          <w:rFonts w:hint="eastAsia" w:ascii="Times New Roman" w:hAnsi="Times New Roman" w:cs="Times New Roman"/>
          <w:lang w:eastAsia="zh-CN"/>
        </w:rPr>
        <w:t>零信任安全网关</w:t>
      </w:r>
      <w:r>
        <w:rPr>
          <w:rFonts w:hint="eastAsia" w:ascii="Times New Roman" w:hAnsi="Times New Roman" w:cs="Times New Roman"/>
        </w:rPr>
        <w:t>客户端向智能密码钥匙签名接口签名；</w:t>
      </w:r>
    </w:p>
    <w:p w14:paraId="7B0A0365">
      <w:pPr>
        <w:numPr>
          <w:ilvl w:val="0"/>
          <w:numId w:val="28"/>
        </w:numPr>
        <w:ind w:firstLine="560" w:firstLineChars="200"/>
        <w:rPr>
          <w:rFonts w:ascii="Times New Roman" w:hAnsi="Times New Roman" w:cs="Times New Roman"/>
        </w:rPr>
      </w:pPr>
      <w:r>
        <w:rPr>
          <w:rFonts w:hint="eastAsia" w:ascii="Times New Roman" w:hAnsi="Times New Roman" w:cs="Times New Roman"/>
          <w:lang w:eastAsia="zh-CN"/>
        </w:rPr>
        <w:t>零信任安全网关</w:t>
      </w:r>
      <w:r>
        <w:rPr>
          <w:rFonts w:hint="eastAsia" w:ascii="Times New Roman" w:hAnsi="Times New Roman" w:cs="Times New Roman"/>
        </w:rPr>
        <w:t>客户端组织客户端认证报文，并发送认证请求，请求内容遵循GB/T 15843.3协议；</w:t>
      </w:r>
    </w:p>
    <w:p w14:paraId="283BF61C">
      <w:pPr>
        <w:numPr>
          <w:ilvl w:val="0"/>
          <w:numId w:val="28"/>
        </w:numPr>
        <w:ind w:firstLine="560" w:firstLineChars="200"/>
        <w:rPr>
          <w:b/>
          <w:bCs/>
        </w:rPr>
      </w:pPr>
      <w:r>
        <w:rPr>
          <w:rFonts w:hint="eastAsia" w:ascii="Times New Roman" w:hAnsi="Times New Roman" w:cs="Times New Roman"/>
          <w:lang w:eastAsia="zh-CN"/>
        </w:rPr>
        <w:t>零信任安全网关</w:t>
      </w:r>
      <w:r>
        <w:rPr>
          <w:rFonts w:hint="eastAsia" w:ascii="Times New Roman" w:hAnsi="Times New Roman" w:cs="Times New Roman"/>
          <w:lang w:val="en-US" w:eastAsia="zh-CN"/>
        </w:rPr>
        <w:t>验证证书有效性以及签名合法性</w:t>
      </w:r>
      <w:r>
        <w:rPr>
          <w:rFonts w:hint="eastAsia" w:ascii="Times New Roman" w:hAnsi="Times New Roman" w:cs="Times New Roman"/>
        </w:rPr>
        <w:t>，并生成认证票据返回给客户端；</w:t>
      </w:r>
    </w:p>
    <w:p w14:paraId="1E238DF1">
      <w:pPr>
        <w:numPr>
          <w:ilvl w:val="0"/>
          <w:numId w:val="28"/>
        </w:numPr>
        <w:ind w:firstLine="560" w:firstLineChars="200"/>
        <w:rPr>
          <w:b/>
          <w:bCs/>
        </w:rPr>
      </w:pPr>
      <w:r>
        <w:rPr>
          <w:rFonts w:hint="eastAsia" w:ascii="Times New Roman" w:hAnsi="Times New Roman" w:cs="Times New Roman"/>
        </w:rPr>
        <w:t>客户端使用认证票据向应用系统请求用户登录；</w:t>
      </w:r>
    </w:p>
    <w:p w14:paraId="4D4E23C5">
      <w:pPr>
        <w:numPr>
          <w:ilvl w:val="0"/>
          <w:numId w:val="28"/>
        </w:numPr>
        <w:ind w:firstLine="560" w:firstLineChars="200"/>
        <w:rPr>
          <w:b/>
          <w:bCs/>
        </w:rPr>
      </w:pPr>
      <w:r>
        <w:rPr>
          <w:rFonts w:hint="eastAsia" w:ascii="Times New Roman" w:hAnsi="Times New Roman" w:cs="Times New Roman"/>
        </w:rPr>
        <w:t>应用系统向</w:t>
      </w:r>
      <w:r>
        <w:rPr>
          <w:rFonts w:hint="eastAsia" w:ascii="Times New Roman" w:hAnsi="Times New Roman" w:cs="Times New Roman"/>
          <w:lang w:eastAsia="zh-CN"/>
        </w:rPr>
        <w:t>零信任安全网关</w:t>
      </w:r>
      <w:r>
        <w:rPr>
          <w:rFonts w:hint="eastAsia" w:ascii="Times New Roman" w:hAnsi="Times New Roman" w:cs="Times New Roman"/>
        </w:rPr>
        <w:t>提交认证票据；</w:t>
      </w:r>
    </w:p>
    <w:p w14:paraId="4887C3ED">
      <w:pPr>
        <w:numPr>
          <w:ilvl w:val="0"/>
          <w:numId w:val="28"/>
        </w:numPr>
        <w:ind w:firstLine="560" w:firstLineChars="200"/>
        <w:rPr>
          <w:b/>
          <w:bCs/>
        </w:rPr>
      </w:pPr>
      <w:r>
        <w:rPr>
          <w:rFonts w:hint="eastAsia" w:ascii="Times New Roman" w:hAnsi="Times New Roman" w:cs="Times New Roman"/>
          <w:lang w:eastAsia="zh-CN"/>
        </w:rPr>
        <w:t>零信任安全网关</w:t>
      </w:r>
      <w:r>
        <w:rPr>
          <w:rFonts w:hint="eastAsia" w:ascii="Times New Roman" w:hAnsi="Times New Roman" w:cs="Times New Roman"/>
        </w:rPr>
        <w:t>验证认证票据，验证成功后返回用户证书信息；</w:t>
      </w:r>
    </w:p>
    <w:p w14:paraId="69B899EA">
      <w:pPr>
        <w:numPr>
          <w:ilvl w:val="0"/>
          <w:numId w:val="28"/>
        </w:numPr>
        <w:ind w:firstLine="560" w:firstLineChars="200"/>
        <w:rPr>
          <w:b/>
          <w:bCs/>
        </w:rPr>
      </w:pPr>
      <w:r>
        <w:rPr>
          <w:rFonts w:hint="eastAsia" w:ascii="Times New Roman" w:hAnsi="Times New Roman" w:cs="Times New Roman"/>
        </w:rPr>
        <w:t>应用系统根据证书信息获取用户身份信息，并完成应用系统登录过程；验证失败，提示登录失败。</w:t>
      </w:r>
    </w:p>
    <w:p w14:paraId="1276FD8C">
      <w:pPr>
        <w:ind w:firstLine="560"/>
        <w:rPr>
          <w:rFonts w:hint="eastAsia"/>
          <w:lang w:val="en-US" w:eastAsia="zh-CN"/>
        </w:rPr>
      </w:pPr>
      <w:r>
        <w:rPr>
          <w:rFonts w:hint="eastAsia"/>
          <w:lang w:val="en-US" w:eastAsia="zh-CN"/>
        </w:rPr>
        <w:t>微信小程序访问应用系统采用协同签名方式实现身份鉴别，其流程如下：</w:t>
      </w:r>
    </w:p>
    <w:p w14:paraId="30BFDF8C">
      <w:pPr>
        <w:ind w:left="0" w:leftChars="0" w:firstLine="0" w:firstLineChars="0"/>
        <w:rPr>
          <w:rFonts w:hint="default"/>
          <w:lang w:val="en-US" w:eastAsia="zh-CN"/>
        </w:rPr>
      </w:pPr>
      <w:r>
        <w:rPr>
          <w:rFonts w:hint="default"/>
          <w:lang w:val="en-US" w:eastAsia="zh-CN"/>
        </w:rPr>
        <w:drawing>
          <wp:inline distT="0" distB="0" distL="114300" distR="114300">
            <wp:extent cx="5751195" cy="6576695"/>
            <wp:effectExtent l="0" t="0" r="0" b="0"/>
            <wp:docPr id="25" name="ECB019B1-382A-4266-B25C-5B523AA43C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CB019B1-382A-4266-B25C-5B523AA43C14-5" descr="wps"/>
                    <pic:cNvPicPr>
                      <a:picLocks noChangeAspect="1"/>
                    </pic:cNvPicPr>
                  </pic:nvPicPr>
                  <pic:blipFill>
                    <a:blip r:embed="rId30"/>
                    <a:stretch>
                      <a:fillRect/>
                    </a:stretch>
                  </pic:blipFill>
                  <pic:spPr>
                    <a:xfrm>
                      <a:off x="0" y="0"/>
                      <a:ext cx="5751195" cy="6576695"/>
                    </a:xfrm>
                    <a:prstGeom prst="rect">
                      <a:avLst/>
                    </a:prstGeom>
                  </pic:spPr>
                </pic:pic>
              </a:graphicData>
            </a:graphic>
          </wp:inline>
        </w:drawing>
      </w:r>
    </w:p>
    <w:p w14:paraId="74B710C1">
      <w:pPr>
        <w:pStyle w:val="12"/>
        <w:tabs>
          <w:tab w:val="center" w:pos="4201"/>
          <w:tab w:val="right" w:leader="dot" w:pos="9298"/>
        </w:tabs>
        <w:wordWrap w:val="0"/>
        <w:ind w:firstLine="420" w:firstLineChars="200"/>
        <w:jc w:val="center"/>
        <w:rPr>
          <w:rFonts w:hint="default" w:eastAsia="黑体"/>
          <w:lang w:val="en-US" w:eastAsia="zh-CN"/>
        </w:rP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7</w:t>
      </w:r>
      <w:r>
        <w:fldChar w:fldCharType="end"/>
      </w:r>
      <w:r>
        <w:rPr>
          <w:rFonts w:hint="eastAsia"/>
        </w:rPr>
        <w:t xml:space="preserve"> 身份鉴别流程</w:t>
      </w:r>
      <w:r>
        <w:rPr>
          <w:rFonts w:hint="eastAsia"/>
          <w:lang w:val="en-US" w:eastAsia="zh-CN"/>
        </w:rPr>
        <w:t>-协同签名</w:t>
      </w:r>
    </w:p>
    <w:p w14:paraId="61D96A92">
      <w:pPr>
        <w:numPr>
          <w:ilvl w:val="0"/>
          <w:numId w:val="29"/>
        </w:numPr>
        <w:ind w:firstLine="560" w:firstLineChars="200"/>
        <w:rPr>
          <w:rFonts w:hint="default" w:ascii="Times New Roman" w:hAnsi="Times New Roman" w:cs="Times New Roman"/>
          <w:lang w:val="en-US"/>
        </w:rPr>
      </w:pPr>
      <w:r>
        <w:rPr>
          <w:rFonts w:hint="eastAsia" w:ascii="Times New Roman" w:hAnsi="Times New Roman" w:cs="Times New Roman"/>
          <w:lang w:val="en-US" w:eastAsia="zh-CN"/>
        </w:rPr>
        <w:t>小程序</w:t>
      </w:r>
      <w:r>
        <w:rPr>
          <w:rFonts w:hint="eastAsia" w:ascii="Times New Roman" w:hAnsi="Times New Roman" w:cs="Times New Roman"/>
        </w:rPr>
        <w:t>启动登录流程，</w:t>
      </w:r>
      <w:r>
        <w:rPr>
          <w:rFonts w:hint="eastAsia" w:ascii="Times New Roman" w:hAnsi="Times New Roman" w:cs="Times New Roman"/>
          <w:lang w:val="en-US" w:eastAsia="zh-CN"/>
        </w:rPr>
        <w:t>调用零信任安全网关提供的小程序接口读取用户证书，生成客户端随机数，组织认证初始化请求；</w:t>
      </w:r>
    </w:p>
    <w:p w14:paraId="184880A8">
      <w:pPr>
        <w:numPr>
          <w:ilvl w:val="0"/>
          <w:numId w:val="29"/>
        </w:numPr>
        <w:ind w:firstLine="560" w:firstLineChars="200"/>
        <w:rPr>
          <w:rFonts w:ascii="Times New Roman" w:hAnsi="Times New Roman" w:cs="Times New Roman"/>
        </w:rPr>
      </w:pPr>
      <w:r>
        <w:rPr>
          <w:rFonts w:hint="eastAsia" w:ascii="Times New Roman" w:hAnsi="Times New Roman" w:cs="Times New Roman"/>
          <w:lang w:val="en-US" w:eastAsia="zh-CN"/>
        </w:rPr>
        <w:t>小程序</w:t>
      </w:r>
      <w:r>
        <w:rPr>
          <w:rFonts w:hint="eastAsia" w:ascii="Times New Roman" w:hAnsi="Times New Roman" w:cs="Times New Roman"/>
        </w:rPr>
        <w:t>向</w:t>
      </w:r>
      <w:r>
        <w:rPr>
          <w:rFonts w:hint="eastAsia" w:ascii="Times New Roman" w:hAnsi="Times New Roman" w:cs="Times New Roman"/>
          <w:lang w:eastAsia="zh-CN"/>
        </w:rPr>
        <w:t>零信任安全网关</w:t>
      </w:r>
      <w:r>
        <w:rPr>
          <w:rFonts w:hint="eastAsia" w:ascii="Times New Roman" w:hAnsi="Times New Roman" w:cs="Times New Roman"/>
        </w:rPr>
        <w:t>发送认证初始化请求，请求内容遵循GB/T 15843.3协议；</w:t>
      </w:r>
    </w:p>
    <w:p w14:paraId="6838CB80">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零信任安全网关</w:t>
      </w:r>
      <w:r>
        <w:rPr>
          <w:rFonts w:hint="eastAsia" w:ascii="Times New Roman" w:hAnsi="Times New Roman" w:cs="Times New Roman"/>
          <w:lang w:val="en-US" w:eastAsia="zh-CN"/>
        </w:rPr>
        <w:t>调用服务器密码机</w:t>
      </w:r>
      <w:r>
        <w:rPr>
          <w:rFonts w:hint="eastAsia" w:ascii="Times New Roman" w:hAnsi="Times New Roman" w:cs="Times New Roman"/>
          <w:lang w:eastAsia="zh-CN"/>
        </w:rPr>
        <w:t>生成服务端随机数；</w:t>
      </w:r>
    </w:p>
    <w:p w14:paraId="572471F1">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零信任安全网关按照GB/T 15843.3规范组织认证信息，并对认证信息签名，遵循GB/T 15843.3协议组织认证初始化响应报文；</w:t>
      </w:r>
    </w:p>
    <w:p w14:paraId="1594875E">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val="en-US" w:eastAsia="zh-CN"/>
        </w:rPr>
        <w:t>小程序调用零信任安全网关提供的小程序接口</w:t>
      </w:r>
      <w:r>
        <w:rPr>
          <w:rFonts w:hint="eastAsia" w:ascii="Times New Roman" w:hAnsi="Times New Roman" w:cs="Times New Roman"/>
          <w:lang w:eastAsia="zh-CN"/>
        </w:rPr>
        <w:t>验证服务端认证信息，</w:t>
      </w:r>
      <w:r>
        <w:rPr>
          <w:rFonts w:hint="eastAsia" w:ascii="Times New Roman" w:hAnsi="Times New Roman" w:cs="Times New Roman"/>
          <w:lang w:val="en-US" w:eastAsia="zh-CN"/>
        </w:rPr>
        <w:t>并启动协同签名，在此过程中要求用户输入本地验证口令，口令验证通过后获取到客户端私钥并与协同签名服务端完成协同签名并组织</w:t>
      </w:r>
      <w:r>
        <w:rPr>
          <w:rFonts w:hint="eastAsia" w:ascii="Times New Roman" w:hAnsi="Times New Roman" w:cs="Times New Roman"/>
          <w:lang w:eastAsia="zh-CN"/>
        </w:rPr>
        <w:t>客户端认证报文，并发送认证请求，请求内容遵循GB/T 15843.3协议；</w:t>
      </w:r>
    </w:p>
    <w:p w14:paraId="09EFFF45">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零信任安全网关验证客户端证书有效性，</w:t>
      </w:r>
      <w:r>
        <w:rPr>
          <w:rFonts w:hint="eastAsia" w:ascii="Times New Roman" w:hAnsi="Times New Roman" w:cs="Times New Roman"/>
          <w:lang w:val="en-US" w:eastAsia="zh-CN"/>
        </w:rPr>
        <w:t>调用服务器密码机验证</w:t>
      </w:r>
      <w:r>
        <w:rPr>
          <w:rFonts w:hint="eastAsia" w:ascii="Times New Roman" w:hAnsi="Times New Roman" w:cs="Times New Roman"/>
          <w:lang w:eastAsia="zh-CN"/>
        </w:rPr>
        <w:t>签名的正确性，并生成认证票据返回给客户端；</w:t>
      </w:r>
    </w:p>
    <w:p w14:paraId="3F23574C">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客户端使用认证票据向应用系统请求用户登录；</w:t>
      </w:r>
    </w:p>
    <w:p w14:paraId="106B7F7F">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应用系统向零信任安全网关提交认证票据；</w:t>
      </w:r>
    </w:p>
    <w:p w14:paraId="7E4FE262">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零信任安全网关验证认证票据，验证成功后返回用户证书信息；</w:t>
      </w:r>
    </w:p>
    <w:p w14:paraId="20C3E20C">
      <w:pPr>
        <w:numPr>
          <w:ilvl w:val="0"/>
          <w:numId w:val="29"/>
        </w:numPr>
        <w:ind w:firstLine="560" w:firstLineChars="200"/>
        <w:rPr>
          <w:rFonts w:hint="eastAsia" w:ascii="Times New Roman" w:hAnsi="Times New Roman" w:cs="Times New Roman"/>
          <w:lang w:eastAsia="zh-CN"/>
        </w:rPr>
      </w:pPr>
      <w:r>
        <w:rPr>
          <w:rFonts w:hint="eastAsia" w:ascii="Times New Roman" w:hAnsi="Times New Roman" w:cs="Times New Roman"/>
          <w:lang w:eastAsia="zh-CN"/>
        </w:rPr>
        <w:t>应用系统根据证书信息获取用户身份信息，并完成应用系统登录过程；验证失败，提示登录失败。</w:t>
      </w:r>
    </w:p>
    <w:p w14:paraId="06C1C777">
      <w:pPr>
        <w:pStyle w:val="31"/>
        <w:numPr>
          <w:ilvl w:val="0"/>
          <w:numId w:val="25"/>
        </w:numPr>
        <w:wordWrap w:val="0"/>
        <w:ind w:firstLine="0" w:firstLineChars="0"/>
        <w:rPr>
          <w:b/>
          <w:bCs/>
        </w:rPr>
      </w:pPr>
      <w:r>
        <w:rPr>
          <w:rFonts w:hint="eastAsia"/>
          <w:b/>
          <w:bCs/>
        </w:rPr>
        <w:t>密钥管理</w:t>
      </w:r>
    </w:p>
    <w:p w14:paraId="0FA15680">
      <w:pPr>
        <w:pStyle w:val="12"/>
        <w:jc w:val="center"/>
        <w:rPr>
          <w:rFonts w:eastAsia="宋体"/>
        </w:rPr>
      </w:pPr>
      <w:bookmarkStart w:id="141" w:name="_Ref17088"/>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8</w:t>
      </w:r>
      <w:r>
        <w:fldChar w:fldCharType="end"/>
      </w:r>
      <w:bookmarkEnd w:id="141"/>
      <w:r>
        <w:rPr>
          <w:rFonts w:hint="eastAsia"/>
        </w:rPr>
        <w:t>身份鉴别的密钥管理</w:t>
      </w:r>
    </w:p>
    <w:tbl>
      <w:tblPr>
        <w:tblStyle w:val="5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299"/>
        <w:gridCol w:w="1395"/>
        <w:gridCol w:w="676"/>
        <w:gridCol w:w="972"/>
        <w:gridCol w:w="1817"/>
        <w:gridCol w:w="855"/>
        <w:gridCol w:w="729"/>
        <w:gridCol w:w="1372"/>
      </w:tblGrid>
      <w:tr w14:paraId="2C83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7" w:type="dxa"/>
            <w:shd w:val="clear" w:color="auto" w:fill="D8D8D8" w:themeFill="background1" w:themeFillShade="D9"/>
            <w:vAlign w:val="center"/>
          </w:tcPr>
          <w:p w14:paraId="7964DD76">
            <w:pPr>
              <w:pStyle w:val="73"/>
              <w:snapToGrid w:val="0"/>
              <w:rPr>
                <w:rFonts w:hint="default"/>
                <w:b w:val="0"/>
                <w:sz w:val="21"/>
                <w:szCs w:val="21"/>
              </w:rPr>
            </w:pPr>
            <w:r>
              <w:rPr>
                <w:b/>
                <w:sz w:val="21"/>
                <w:szCs w:val="21"/>
              </w:rPr>
              <w:t>密钥名称</w:t>
            </w:r>
          </w:p>
        </w:tc>
        <w:tc>
          <w:tcPr>
            <w:tcW w:w="1299" w:type="dxa"/>
            <w:shd w:val="clear" w:color="auto" w:fill="D8D8D8" w:themeFill="background1" w:themeFillShade="D9"/>
            <w:vAlign w:val="center"/>
          </w:tcPr>
          <w:p w14:paraId="71518C6B">
            <w:pPr>
              <w:pStyle w:val="73"/>
              <w:snapToGrid w:val="0"/>
              <w:rPr>
                <w:rFonts w:hint="default"/>
                <w:b w:val="0"/>
                <w:sz w:val="21"/>
                <w:szCs w:val="21"/>
              </w:rPr>
            </w:pPr>
            <w:r>
              <w:rPr>
                <w:b/>
                <w:sz w:val="21"/>
                <w:szCs w:val="21"/>
              </w:rPr>
              <w:t>生成</w:t>
            </w:r>
          </w:p>
        </w:tc>
        <w:tc>
          <w:tcPr>
            <w:tcW w:w="1395" w:type="dxa"/>
            <w:shd w:val="clear" w:color="auto" w:fill="D8D8D8" w:themeFill="background1" w:themeFillShade="D9"/>
            <w:vAlign w:val="center"/>
          </w:tcPr>
          <w:p w14:paraId="771C4BB7">
            <w:pPr>
              <w:pStyle w:val="73"/>
              <w:snapToGrid w:val="0"/>
              <w:rPr>
                <w:rFonts w:hint="default"/>
                <w:b w:val="0"/>
                <w:sz w:val="21"/>
                <w:szCs w:val="21"/>
              </w:rPr>
            </w:pPr>
            <w:r>
              <w:rPr>
                <w:b/>
                <w:sz w:val="21"/>
                <w:szCs w:val="21"/>
              </w:rPr>
              <w:t>存储</w:t>
            </w:r>
          </w:p>
        </w:tc>
        <w:tc>
          <w:tcPr>
            <w:tcW w:w="676" w:type="dxa"/>
            <w:shd w:val="clear" w:color="auto" w:fill="D8D8D8" w:themeFill="background1" w:themeFillShade="D9"/>
            <w:vAlign w:val="center"/>
          </w:tcPr>
          <w:p w14:paraId="2C21CAE5">
            <w:pPr>
              <w:pStyle w:val="73"/>
              <w:snapToGrid w:val="0"/>
              <w:rPr>
                <w:rFonts w:hint="default"/>
                <w:b w:val="0"/>
                <w:sz w:val="21"/>
                <w:szCs w:val="21"/>
              </w:rPr>
            </w:pPr>
            <w:r>
              <w:rPr>
                <w:b/>
                <w:sz w:val="21"/>
                <w:szCs w:val="21"/>
              </w:rPr>
              <w:t>分发</w:t>
            </w:r>
          </w:p>
        </w:tc>
        <w:tc>
          <w:tcPr>
            <w:tcW w:w="972" w:type="dxa"/>
            <w:shd w:val="clear" w:color="auto" w:fill="D8D8D8" w:themeFill="background1" w:themeFillShade="D9"/>
            <w:vAlign w:val="center"/>
          </w:tcPr>
          <w:p w14:paraId="7527AB82">
            <w:pPr>
              <w:pStyle w:val="73"/>
              <w:snapToGrid w:val="0"/>
              <w:rPr>
                <w:rFonts w:hint="default"/>
                <w:b w:val="0"/>
                <w:sz w:val="21"/>
                <w:szCs w:val="21"/>
              </w:rPr>
            </w:pPr>
            <w:r>
              <w:rPr>
                <w:b/>
                <w:sz w:val="21"/>
                <w:szCs w:val="21"/>
              </w:rPr>
              <w:t>导入导出</w:t>
            </w:r>
          </w:p>
        </w:tc>
        <w:tc>
          <w:tcPr>
            <w:tcW w:w="1817" w:type="dxa"/>
            <w:shd w:val="clear" w:color="auto" w:fill="D8D8D8" w:themeFill="background1" w:themeFillShade="D9"/>
            <w:vAlign w:val="center"/>
          </w:tcPr>
          <w:p w14:paraId="20E1F7D6">
            <w:pPr>
              <w:pStyle w:val="73"/>
              <w:snapToGrid w:val="0"/>
              <w:rPr>
                <w:rFonts w:hint="default"/>
                <w:b w:val="0"/>
                <w:sz w:val="21"/>
                <w:szCs w:val="21"/>
              </w:rPr>
            </w:pPr>
            <w:r>
              <w:rPr>
                <w:b/>
                <w:sz w:val="21"/>
                <w:szCs w:val="21"/>
              </w:rPr>
              <w:t>使用</w:t>
            </w:r>
          </w:p>
        </w:tc>
        <w:tc>
          <w:tcPr>
            <w:tcW w:w="855" w:type="dxa"/>
            <w:shd w:val="clear" w:color="auto" w:fill="D8D8D8" w:themeFill="background1" w:themeFillShade="D9"/>
            <w:vAlign w:val="center"/>
          </w:tcPr>
          <w:p w14:paraId="061BF388">
            <w:pPr>
              <w:pStyle w:val="73"/>
              <w:snapToGrid w:val="0"/>
              <w:rPr>
                <w:rFonts w:hint="default"/>
                <w:b w:val="0"/>
                <w:sz w:val="21"/>
                <w:szCs w:val="21"/>
              </w:rPr>
            </w:pPr>
            <w:r>
              <w:rPr>
                <w:b/>
                <w:sz w:val="21"/>
                <w:szCs w:val="21"/>
              </w:rPr>
              <w:t>备份和恢复</w:t>
            </w:r>
          </w:p>
        </w:tc>
        <w:tc>
          <w:tcPr>
            <w:tcW w:w="729" w:type="dxa"/>
            <w:shd w:val="clear" w:color="auto" w:fill="D8D8D8" w:themeFill="background1" w:themeFillShade="D9"/>
            <w:vAlign w:val="center"/>
          </w:tcPr>
          <w:p w14:paraId="5C04BCD7">
            <w:pPr>
              <w:pStyle w:val="73"/>
              <w:snapToGrid w:val="0"/>
              <w:rPr>
                <w:rFonts w:hint="default"/>
                <w:b w:val="0"/>
                <w:sz w:val="21"/>
                <w:szCs w:val="21"/>
              </w:rPr>
            </w:pPr>
            <w:r>
              <w:rPr>
                <w:b/>
                <w:sz w:val="21"/>
                <w:szCs w:val="21"/>
              </w:rPr>
              <w:t>归档</w:t>
            </w:r>
          </w:p>
        </w:tc>
        <w:tc>
          <w:tcPr>
            <w:tcW w:w="1372" w:type="dxa"/>
            <w:shd w:val="clear" w:color="auto" w:fill="D8D8D8" w:themeFill="background1" w:themeFillShade="D9"/>
            <w:vAlign w:val="center"/>
          </w:tcPr>
          <w:p w14:paraId="4C0EC9E0">
            <w:pPr>
              <w:pStyle w:val="73"/>
              <w:snapToGrid w:val="0"/>
              <w:rPr>
                <w:rFonts w:hint="default"/>
                <w:b w:val="0"/>
                <w:sz w:val="21"/>
                <w:szCs w:val="21"/>
              </w:rPr>
            </w:pPr>
            <w:r>
              <w:rPr>
                <w:b/>
                <w:sz w:val="21"/>
                <w:szCs w:val="21"/>
              </w:rPr>
              <w:t>销毁</w:t>
            </w:r>
          </w:p>
        </w:tc>
      </w:tr>
      <w:tr w14:paraId="319C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7" w:type="dxa"/>
            <w:vAlign w:val="center"/>
          </w:tcPr>
          <w:p w14:paraId="7D2310A7">
            <w:pPr>
              <w:pStyle w:val="73"/>
              <w:snapToGrid w:val="0"/>
              <w:rPr>
                <w:rFonts w:hint="default"/>
                <w:b w:val="0"/>
                <w:bCs/>
                <w:sz w:val="21"/>
                <w:szCs w:val="21"/>
              </w:rPr>
            </w:pPr>
            <w:r>
              <w:rPr>
                <w:b/>
                <w:bCs/>
                <w:sz w:val="21"/>
                <w:szCs w:val="21"/>
              </w:rPr>
              <w:t>用户公钥</w:t>
            </w:r>
          </w:p>
        </w:tc>
        <w:tc>
          <w:tcPr>
            <w:tcW w:w="1299" w:type="dxa"/>
            <w:vAlign w:val="center"/>
          </w:tcPr>
          <w:p w14:paraId="11538665">
            <w:pPr>
              <w:pStyle w:val="73"/>
              <w:snapToGrid w:val="0"/>
              <w:jc w:val="left"/>
              <w:rPr>
                <w:b w:val="0"/>
                <w:bCs/>
                <w:sz w:val="21"/>
                <w:szCs w:val="21"/>
              </w:rPr>
            </w:pPr>
            <w:r>
              <w:rPr>
                <w:b w:val="0"/>
                <w:bCs/>
                <w:sz w:val="21"/>
                <w:szCs w:val="21"/>
              </w:rPr>
              <w:t>智能密码钥匙中产生</w:t>
            </w:r>
          </w:p>
          <w:p w14:paraId="3D7CA4A9">
            <w:pPr>
              <w:pStyle w:val="73"/>
              <w:snapToGrid w:val="0"/>
              <w:jc w:val="left"/>
              <w:rPr>
                <w:rFonts w:hint="default" w:eastAsia="仿宋"/>
                <w:b w:val="0"/>
                <w:bCs/>
                <w:sz w:val="21"/>
                <w:szCs w:val="21"/>
                <w:lang w:val="en-US" w:eastAsia="zh-CN"/>
              </w:rPr>
            </w:pPr>
            <w:r>
              <w:rPr>
                <w:rFonts w:hint="eastAsia"/>
                <w:b w:val="0"/>
                <w:bCs/>
                <w:sz w:val="21"/>
                <w:szCs w:val="21"/>
                <w:lang w:val="en-US" w:eastAsia="zh-CN"/>
              </w:rPr>
              <w:t>移动客户端产生</w:t>
            </w:r>
          </w:p>
        </w:tc>
        <w:tc>
          <w:tcPr>
            <w:tcW w:w="1395" w:type="dxa"/>
            <w:vAlign w:val="center"/>
          </w:tcPr>
          <w:p w14:paraId="6A1E0715">
            <w:pPr>
              <w:pStyle w:val="73"/>
              <w:snapToGrid w:val="0"/>
              <w:jc w:val="left"/>
              <w:rPr>
                <w:rFonts w:hint="default"/>
                <w:b/>
                <w:bCs/>
                <w:sz w:val="21"/>
                <w:szCs w:val="21"/>
              </w:rPr>
            </w:pPr>
            <w:r>
              <w:rPr>
                <w:b w:val="0"/>
                <w:bCs/>
                <w:sz w:val="21"/>
                <w:szCs w:val="21"/>
              </w:rPr>
              <w:t>智能密码钥匙、</w:t>
            </w:r>
            <w:r>
              <w:rPr>
                <w:rFonts w:hint="eastAsia"/>
                <w:b w:val="0"/>
                <w:bCs/>
                <w:sz w:val="21"/>
                <w:szCs w:val="21"/>
                <w:lang w:val="en-US" w:eastAsia="zh-CN"/>
              </w:rPr>
              <w:t>移动客户端</w:t>
            </w:r>
            <w:r>
              <w:rPr>
                <w:b w:val="0"/>
                <w:bCs/>
                <w:sz w:val="21"/>
                <w:szCs w:val="21"/>
              </w:rPr>
              <w:t>存储</w:t>
            </w:r>
          </w:p>
        </w:tc>
        <w:tc>
          <w:tcPr>
            <w:tcW w:w="676" w:type="dxa"/>
            <w:vAlign w:val="center"/>
          </w:tcPr>
          <w:p w14:paraId="41542D98">
            <w:pPr>
              <w:pStyle w:val="73"/>
              <w:snapToGrid w:val="0"/>
              <w:jc w:val="left"/>
              <w:rPr>
                <w:rFonts w:hint="default"/>
                <w:b/>
                <w:bCs/>
                <w:sz w:val="21"/>
                <w:szCs w:val="21"/>
                <w:lang w:eastAsia="zh-Hans"/>
              </w:rPr>
            </w:pPr>
            <w:r>
              <w:rPr>
                <w:b w:val="0"/>
                <w:bCs/>
                <w:sz w:val="21"/>
                <w:szCs w:val="21"/>
              </w:rPr>
              <w:t>证书形式分发</w:t>
            </w:r>
          </w:p>
        </w:tc>
        <w:tc>
          <w:tcPr>
            <w:tcW w:w="972" w:type="dxa"/>
            <w:vAlign w:val="center"/>
          </w:tcPr>
          <w:p w14:paraId="22C57A25">
            <w:pPr>
              <w:pStyle w:val="73"/>
              <w:snapToGrid w:val="0"/>
              <w:jc w:val="left"/>
              <w:rPr>
                <w:rFonts w:hint="default"/>
                <w:b/>
                <w:bCs/>
                <w:sz w:val="21"/>
                <w:szCs w:val="21"/>
              </w:rPr>
            </w:pPr>
            <w:r>
              <w:rPr>
                <w:b w:val="0"/>
                <w:bCs/>
                <w:sz w:val="21"/>
                <w:szCs w:val="21"/>
              </w:rPr>
              <w:t>证书形式导入导出</w:t>
            </w:r>
          </w:p>
        </w:tc>
        <w:tc>
          <w:tcPr>
            <w:tcW w:w="1817" w:type="dxa"/>
            <w:vAlign w:val="center"/>
          </w:tcPr>
          <w:p w14:paraId="17F4935D">
            <w:pPr>
              <w:pStyle w:val="73"/>
              <w:snapToGrid w:val="0"/>
              <w:jc w:val="left"/>
              <w:rPr>
                <w:rFonts w:hint="default"/>
                <w:b/>
                <w:bCs/>
                <w:sz w:val="21"/>
                <w:szCs w:val="21"/>
              </w:rPr>
            </w:pPr>
            <w:r>
              <w:rPr>
                <w:rFonts w:hint="eastAsia"/>
                <w:b w:val="0"/>
                <w:bCs/>
                <w:sz w:val="21"/>
                <w:szCs w:val="21"/>
                <w:lang w:val="en-US" w:eastAsia="zh-CN"/>
              </w:rPr>
              <w:t>零信任安全网关</w:t>
            </w:r>
            <w:r>
              <w:rPr>
                <w:b w:val="0"/>
                <w:bCs/>
                <w:sz w:val="21"/>
                <w:szCs w:val="21"/>
              </w:rPr>
              <w:t>中以证书形式使用</w:t>
            </w:r>
          </w:p>
        </w:tc>
        <w:tc>
          <w:tcPr>
            <w:tcW w:w="855" w:type="dxa"/>
            <w:vAlign w:val="center"/>
          </w:tcPr>
          <w:p w14:paraId="5D9CD81B">
            <w:pPr>
              <w:pStyle w:val="73"/>
              <w:snapToGrid w:val="0"/>
              <w:jc w:val="center"/>
              <w:rPr>
                <w:rFonts w:hint="default"/>
                <w:b w:val="0"/>
                <w:bCs/>
                <w:sz w:val="21"/>
                <w:szCs w:val="21"/>
                <w:lang w:eastAsia="zh-Hans"/>
              </w:rPr>
            </w:pPr>
            <w:r>
              <w:rPr>
                <w:b w:val="0"/>
                <w:bCs/>
                <w:sz w:val="21"/>
                <w:szCs w:val="21"/>
              </w:rPr>
              <w:t>不涉及</w:t>
            </w:r>
          </w:p>
        </w:tc>
        <w:tc>
          <w:tcPr>
            <w:tcW w:w="729" w:type="dxa"/>
            <w:vAlign w:val="center"/>
          </w:tcPr>
          <w:p w14:paraId="7BEC8C56">
            <w:pPr>
              <w:pStyle w:val="73"/>
              <w:snapToGrid w:val="0"/>
              <w:jc w:val="center"/>
              <w:rPr>
                <w:rFonts w:hint="default"/>
                <w:b w:val="0"/>
                <w:bCs/>
                <w:sz w:val="21"/>
                <w:szCs w:val="21"/>
                <w:lang w:eastAsia="zh-Hans"/>
              </w:rPr>
            </w:pPr>
            <w:r>
              <w:rPr>
                <w:b w:val="0"/>
                <w:bCs/>
                <w:sz w:val="21"/>
                <w:szCs w:val="21"/>
              </w:rPr>
              <w:t>不涉及</w:t>
            </w:r>
          </w:p>
        </w:tc>
        <w:tc>
          <w:tcPr>
            <w:tcW w:w="1372" w:type="dxa"/>
            <w:vAlign w:val="center"/>
          </w:tcPr>
          <w:p w14:paraId="6AAC6C9D">
            <w:pPr>
              <w:pStyle w:val="73"/>
              <w:snapToGrid w:val="0"/>
              <w:jc w:val="left"/>
              <w:rPr>
                <w:rFonts w:hint="default"/>
                <w:b w:val="0"/>
                <w:bCs/>
                <w:sz w:val="21"/>
                <w:szCs w:val="21"/>
                <w:lang w:eastAsia="zh-Hans"/>
              </w:rPr>
            </w:pPr>
            <w:r>
              <w:rPr>
                <w:b w:val="0"/>
                <w:bCs/>
                <w:sz w:val="21"/>
                <w:szCs w:val="21"/>
              </w:rPr>
              <w:t>不涉及</w:t>
            </w:r>
          </w:p>
        </w:tc>
      </w:tr>
      <w:tr w14:paraId="2118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7" w:type="dxa"/>
            <w:vAlign w:val="center"/>
          </w:tcPr>
          <w:p w14:paraId="2461B4EB">
            <w:pPr>
              <w:pStyle w:val="73"/>
              <w:snapToGrid w:val="0"/>
              <w:rPr>
                <w:rFonts w:hint="default"/>
                <w:b w:val="0"/>
                <w:bCs/>
                <w:sz w:val="21"/>
                <w:szCs w:val="21"/>
              </w:rPr>
            </w:pPr>
            <w:r>
              <w:rPr>
                <w:b/>
                <w:bCs/>
                <w:sz w:val="21"/>
                <w:szCs w:val="21"/>
              </w:rPr>
              <w:t>用户私钥</w:t>
            </w:r>
          </w:p>
        </w:tc>
        <w:tc>
          <w:tcPr>
            <w:tcW w:w="1299" w:type="dxa"/>
            <w:vAlign w:val="center"/>
          </w:tcPr>
          <w:p w14:paraId="11C3E678">
            <w:pPr>
              <w:pStyle w:val="73"/>
              <w:snapToGrid w:val="0"/>
              <w:jc w:val="left"/>
              <w:rPr>
                <w:b w:val="0"/>
                <w:bCs/>
                <w:sz w:val="21"/>
                <w:szCs w:val="21"/>
              </w:rPr>
            </w:pPr>
            <w:r>
              <w:rPr>
                <w:b w:val="0"/>
                <w:bCs/>
                <w:sz w:val="21"/>
                <w:szCs w:val="21"/>
              </w:rPr>
              <w:t>智能密码钥匙中产生</w:t>
            </w:r>
          </w:p>
          <w:p w14:paraId="1043C99A">
            <w:pPr>
              <w:pStyle w:val="73"/>
              <w:snapToGrid w:val="0"/>
              <w:jc w:val="left"/>
              <w:rPr>
                <w:rFonts w:hint="default" w:eastAsia="仿宋"/>
                <w:b w:val="0"/>
                <w:bCs/>
                <w:sz w:val="21"/>
                <w:szCs w:val="21"/>
                <w:lang w:val="en-US" w:eastAsia="zh-CN"/>
              </w:rPr>
            </w:pPr>
            <w:r>
              <w:rPr>
                <w:rFonts w:hint="eastAsia"/>
                <w:b w:val="0"/>
                <w:bCs/>
                <w:sz w:val="21"/>
                <w:szCs w:val="21"/>
                <w:lang w:val="en-US" w:eastAsia="zh-CN"/>
              </w:rPr>
              <w:t>移动客户端和协同签名服务端产生</w:t>
            </w:r>
          </w:p>
        </w:tc>
        <w:tc>
          <w:tcPr>
            <w:tcW w:w="1395" w:type="dxa"/>
            <w:vAlign w:val="center"/>
          </w:tcPr>
          <w:p w14:paraId="5DE27089">
            <w:pPr>
              <w:pStyle w:val="73"/>
              <w:snapToGrid w:val="0"/>
              <w:jc w:val="left"/>
              <w:rPr>
                <w:rFonts w:hint="default"/>
                <w:b w:val="0"/>
                <w:bCs/>
                <w:sz w:val="21"/>
                <w:szCs w:val="21"/>
                <w:lang w:eastAsia="zh-Hans"/>
              </w:rPr>
            </w:pPr>
            <w:r>
              <w:rPr>
                <w:rFonts w:hint="eastAsia"/>
                <w:b w:val="0"/>
                <w:bCs/>
                <w:sz w:val="21"/>
                <w:szCs w:val="21"/>
                <w:lang w:val="en-US" w:eastAsia="zh-CN"/>
              </w:rPr>
              <w:t>移动客户端和协同签名服务端</w:t>
            </w:r>
            <w:r>
              <w:rPr>
                <w:b w:val="0"/>
                <w:bCs/>
                <w:sz w:val="21"/>
                <w:szCs w:val="21"/>
              </w:rPr>
              <w:t>存储</w:t>
            </w:r>
          </w:p>
        </w:tc>
        <w:tc>
          <w:tcPr>
            <w:tcW w:w="676" w:type="dxa"/>
            <w:vAlign w:val="center"/>
          </w:tcPr>
          <w:p w14:paraId="63293961">
            <w:pPr>
              <w:pStyle w:val="73"/>
              <w:snapToGrid w:val="0"/>
              <w:jc w:val="left"/>
              <w:rPr>
                <w:rFonts w:hint="default"/>
                <w:b w:val="0"/>
                <w:bCs/>
                <w:sz w:val="21"/>
                <w:szCs w:val="21"/>
                <w:lang w:eastAsia="zh-Hans"/>
              </w:rPr>
            </w:pPr>
            <w:r>
              <w:rPr>
                <w:b w:val="0"/>
                <w:bCs/>
                <w:sz w:val="21"/>
                <w:szCs w:val="21"/>
              </w:rPr>
              <w:t>不涉及</w:t>
            </w:r>
          </w:p>
        </w:tc>
        <w:tc>
          <w:tcPr>
            <w:tcW w:w="972" w:type="dxa"/>
            <w:vAlign w:val="center"/>
          </w:tcPr>
          <w:p w14:paraId="46141EC1">
            <w:pPr>
              <w:pStyle w:val="73"/>
              <w:snapToGrid w:val="0"/>
              <w:jc w:val="left"/>
              <w:rPr>
                <w:rFonts w:hint="default"/>
                <w:b w:val="0"/>
                <w:bCs/>
                <w:sz w:val="21"/>
                <w:szCs w:val="21"/>
              </w:rPr>
            </w:pPr>
            <w:r>
              <w:rPr>
                <w:b w:val="0"/>
                <w:bCs/>
                <w:sz w:val="21"/>
                <w:szCs w:val="21"/>
              </w:rPr>
              <w:t>不涉及</w:t>
            </w:r>
          </w:p>
        </w:tc>
        <w:tc>
          <w:tcPr>
            <w:tcW w:w="1817" w:type="dxa"/>
            <w:vAlign w:val="center"/>
          </w:tcPr>
          <w:p w14:paraId="08562259">
            <w:pPr>
              <w:pStyle w:val="73"/>
              <w:snapToGrid w:val="0"/>
              <w:jc w:val="left"/>
              <w:rPr>
                <w:rFonts w:hint="default"/>
                <w:b w:val="0"/>
                <w:bCs/>
                <w:sz w:val="21"/>
                <w:szCs w:val="21"/>
              </w:rPr>
            </w:pPr>
            <w:r>
              <w:rPr>
                <w:rFonts w:hint="eastAsia"/>
                <w:b w:val="0"/>
                <w:bCs/>
                <w:sz w:val="21"/>
                <w:szCs w:val="21"/>
                <w:lang w:val="en-US" w:eastAsia="zh-CN"/>
              </w:rPr>
              <w:t>移动客户端和协同签名服务端</w:t>
            </w:r>
            <w:r>
              <w:rPr>
                <w:b w:val="0"/>
                <w:bCs/>
                <w:sz w:val="21"/>
                <w:szCs w:val="21"/>
              </w:rPr>
              <w:t>中使用</w:t>
            </w:r>
          </w:p>
        </w:tc>
        <w:tc>
          <w:tcPr>
            <w:tcW w:w="855" w:type="dxa"/>
            <w:vAlign w:val="center"/>
          </w:tcPr>
          <w:p w14:paraId="1F19A585">
            <w:pPr>
              <w:pStyle w:val="73"/>
              <w:snapToGrid w:val="0"/>
              <w:jc w:val="center"/>
              <w:rPr>
                <w:rFonts w:hint="default"/>
                <w:b w:val="0"/>
                <w:bCs/>
                <w:sz w:val="21"/>
                <w:szCs w:val="21"/>
                <w:lang w:eastAsia="zh-Hans"/>
              </w:rPr>
            </w:pPr>
            <w:r>
              <w:rPr>
                <w:b w:val="0"/>
                <w:bCs/>
                <w:sz w:val="21"/>
                <w:szCs w:val="21"/>
              </w:rPr>
              <w:t>不涉及</w:t>
            </w:r>
          </w:p>
        </w:tc>
        <w:tc>
          <w:tcPr>
            <w:tcW w:w="729" w:type="dxa"/>
            <w:vAlign w:val="center"/>
          </w:tcPr>
          <w:p w14:paraId="1420D012">
            <w:pPr>
              <w:pStyle w:val="73"/>
              <w:snapToGrid w:val="0"/>
              <w:jc w:val="center"/>
              <w:rPr>
                <w:rFonts w:hint="default"/>
                <w:b w:val="0"/>
                <w:bCs/>
                <w:sz w:val="21"/>
                <w:szCs w:val="21"/>
                <w:lang w:eastAsia="zh-Hans"/>
              </w:rPr>
            </w:pPr>
            <w:r>
              <w:rPr>
                <w:b w:val="0"/>
                <w:bCs/>
                <w:sz w:val="21"/>
                <w:szCs w:val="21"/>
              </w:rPr>
              <w:t>不涉及</w:t>
            </w:r>
          </w:p>
        </w:tc>
        <w:tc>
          <w:tcPr>
            <w:tcW w:w="1372" w:type="dxa"/>
            <w:vAlign w:val="center"/>
          </w:tcPr>
          <w:p w14:paraId="78919A3B">
            <w:pPr>
              <w:pStyle w:val="73"/>
              <w:snapToGrid w:val="0"/>
              <w:jc w:val="left"/>
              <w:rPr>
                <w:rFonts w:hint="default"/>
                <w:b w:val="0"/>
                <w:bCs/>
                <w:sz w:val="21"/>
                <w:szCs w:val="21"/>
                <w:lang w:eastAsia="zh-Hans"/>
              </w:rPr>
            </w:pPr>
            <w:r>
              <w:rPr>
                <w:rFonts w:hint="eastAsia"/>
                <w:b w:val="0"/>
                <w:bCs/>
                <w:sz w:val="21"/>
                <w:szCs w:val="21"/>
                <w:lang w:val="en-US" w:eastAsia="zh-CN"/>
              </w:rPr>
              <w:t>移动客户端和协同签名服务端</w:t>
            </w:r>
            <w:r>
              <w:rPr>
                <w:b w:val="0"/>
                <w:bCs/>
                <w:sz w:val="21"/>
                <w:szCs w:val="21"/>
              </w:rPr>
              <w:t>中销毁</w:t>
            </w:r>
          </w:p>
        </w:tc>
      </w:tr>
    </w:tbl>
    <w:p w14:paraId="4968768C">
      <w:pPr>
        <w:pStyle w:val="5"/>
      </w:pPr>
      <w:r>
        <w:rPr>
          <w:rFonts w:hint="eastAsia"/>
        </w:rPr>
        <w:t>访问控制信息完整性实现</w:t>
      </w:r>
    </w:p>
    <w:p w14:paraId="4ECF76DF">
      <w:pPr>
        <w:pStyle w:val="31"/>
        <w:numPr>
          <w:ilvl w:val="0"/>
          <w:numId w:val="30"/>
        </w:numPr>
        <w:wordWrap w:val="0"/>
        <w:ind w:firstLine="0" w:firstLineChars="0"/>
        <w:rPr>
          <w:b/>
          <w:bCs/>
        </w:rPr>
      </w:pPr>
      <w:r>
        <w:rPr>
          <w:rFonts w:hint="eastAsia"/>
          <w:b/>
          <w:bCs/>
        </w:rPr>
        <w:t>保护对象</w:t>
      </w:r>
    </w:p>
    <w:p w14:paraId="24DDCB90">
      <w:pPr>
        <w:pStyle w:val="12"/>
        <w:jc w:val="center"/>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访问控制信息保护对象</w:t>
      </w:r>
    </w:p>
    <w:tbl>
      <w:tblPr>
        <w:tblStyle w:val="32"/>
        <w:tblW w:w="9281" w:type="dxa"/>
        <w:jc w:val="center"/>
        <w:tblLayout w:type="fixed"/>
        <w:tblCellMar>
          <w:top w:w="0" w:type="dxa"/>
          <w:left w:w="108" w:type="dxa"/>
          <w:bottom w:w="0" w:type="dxa"/>
          <w:right w:w="108" w:type="dxa"/>
        </w:tblCellMar>
      </w:tblPr>
      <w:tblGrid>
        <w:gridCol w:w="715"/>
        <w:gridCol w:w="4024"/>
        <w:gridCol w:w="1458"/>
        <w:gridCol w:w="1660"/>
        <w:gridCol w:w="1424"/>
      </w:tblGrid>
      <w:tr w14:paraId="394EB1F4">
        <w:tblPrEx>
          <w:tblCellMar>
            <w:top w:w="0" w:type="dxa"/>
            <w:left w:w="108" w:type="dxa"/>
            <w:bottom w:w="0" w:type="dxa"/>
            <w:right w:w="108" w:type="dxa"/>
          </w:tblCellMar>
        </w:tblPrEx>
        <w:trPr>
          <w:tblHeader/>
          <w:jc w:val="center"/>
        </w:trPr>
        <w:tc>
          <w:tcPr>
            <w:tcW w:w="715"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0CD6E717">
            <w:pPr>
              <w:snapToGrid w:val="0"/>
              <w:spacing w:line="240" w:lineRule="auto"/>
              <w:jc w:val="center"/>
              <w:rPr>
                <w:b/>
                <w:sz w:val="21"/>
                <w:szCs w:val="21"/>
              </w:rPr>
            </w:pPr>
            <w:r>
              <w:rPr>
                <w:b/>
                <w:sz w:val="21"/>
                <w:szCs w:val="21"/>
              </w:rPr>
              <w:t>序号</w:t>
            </w:r>
          </w:p>
        </w:tc>
        <w:tc>
          <w:tcPr>
            <w:tcW w:w="402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AC21B62">
            <w:pPr>
              <w:snapToGrid w:val="0"/>
              <w:spacing w:line="240" w:lineRule="auto"/>
              <w:jc w:val="center"/>
              <w:rPr>
                <w:b/>
                <w:sz w:val="21"/>
                <w:szCs w:val="21"/>
              </w:rPr>
            </w:pPr>
            <w:r>
              <w:rPr>
                <w:rFonts w:hint="eastAsia"/>
                <w:b/>
                <w:sz w:val="21"/>
                <w:szCs w:val="21"/>
              </w:rPr>
              <w:t>对象描述</w:t>
            </w:r>
          </w:p>
        </w:tc>
        <w:tc>
          <w:tcPr>
            <w:tcW w:w="1458"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DAA554B">
            <w:pPr>
              <w:snapToGrid w:val="0"/>
              <w:spacing w:line="240" w:lineRule="auto"/>
              <w:jc w:val="center"/>
              <w:rPr>
                <w:b/>
                <w:sz w:val="21"/>
                <w:szCs w:val="21"/>
              </w:rPr>
            </w:pPr>
            <w:r>
              <w:rPr>
                <w:b/>
                <w:sz w:val="21"/>
                <w:szCs w:val="21"/>
              </w:rPr>
              <w:t>所属应用</w:t>
            </w:r>
          </w:p>
        </w:tc>
        <w:tc>
          <w:tcPr>
            <w:tcW w:w="1660"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55BD045B">
            <w:pPr>
              <w:snapToGrid w:val="0"/>
              <w:spacing w:line="240" w:lineRule="auto"/>
              <w:jc w:val="center"/>
              <w:rPr>
                <w:b/>
                <w:sz w:val="21"/>
                <w:szCs w:val="21"/>
              </w:rPr>
            </w:pPr>
            <w:r>
              <w:rPr>
                <w:rFonts w:hint="eastAsia"/>
                <w:b/>
                <w:sz w:val="21"/>
                <w:szCs w:val="21"/>
              </w:rPr>
              <w:t>存储位置</w:t>
            </w:r>
          </w:p>
        </w:tc>
        <w:tc>
          <w:tcPr>
            <w:tcW w:w="142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DDA1577">
            <w:pPr>
              <w:snapToGrid w:val="0"/>
              <w:spacing w:line="240" w:lineRule="auto"/>
              <w:jc w:val="center"/>
              <w:rPr>
                <w:b/>
                <w:sz w:val="21"/>
                <w:szCs w:val="21"/>
              </w:rPr>
            </w:pPr>
            <w:r>
              <w:rPr>
                <w:rFonts w:hint="eastAsia"/>
                <w:b/>
                <w:sz w:val="21"/>
                <w:szCs w:val="21"/>
              </w:rPr>
              <w:t>安全需求</w:t>
            </w:r>
          </w:p>
        </w:tc>
      </w:tr>
      <w:tr w14:paraId="7EAC3B07">
        <w:tblPrEx>
          <w:tblCellMar>
            <w:top w:w="0" w:type="dxa"/>
            <w:left w:w="108" w:type="dxa"/>
            <w:bottom w:w="0" w:type="dxa"/>
            <w:right w:w="108" w:type="dxa"/>
          </w:tblCellMar>
        </w:tblPrEx>
        <w:trPr>
          <w:tblHeader/>
          <w:jc w:val="center"/>
        </w:trPr>
        <w:tc>
          <w:tcPr>
            <w:tcW w:w="715" w:type="dxa"/>
            <w:tcBorders>
              <w:top w:val="single" w:color="000000" w:sz="4" w:space="0"/>
              <w:left w:val="single" w:color="000000" w:sz="4" w:space="0"/>
              <w:bottom w:val="single" w:color="000000" w:sz="4" w:space="0"/>
              <w:right w:val="single" w:color="000000" w:sz="4" w:space="0"/>
            </w:tcBorders>
            <w:vAlign w:val="center"/>
          </w:tcPr>
          <w:p w14:paraId="7F25BDBD">
            <w:pPr>
              <w:numPr>
                <w:ilvl w:val="0"/>
                <w:numId w:val="31"/>
              </w:numPr>
              <w:snapToGrid w:val="0"/>
              <w:spacing w:line="240" w:lineRule="auto"/>
              <w:ind w:left="0" w:firstLine="0"/>
              <w:jc w:val="center"/>
              <w:rPr>
                <w:bCs/>
                <w:sz w:val="21"/>
                <w:szCs w:val="21"/>
              </w:rPr>
            </w:pPr>
          </w:p>
        </w:tc>
        <w:tc>
          <w:tcPr>
            <w:tcW w:w="4024" w:type="dxa"/>
            <w:tcBorders>
              <w:top w:val="single" w:color="000000" w:sz="4" w:space="0"/>
              <w:left w:val="single" w:color="000000" w:sz="4" w:space="0"/>
              <w:bottom w:val="single" w:color="000000" w:sz="4" w:space="0"/>
              <w:right w:val="single" w:color="000000" w:sz="4" w:space="0"/>
            </w:tcBorders>
            <w:vAlign w:val="center"/>
          </w:tcPr>
          <w:p w14:paraId="5463124B">
            <w:pPr>
              <w:snapToGrid w:val="0"/>
              <w:spacing w:line="240" w:lineRule="auto"/>
              <w:jc w:val="center"/>
              <w:rPr>
                <w:bCs/>
                <w:sz w:val="21"/>
                <w:szCs w:val="21"/>
              </w:rPr>
            </w:pPr>
            <w:r>
              <w:rPr>
                <w:rFonts w:hint="eastAsia"/>
                <w:bCs/>
                <w:sz w:val="21"/>
                <w:szCs w:val="21"/>
                <w:lang w:eastAsia="zh-CN"/>
              </w:rPr>
              <w:t>内部用户、</w:t>
            </w:r>
            <w:r>
              <w:rPr>
                <w:rFonts w:hint="eastAsia"/>
                <w:bCs/>
                <w:sz w:val="21"/>
                <w:szCs w:val="21"/>
                <w:lang w:val="en-US" w:eastAsia="zh-CN"/>
              </w:rPr>
              <w:t>公众用户</w:t>
            </w:r>
            <w:r>
              <w:rPr>
                <w:rFonts w:hint="eastAsia"/>
                <w:bCs/>
                <w:sz w:val="21"/>
                <w:szCs w:val="21"/>
              </w:rPr>
              <w:t>的授权访问记录</w:t>
            </w:r>
          </w:p>
        </w:tc>
        <w:tc>
          <w:tcPr>
            <w:tcW w:w="1458" w:type="dxa"/>
            <w:tcBorders>
              <w:top w:val="single" w:color="000000" w:sz="4" w:space="0"/>
              <w:left w:val="single" w:color="000000" w:sz="4" w:space="0"/>
              <w:bottom w:val="single" w:color="000000" w:sz="4" w:space="0"/>
              <w:right w:val="single" w:color="000000" w:sz="4" w:space="0"/>
            </w:tcBorders>
            <w:vAlign w:val="center"/>
          </w:tcPr>
          <w:p w14:paraId="24CFB514">
            <w:pPr>
              <w:snapToGrid w:val="0"/>
              <w:spacing w:line="240" w:lineRule="auto"/>
              <w:jc w:val="center"/>
              <w:rPr>
                <w:rFonts w:hint="eastAsia" w:eastAsia="仿宋"/>
                <w:bCs/>
                <w:sz w:val="21"/>
                <w:szCs w:val="21"/>
                <w:lang w:eastAsia="zh-CN"/>
              </w:rPr>
            </w:pPr>
            <w:r>
              <w:rPr>
                <w:rFonts w:hint="eastAsia"/>
                <w:bCs/>
                <w:sz w:val="21"/>
                <w:szCs w:val="21"/>
                <w:lang w:eastAsia="zh-CN"/>
              </w:rPr>
              <w:t>城投诚悦荟信息系统</w:t>
            </w:r>
          </w:p>
        </w:tc>
        <w:tc>
          <w:tcPr>
            <w:tcW w:w="1660" w:type="dxa"/>
            <w:tcBorders>
              <w:top w:val="single" w:color="000000" w:sz="4" w:space="0"/>
              <w:left w:val="single" w:color="000000" w:sz="4" w:space="0"/>
              <w:bottom w:val="single" w:color="000000" w:sz="4" w:space="0"/>
              <w:right w:val="single" w:color="000000" w:sz="4" w:space="0"/>
            </w:tcBorders>
            <w:vAlign w:val="center"/>
          </w:tcPr>
          <w:p w14:paraId="3F716A72">
            <w:pPr>
              <w:snapToGrid w:val="0"/>
              <w:spacing w:line="240" w:lineRule="auto"/>
              <w:jc w:val="center"/>
              <w:rPr>
                <w:bCs/>
                <w:sz w:val="21"/>
                <w:szCs w:val="21"/>
              </w:rPr>
            </w:pPr>
            <w:r>
              <w:rPr>
                <w:rFonts w:hint="eastAsia"/>
                <w:bCs/>
                <w:sz w:val="21"/>
                <w:szCs w:val="21"/>
              </w:rPr>
              <w:t>数据库服务器</w:t>
            </w:r>
          </w:p>
        </w:tc>
        <w:tc>
          <w:tcPr>
            <w:tcW w:w="1424" w:type="dxa"/>
            <w:tcBorders>
              <w:top w:val="single" w:color="000000" w:sz="4" w:space="0"/>
              <w:left w:val="single" w:color="000000" w:sz="4" w:space="0"/>
              <w:bottom w:val="single" w:color="000000" w:sz="4" w:space="0"/>
              <w:right w:val="single" w:color="000000" w:sz="4" w:space="0"/>
            </w:tcBorders>
            <w:vAlign w:val="center"/>
          </w:tcPr>
          <w:p w14:paraId="7A49EC62">
            <w:pPr>
              <w:snapToGrid w:val="0"/>
              <w:spacing w:line="240" w:lineRule="auto"/>
              <w:jc w:val="center"/>
              <w:rPr>
                <w:bCs/>
                <w:sz w:val="21"/>
                <w:szCs w:val="21"/>
              </w:rPr>
            </w:pPr>
            <w:r>
              <w:rPr>
                <w:rFonts w:hint="eastAsia"/>
                <w:bCs/>
                <w:sz w:val="21"/>
                <w:szCs w:val="21"/>
              </w:rPr>
              <w:t>存储完整性</w:t>
            </w:r>
          </w:p>
        </w:tc>
      </w:tr>
    </w:tbl>
    <w:p w14:paraId="7A7CD9C9">
      <w:pPr>
        <w:pStyle w:val="31"/>
        <w:numPr>
          <w:ilvl w:val="0"/>
          <w:numId w:val="30"/>
        </w:numPr>
        <w:wordWrap w:val="0"/>
        <w:ind w:firstLine="0" w:firstLineChars="0"/>
        <w:rPr>
          <w:b/>
          <w:bCs/>
        </w:rPr>
      </w:pPr>
      <w:r>
        <w:rPr>
          <w:rFonts w:hint="eastAsia"/>
          <w:b/>
          <w:bCs/>
        </w:rPr>
        <w:t>产品和服务</w:t>
      </w:r>
    </w:p>
    <w:p w14:paraId="1776048A">
      <w:pPr>
        <w:pStyle w:val="31"/>
        <w:wordWrap w:val="0"/>
      </w:pPr>
      <w:r>
        <w:rPr>
          <w:rFonts w:hint="eastAsia"/>
        </w:rPr>
        <w:t>访问控制信息保护所需的密码产品如下表所示。</w:t>
      </w:r>
    </w:p>
    <w:p w14:paraId="54A98A01">
      <w:pPr>
        <w:pStyle w:val="12"/>
        <w:jc w:val="center"/>
        <w:rPr>
          <w:rFonts w:eastAsia="宋体"/>
        </w:rPr>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10</w:t>
      </w:r>
      <w:r>
        <w:fldChar w:fldCharType="end"/>
      </w:r>
      <w:r>
        <w:rPr>
          <w:rFonts w:hint="eastAsia"/>
        </w:rPr>
        <w:t xml:space="preserve"> 访问控制信息保护所需密码产品</w:t>
      </w:r>
    </w:p>
    <w:tbl>
      <w:tblPr>
        <w:tblStyle w:val="53"/>
        <w:tblW w:w="9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000"/>
        <w:gridCol w:w="3693"/>
        <w:gridCol w:w="1154"/>
        <w:gridCol w:w="2692"/>
      </w:tblGrid>
      <w:tr w14:paraId="49EB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shd w:val="clear" w:color="auto" w:fill="D8D8D8" w:themeFill="background1" w:themeFillShade="D9"/>
            <w:vAlign w:val="center"/>
          </w:tcPr>
          <w:p w14:paraId="466AFE3B">
            <w:pPr>
              <w:pStyle w:val="73"/>
              <w:snapToGrid w:val="0"/>
              <w:rPr>
                <w:rFonts w:hint="default"/>
                <w:b w:val="0"/>
                <w:bCs/>
                <w:sz w:val="21"/>
                <w:szCs w:val="21"/>
              </w:rPr>
            </w:pPr>
            <w:r>
              <w:rPr>
                <w:b/>
                <w:bCs/>
                <w:sz w:val="21"/>
                <w:szCs w:val="21"/>
              </w:rPr>
              <w:t>序号</w:t>
            </w:r>
          </w:p>
        </w:tc>
        <w:tc>
          <w:tcPr>
            <w:tcW w:w="1000" w:type="dxa"/>
            <w:shd w:val="clear" w:color="auto" w:fill="D8D8D8" w:themeFill="background1" w:themeFillShade="D9"/>
            <w:vAlign w:val="center"/>
          </w:tcPr>
          <w:p w14:paraId="15DFE5C4">
            <w:pPr>
              <w:pStyle w:val="73"/>
              <w:snapToGrid w:val="0"/>
              <w:rPr>
                <w:rFonts w:hint="default"/>
                <w:b w:val="0"/>
                <w:bCs/>
                <w:sz w:val="21"/>
                <w:szCs w:val="21"/>
              </w:rPr>
            </w:pPr>
            <w:r>
              <w:rPr>
                <w:b/>
                <w:bCs/>
                <w:sz w:val="21"/>
                <w:szCs w:val="21"/>
              </w:rPr>
              <w:t>产品名称</w:t>
            </w:r>
          </w:p>
        </w:tc>
        <w:tc>
          <w:tcPr>
            <w:tcW w:w="3693" w:type="dxa"/>
            <w:shd w:val="clear" w:color="auto" w:fill="D8D8D8" w:themeFill="background1" w:themeFillShade="D9"/>
            <w:vAlign w:val="center"/>
          </w:tcPr>
          <w:p w14:paraId="6C05D321">
            <w:pPr>
              <w:pStyle w:val="73"/>
              <w:snapToGrid w:val="0"/>
              <w:rPr>
                <w:rFonts w:hint="default"/>
                <w:b w:val="0"/>
                <w:bCs/>
                <w:sz w:val="21"/>
                <w:szCs w:val="21"/>
              </w:rPr>
            </w:pPr>
            <w:r>
              <w:rPr>
                <w:b/>
                <w:bCs/>
                <w:sz w:val="21"/>
                <w:szCs w:val="21"/>
              </w:rPr>
              <w:t>遵循标准</w:t>
            </w:r>
          </w:p>
        </w:tc>
        <w:tc>
          <w:tcPr>
            <w:tcW w:w="1154" w:type="dxa"/>
            <w:shd w:val="clear" w:color="auto" w:fill="D8D8D8" w:themeFill="background1" w:themeFillShade="D9"/>
            <w:vAlign w:val="center"/>
          </w:tcPr>
          <w:p w14:paraId="1D137762">
            <w:pPr>
              <w:pStyle w:val="73"/>
              <w:snapToGrid w:val="0"/>
              <w:rPr>
                <w:rFonts w:hint="default"/>
                <w:b w:val="0"/>
                <w:bCs/>
                <w:sz w:val="21"/>
                <w:szCs w:val="21"/>
              </w:rPr>
            </w:pPr>
            <w:r>
              <w:rPr>
                <w:b/>
                <w:bCs/>
                <w:sz w:val="21"/>
                <w:szCs w:val="21"/>
              </w:rPr>
              <w:t>使用的密码算法</w:t>
            </w:r>
          </w:p>
        </w:tc>
        <w:tc>
          <w:tcPr>
            <w:tcW w:w="2692" w:type="dxa"/>
            <w:shd w:val="clear" w:color="auto" w:fill="D8D8D8" w:themeFill="background1" w:themeFillShade="D9"/>
            <w:vAlign w:val="center"/>
          </w:tcPr>
          <w:p w14:paraId="0573FA8F">
            <w:pPr>
              <w:pStyle w:val="73"/>
              <w:snapToGrid w:val="0"/>
              <w:rPr>
                <w:rFonts w:hint="default"/>
                <w:b w:val="0"/>
                <w:bCs/>
                <w:sz w:val="21"/>
                <w:szCs w:val="21"/>
              </w:rPr>
            </w:pPr>
            <w:r>
              <w:rPr>
                <w:b/>
                <w:bCs/>
                <w:sz w:val="21"/>
                <w:szCs w:val="21"/>
              </w:rPr>
              <w:t>用途</w:t>
            </w:r>
          </w:p>
        </w:tc>
      </w:tr>
      <w:tr w14:paraId="66BA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638D9A16">
            <w:pPr>
              <w:numPr>
                <w:ilvl w:val="0"/>
                <w:numId w:val="32"/>
              </w:numPr>
              <w:snapToGrid w:val="0"/>
              <w:spacing w:line="240" w:lineRule="auto"/>
              <w:ind w:left="0" w:firstLine="0"/>
              <w:jc w:val="left"/>
              <w:rPr>
                <w:b/>
                <w:sz w:val="21"/>
                <w:szCs w:val="21"/>
              </w:rPr>
            </w:pPr>
          </w:p>
        </w:tc>
        <w:tc>
          <w:tcPr>
            <w:tcW w:w="1000" w:type="dxa"/>
            <w:vAlign w:val="center"/>
          </w:tcPr>
          <w:p w14:paraId="321D2CC6">
            <w:pPr>
              <w:pStyle w:val="73"/>
              <w:snapToGrid w:val="0"/>
              <w:rPr>
                <w:rFonts w:hint="default" w:eastAsia="仿宋"/>
                <w:b w:val="0"/>
                <w:bCs/>
                <w:sz w:val="21"/>
                <w:szCs w:val="21"/>
                <w:lang w:val="en-US" w:eastAsia="zh-CN"/>
              </w:rPr>
            </w:pPr>
            <w:r>
              <w:rPr>
                <w:rFonts w:hint="eastAsia"/>
                <w:b w:val="0"/>
                <w:bCs/>
                <w:sz w:val="21"/>
                <w:szCs w:val="21"/>
                <w:lang w:val="en-US" w:eastAsia="zh-CN"/>
              </w:rPr>
              <w:t>密码服务管理平台</w:t>
            </w:r>
          </w:p>
        </w:tc>
        <w:tc>
          <w:tcPr>
            <w:tcW w:w="3693" w:type="dxa"/>
            <w:vAlign w:val="center"/>
          </w:tcPr>
          <w:p w14:paraId="385D6955">
            <w:pPr>
              <w:pStyle w:val="73"/>
              <w:snapToGrid w:val="0"/>
              <w:jc w:val="left"/>
              <w:rPr>
                <w:rFonts w:hint="default"/>
                <w:b w:val="0"/>
                <w:bCs/>
                <w:sz w:val="21"/>
                <w:szCs w:val="21"/>
              </w:rPr>
            </w:pPr>
            <w:r>
              <w:rPr>
                <w:b w:val="0"/>
                <w:bCs/>
                <w:sz w:val="21"/>
                <w:szCs w:val="21"/>
                <w:lang w:eastAsia="zh-Hans"/>
              </w:rPr>
              <w:t>GM/T 0028《密码模块安全技术要求》</w:t>
            </w:r>
          </w:p>
        </w:tc>
        <w:tc>
          <w:tcPr>
            <w:tcW w:w="1154" w:type="dxa"/>
            <w:shd w:val="clear" w:color="auto" w:fill="auto"/>
            <w:vAlign w:val="center"/>
          </w:tcPr>
          <w:p w14:paraId="218A7623">
            <w:pPr>
              <w:pStyle w:val="73"/>
              <w:snapToGrid w:val="0"/>
              <w:rPr>
                <w:rFonts w:hint="default" w:eastAsia="仿宋" w:asciiTheme="minorHAnsi" w:hAnsiTheme="minorHAnsi" w:cstheme="minorBidi"/>
                <w:b w:val="0"/>
                <w:bCs/>
                <w:kern w:val="2"/>
                <w:sz w:val="21"/>
                <w:szCs w:val="21"/>
                <w:lang w:val="en-US" w:eastAsia="zh-CN" w:bidi="ar-SA"/>
              </w:rPr>
            </w:pPr>
            <w:r>
              <w:rPr>
                <w:b w:val="0"/>
                <w:bCs/>
                <w:sz w:val="21"/>
                <w:szCs w:val="21"/>
              </w:rPr>
              <w:t>SM2、SM3、SM4</w:t>
            </w:r>
          </w:p>
        </w:tc>
        <w:tc>
          <w:tcPr>
            <w:tcW w:w="2692" w:type="dxa"/>
            <w:shd w:val="clear" w:color="auto" w:fill="auto"/>
            <w:vAlign w:val="center"/>
          </w:tcPr>
          <w:p w14:paraId="4740D2F7">
            <w:pPr>
              <w:pStyle w:val="73"/>
              <w:snapToGrid w:val="0"/>
              <w:jc w:val="left"/>
              <w:rPr>
                <w:rFonts w:hint="default" w:eastAsia="仿宋" w:asciiTheme="minorHAnsi" w:hAnsiTheme="minorHAnsi" w:cstheme="minorBidi"/>
                <w:b w:val="0"/>
                <w:bCs/>
                <w:kern w:val="2"/>
                <w:sz w:val="21"/>
                <w:szCs w:val="21"/>
                <w:lang w:val="en-US" w:eastAsia="zh-CN" w:bidi="ar-SA"/>
              </w:rPr>
            </w:pPr>
            <w:r>
              <w:rPr>
                <w:rFonts w:hint="eastAsia" w:ascii="仿宋" w:hAnsi="仿宋"/>
                <w:sz w:val="21"/>
                <w:szCs w:val="21"/>
              </w:rPr>
              <w:t>为应用提供密码服务接口以及密码资源分配策略、调度和监控服务，为上层密码服务调用密码资源提供访问控制、负载均衡等功能</w:t>
            </w:r>
          </w:p>
        </w:tc>
      </w:tr>
      <w:tr w14:paraId="7748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6E8C6DDC">
            <w:pPr>
              <w:numPr>
                <w:ilvl w:val="0"/>
                <w:numId w:val="32"/>
              </w:numPr>
              <w:snapToGrid w:val="0"/>
              <w:spacing w:line="240" w:lineRule="auto"/>
              <w:ind w:left="0" w:firstLine="0"/>
              <w:jc w:val="left"/>
              <w:rPr>
                <w:b/>
                <w:sz w:val="21"/>
                <w:szCs w:val="21"/>
              </w:rPr>
            </w:pPr>
          </w:p>
        </w:tc>
        <w:tc>
          <w:tcPr>
            <w:tcW w:w="1000" w:type="dxa"/>
            <w:shd w:val="clear" w:color="auto" w:fill="auto"/>
            <w:vAlign w:val="center"/>
          </w:tcPr>
          <w:p w14:paraId="47952681">
            <w:pPr>
              <w:pStyle w:val="73"/>
              <w:snapToGrid w:val="0"/>
              <w:rPr>
                <w:rFonts w:hint="default"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服务器密码机</w:t>
            </w:r>
          </w:p>
        </w:tc>
        <w:tc>
          <w:tcPr>
            <w:tcW w:w="3693" w:type="dxa"/>
            <w:shd w:val="clear" w:color="auto" w:fill="auto"/>
            <w:vAlign w:val="center"/>
          </w:tcPr>
          <w:p w14:paraId="2A5AFAE4">
            <w:pPr>
              <w:pStyle w:val="73"/>
              <w:snapToGrid w:val="0"/>
              <w:jc w:val="left"/>
              <w:rPr>
                <w:rFonts w:hint="default"/>
                <w:b w:val="0"/>
                <w:bCs/>
                <w:sz w:val="21"/>
                <w:szCs w:val="21"/>
                <w:lang w:eastAsia="zh-Hans"/>
              </w:rPr>
            </w:pPr>
            <w:r>
              <w:rPr>
                <w:b w:val="0"/>
                <w:bCs/>
                <w:sz w:val="21"/>
                <w:szCs w:val="21"/>
                <w:lang w:eastAsia="zh-Hans"/>
              </w:rPr>
              <w:t>GM/T 0028《密码模块安全技术要求》</w:t>
            </w:r>
          </w:p>
          <w:p w14:paraId="4ECEC320">
            <w:pPr>
              <w:pStyle w:val="73"/>
              <w:snapToGrid w:val="0"/>
              <w:jc w:val="left"/>
              <w:rPr>
                <w:rFonts w:hint="default" w:eastAsia="仿宋" w:asciiTheme="minorHAnsi" w:hAnsiTheme="minorHAnsi" w:cstheme="minorBidi"/>
                <w:b w:val="0"/>
                <w:bCs/>
                <w:kern w:val="2"/>
                <w:sz w:val="21"/>
                <w:szCs w:val="21"/>
                <w:lang w:val="en-US" w:eastAsia="zh-Hans" w:bidi="ar-SA"/>
              </w:rPr>
            </w:pPr>
            <w:r>
              <w:rPr>
                <w:b w:val="0"/>
                <w:bCs/>
                <w:sz w:val="21"/>
                <w:szCs w:val="21"/>
                <w:lang w:eastAsia="zh-Hans"/>
              </w:rPr>
              <w:t>GM/T 00</w:t>
            </w:r>
            <w:r>
              <w:rPr>
                <w:rFonts w:hint="eastAsia"/>
                <w:b w:val="0"/>
                <w:bCs/>
                <w:sz w:val="21"/>
                <w:szCs w:val="21"/>
                <w:lang w:val="en-US" w:eastAsia="zh-CN"/>
              </w:rPr>
              <w:t>30</w:t>
            </w:r>
            <w:r>
              <w:rPr>
                <w:b w:val="0"/>
                <w:bCs/>
                <w:sz w:val="21"/>
                <w:szCs w:val="21"/>
                <w:lang w:eastAsia="zh-Hans"/>
              </w:rPr>
              <w:t>《</w:t>
            </w:r>
            <w:r>
              <w:rPr>
                <w:rFonts w:hint="eastAsia"/>
                <w:b w:val="0"/>
                <w:bCs/>
                <w:sz w:val="21"/>
                <w:szCs w:val="21"/>
                <w:lang w:val="en-US" w:eastAsia="zh-CN"/>
              </w:rPr>
              <w:t>服务器密码机</w:t>
            </w:r>
            <w:r>
              <w:rPr>
                <w:b w:val="0"/>
                <w:bCs/>
                <w:sz w:val="21"/>
                <w:szCs w:val="21"/>
                <w:lang w:eastAsia="zh-Hans"/>
              </w:rPr>
              <w:t>技术规范》</w:t>
            </w:r>
          </w:p>
        </w:tc>
        <w:tc>
          <w:tcPr>
            <w:tcW w:w="1154" w:type="dxa"/>
            <w:shd w:val="clear" w:color="auto" w:fill="auto"/>
            <w:vAlign w:val="center"/>
          </w:tcPr>
          <w:p w14:paraId="6A266970">
            <w:pPr>
              <w:pStyle w:val="73"/>
              <w:snapToGrid w:val="0"/>
              <w:rPr>
                <w:rFonts w:hint="default" w:eastAsia="仿宋" w:asciiTheme="minorHAnsi" w:hAnsiTheme="minorHAnsi" w:cstheme="minorBidi"/>
                <w:b w:val="0"/>
                <w:bCs/>
                <w:kern w:val="2"/>
                <w:sz w:val="21"/>
                <w:szCs w:val="21"/>
                <w:lang w:val="en-US" w:eastAsia="zh-CN" w:bidi="ar-SA"/>
              </w:rPr>
            </w:pPr>
            <w:r>
              <w:rPr>
                <w:b w:val="0"/>
                <w:bCs/>
                <w:sz w:val="21"/>
                <w:szCs w:val="21"/>
              </w:rPr>
              <w:t>SM2、SM3、SM4</w:t>
            </w:r>
          </w:p>
        </w:tc>
        <w:tc>
          <w:tcPr>
            <w:tcW w:w="2692" w:type="dxa"/>
            <w:shd w:val="clear" w:color="auto" w:fill="auto"/>
            <w:vAlign w:val="center"/>
          </w:tcPr>
          <w:p w14:paraId="62DDC532">
            <w:pPr>
              <w:pStyle w:val="73"/>
              <w:snapToGrid w:val="0"/>
              <w:jc w:val="left"/>
              <w:rPr>
                <w:rFonts w:hint="default" w:eastAsia="仿宋" w:asciiTheme="minorHAnsi" w:hAnsiTheme="minorHAnsi" w:cstheme="minorBidi"/>
                <w:b w:val="0"/>
                <w:bCs/>
                <w:kern w:val="2"/>
                <w:sz w:val="21"/>
                <w:szCs w:val="21"/>
                <w:lang w:val="en-US" w:eastAsia="zh-CN" w:bidi="ar-SA"/>
              </w:rPr>
            </w:pPr>
            <w:r>
              <w:rPr>
                <w:b w:val="0"/>
                <w:bCs/>
                <w:sz w:val="21"/>
                <w:szCs w:val="21"/>
              </w:rPr>
              <w:t>提供签名验签</w:t>
            </w:r>
            <w:r>
              <w:rPr>
                <w:rFonts w:hint="eastAsia"/>
                <w:b w:val="0"/>
                <w:bCs/>
                <w:sz w:val="21"/>
                <w:szCs w:val="21"/>
                <w:lang w:val="en-US" w:eastAsia="zh-CN"/>
              </w:rPr>
              <w:t>以及加解密</w:t>
            </w:r>
            <w:r>
              <w:rPr>
                <w:b w:val="0"/>
                <w:bCs/>
                <w:sz w:val="21"/>
                <w:szCs w:val="21"/>
              </w:rPr>
              <w:t>服务。</w:t>
            </w:r>
          </w:p>
        </w:tc>
      </w:tr>
    </w:tbl>
    <w:p w14:paraId="72737943">
      <w:pPr>
        <w:wordWrap w:val="0"/>
        <w:ind w:firstLine="560" w:firstLineChars="200"/>
        <w:rPr>
          <w:rFonts w:hint="eastAsia" w:ascii="仿宋" w:hAnsi="仿宋"/>
          <w:szCs w:val="28"/>
        </w:rPr>
      </w:pPr>
    </w:p>
    <w:p w14:paraId="188526E5">
      <w:pPr>
        <w:pStyle w:val="31"/>
        <w:numPr>
          <w:ilvl w:val="0"/>
          <w:numId w:val="30"/>
        </w:numPr>
        <w:wordWrap w:val="0"/>
        <w:ind w:firstLine="0" w:firstLineChars="0"/>
        <w:rPr>
          <w:b/>
          <w:bCs/>
        </w:rPr>
      </w:pPr>
      <w:r>
        <w:rPr>
          <w:rFonts w:hint="eastAsia"/>
          <w:b/>
          <w:bCs/>
        </w:rPr>
        <w:t>工作流程</w:t>
      </w:r>
    </w:p>
    <w:p w14:paraId="0926A134">
      <w:pPr>
        <w:wordWrap w:val="0"/>
        <w:ind w:firstLine="560" w:firstLineChars="200"/>
        <w:rPr>
          <w:rFonts w:hint="eastAsia" w:ascii="仿宋" w:hAnsi="仿宋"/>
          <w:szCs w:val="28"/>
        </w:rPr>
      </w:pPr>
      <w:r>
        <w:rPr>
          <w:rFonts w:hint="eastAsia" w:ascii="仿宋" w:hAnsi="仿宋"/>
          <w:szCs w:val="28"/>
        </w:rPr>
        <w:t>访问控制信息完整性实现包括数字签名和签名验签两个过程。</w:t>
      </w:r>
    </w:p>
    <w:p w14:paraId="60353D9E">
      <w:pPr>
        <w:pStyle w:val="31"/>
        <w:numPr>
          <w:ilvl w:val="0"/>
          <w:numId w:val="33"/>
        </w:numPr>
        <w:wordWrap w:val="0"/>
        <w:ind w:left="0" w:firstLine="562"/>
        <w:rPr>
          <w:b/>
          <w:bCs/>
        </w:rPr>
      </w:pPr>
      <w:r>
        <w:rPr>
          <w:rFonts w:hint="eastAsia"/>
          <w:b/>
          <w:bCs/>
        </w:rPr>
        <w:t>数字签名</w:t>
      </w:r>
    </w:p>
    <w:p w14:paraId="5EB4AA2D">
      <w:pPr>
        <w:wordWrap w:val="0"/>
        <w:ind w:firstLine="560" w:firstLineChars="200"/>
        <w:rPr>
          <w:rFonts w:hint="eastAsia" w:ascii="仿宋" w:hAnsi="仿宋"/>
          <w:szCs w:val="28"/>
        </w:rPr>
      </w:pPr>
      <w:r>
        <w:rPr>
          <w:rFonts w:hint="eastAsia" w:ascii="仿宋" w:hAnsi="仿宋"/>
          <w:szCs w:val="28"/>
        </w:rPr>
        <w:t>管理用户每次授权完成，</w:t>
      </w:r>
      <w:r>
        <w:rPr>
          <w:rFonts w:hint="eastAsia" w:ascii="仿宋" w:hAnsi="仿宋"/>
          <w:szCs w:val="28"/>
          <w:lang w:val="en-US" w:eastAsia="zh-CN"/>
        </w:rPr>
        <w:t>密码服务管理平台调用服务器密码机</w:t>
      </w:r>
      <w:r>
        <w:rPr>
          <w:rFonts w:hint="eastAsia" w:ascii="仿宋" w:hAnsi="仿宋"/>
          <w:szCs w:val="28"/>
        </w:rPr>
        <w:t>使用SM3杂凑算法和SM2非对称密码算法，对系统访问控制信息进行签名，并将访问控制列表及其数字签名值同时存储，保证其完整性。</w:t>
      </w:r>
    </w:p>
    <w:p w14:paraId="44C097A2">
      <w:pPr>
        <w:keepNext/>
        <w:widowControl/>
        <w:wordWrap w:val="0"/>
        <w:ind w:firstLine="560" w:firstLineChars="200"/>
        <w:rPr>
          <w:rFonts w:hint="eastAsia" w:ascii="仿宋" w:hAnsi="仿宋"/>
          <w:szCs w:val="28"/>
        </w:rPr>
      </w:pPr>
      <w:r>
        <w:rPr>
          <w:rFonts w:hint="eastAsia" w:ascii="仿宋" w:hAnsi="仿宋"/>
          <w:szCs w:val="28"/>
        </w:rPr>
        <w:t>访问控制信息的完整性保护工作流程如下：</w:t>
      </w:r>
    </w:p>
    <w:p w14:paraId="25DC3DED">
      <w:pPr>
        <w:widowControl/>
        <w:wordWrap w:val="0"/>
        <w:ind w:left="0" w:leftChars="0" w:firstLine="0" w:firstLineChars="0"/>
        <w:jc w:val="center"/>
        <w:rPr>
          <w:rFonts w:hint="eastAsia" w:eastAsia="仿宋" w:asciiTheme="minorEastAsia" w:hAnsiTheme="minorEastAsia"/>
          <w:szCs w:val="28"/>
          <w:lang w:eastAsia="zh-CN"/>
        </w:rPr>
      </w:pPr>
      <w:r>
        <w:rPr>
          <w:rFonts w:hint="eastAsia" w:ascii="仿宋" w:hAnsi="仿宋"/>
          <w:szCs w:val="28"/>
        </w:rPr>
        <w:drawing>
          <wp:inline distT="0" distB="0" distL="114300" distR="114300">
            <wp:extent cx="5758180" cy="3290570"/>
            <wp:effectExtent l="0" t="0" r="0" b="0"/>
            <wp:docPr id="10" name="ECB019B1-382A-4266-B25C-5B523AA43C14-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6" descr="wps"/>
                    <pic:cNvPicPr>
                      <a:picLocks noChangeAspect="1"/>
                    </pic:cNvPicPr>
                  </pic:nvPicPr>
                  <pic:blipFill>
                    <a:blip r:embed="rId31"/>
                    <a:stretch>
                      <a:fillRect/>
                    </a:stretch>
                  </pic:blipFill>
                  <pic:spPr>
                    <a:xfrm>
                      <a:off x="0" y="0"/>
                      <a:ext cx="5758180" cy="3290570"/>
                    </a:xfrm>
                    <a:prstGeom prst="rect">
                      <a:avLst/>
                    </a:prstGeom>
                  </pic:spPr>
                </pic:pic>
              </a:graphicData>
            </a:graphic>
          </wp:inline>
        </w:drawing>
      </w:r>
    </w:p>
    <w:p w14:paraId="18E454DC">
      <w:pPr>
        <w:pStyle w:val="12"/>
        <w:tabs>
          <w:tab w:val="center" w:pos="4201"/>
          <w:tab w:val="right" w:leader="dot" w:pos="9298"/>
        </w:tabs>
        <w:wordWrap w:val="0"/>
        <w:ind w:firstLine="420" w:firstLineChars="200"/>
        <w:jc w:val="center"/>
        <w:rPr>
          <w:rFonts w:hint="eastAsia" w:asciiTheme="minorEastAsia" w:hAnsiTheme="minorEastAsia"/>
          <w:sz w:val="28"/>
          <w:szCs w:val="28"/>
        </w:rP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8</w:t>
      </w:r>
      <w:r>
        <w:fldChar w:fldCharType="end"/>
      </w:r>
      <w:r>
        <w:rPr>
          <w:rFonts w:hint="eastAsia"/>
        </w:rPr>
        <w:t xml:space="preserve"> 访问控制信息数字签名流程图</w:t>
      </w:r>
    </w:p>
    <w:p w14:paraId="5DE85E70">
      <w:pPr>
        <w:keepNext/>
        <w:widowControl/>
        <w:wordWrap w:val="0"/>
        <w:ind w:firstLine="560" w:firstLineChars="200"/>
        <w:rPr>
          <w:rFonts w:hint="eastAsia" w:ascii="仿宋" w:hAnsi="仿宋"/>
          <w:szCs w:val="28"/>
        </w:rPr>
      </w:pPr>
      <w:r>
        <w:rPr>
          <w:rFonts w:hint="eastAsia" w:ascii="仿宋" w:hAnsi="仿宋"/>
          <w:szCs w:val="28"/>
        </w:rPr>
        <w:t>访问控制信息的完整性保护工作流程如下：</w:t>
      </w:r>
    </w:p>
    <w:p w14:paraId="51A9217E">
      <w:pPr>
        <w:numPr>
          <w:ilvl w:val="0"/>
          <w:numId w:val="34"/>
        </w:numPr>
        <w:wordWrap w:val="0"/>
        <w:ind w:firstLine="560" w:firstLineChars="200"/>
        <w:rPr>
          <w:rFonts w:ascii="Times New Roman" w:hAnsi="Times New Roman" w:cs="Times New Roman"/>
        </w:rPr>
      </w:pPr>
      <w:bookmarkStart w:id="142" w:name="_Hlk54194080"/>
      <w:r>
        <w:rPr>
          <w:rFonts w:hint="eastAsia" w:ascii="Times New Roman" w:hAnsi="Times New Roman" w:cs="Times New Roman"/>
        </w:rPr>
        <w:t>管理用户打开系统的授权模块；</w:t>
      </w:r>
    </w:p>
    <w:bookmarkEnd w:id="142"/>
    <w:p w14:paraId="49AB2EF9">
      <w:pPr>
        <w:numPr>
          <w:ilvl w:val="0"/>
          <w:numId w:val="34"/>
        </w:numPr>
        <w:wordWrap w:val="0"/>
        <w:ind w:firstLine="560" w:firstLineChars="200"/>
        <w:rPr>
          <w:rFonts w:ascii="Times New Roman" w:hAnsi="Times New Roman" w:cs="Times New Roman"/>
        </w:rPr>
      </w:pPr>
      <w:r>
        <w:rPr>
          <w:rFonts w:hint="eastAsia" w:ascii="Times New Roman" w:hAnsi="Times New Roman" w:cs="Times New Roman"/>
        </w:rPr>
        <w:t>管理用户进行授权，并保存；</w:t>
      </w:r>
    </w:p>
    <w:p w14:paraId="64DB55AB">
      <w:pPr>
        <w:numPr>
          <w:ilvl w:val="0"/>
          <w:numId w:val="34"/>
        </w:numPr>
        <w:wordWrap w:val="0"/>
        <w:ind w:firstLine="560" w:firstLineChars="200"/>
        <w:rPr>
          <w:rFonts w:ascii="Times New Roman" w:hAnsi="Times New Roman" w:cs="Times New Roman"/>
        </w:rPr>
      </w:pPr>
      <w:r>
        <w:rPr>
          <w:rFonts w:hint="eastAsia" w:ascii="Times New Roman" w:hAnsi="Times New Roman" w:cs="Times New Roman"/>
        </w:rPr>
        <w:t>系统存储访问控制信息；</w:t>
      </w:r>
    </w:p>
    <w:p w14:paraId="1EB5A994">
      <w:pPr>
        <w:numPr>
          <w:ilvl w:val="0"/>
          <w:numId w:val="34"/>
        </w:numPr>
        <w:wordWrap w:val="0"/>
        <w:ind w:firstLine="560" w:firstLineChars="200"/>
        <w:rPr>
          <w:rFonts w:ascii="Times New Roman" w:hAnsi="Times New Roman" w:cs="Times New Roman"/>
        </w:rPr>
      </w:pPr>
      <w:r>
        <w:rPr>
          <w:rFonts w:hint="eastAsia" w:ascii="Times New Roman" w:hAnsi="Times New Roman" w:cs="Times New Roman"/>
        </w:rPr>
        <w:t>系统将访问控制信息提交</w:t>
      </w:r>
      <w:r>
        <w:rPr>
          <w:rFonts w:hint="eastAsia"/>
          <w:lang w:val="en-US" w:eastAsia="zh-CN"/>
        </w:rPr>
        <w:t>密码服务管理平台</w:t>
      </w:r>
      <w:r>
        <w:rPr>
          <w:rFonts w:hint="eastAsia" w:ascii="Times New Roman" w:hAnsi="Times New Roman" w:cs="Times New Roman"/>
        </w:rPr>
        <w:t>，申请数字签名；</w:t>
      </w:r>
    </w:p>
    <w:p w14:paraId="54AFB665">
      <w:pPr>
        <w:numPr>
          <w:ilvl w:val="0"/>
          <w:numId w:val="34"/>
        </w:numPr>
        <w:wordWrap w:val="0"/>
        <w:ind w:firstLine="560" w:firstLineChars="200"/>
        <w:rPr>
          <w:rFonts w:ascii="Times New Roman" w:hAnsi="Times New Roman" w:cs="Times New Roman"/>
        </w:rPr>
      </w:pPr>
      <w:r>
        <w:rPr>
          <w:rFonts w:hint="eastAsia"/>
          <w:lang w:val="en-US" w:eastAsia="zh-CN"/>
        </w:rPr>
        <w:t>密码服务管理平台</w:t>
      </w:r>
      <w:r>
        <w:rPr>
          <w:rFonts w:hint="eastAsia" w:ascii="Times New Roman" w:hAnsi="Times New Roman" w:cs="Times New Roman"/>
        </w:rPr>
        <w:t>使用SM3杂凑算法，计算访问控制信息的摘要值</w:t>
      </w:r>
      <w:r>
        <w:rPr>
          <w:rFonts w:hint="eastAsia" w:ascii="Times New Roman" w:hAnsi="Times New Roman" w:cs="Times New Roman"/>
          <w:lang w:eastAsia="zh-CN"/>
        </w:rPr>
        <w:t>，</w:t>
      </w:r>
      <w:r>
        <w:rPr>
          <w:rFonts w:hint="eastAsia" w:ascii="Times New Roman" w:hAnsi="Times New Roman" w:cs="Times New Roman"/>
          <w:lang w:val="en-US" w:eastAsia="zh-CN"/>
        </w:rPr>
        <w:t>调用服务器密码机接口申请数字签名；</w:t>
      </w:r>
    </w:p>
    <w:p w14:paraId="7209BBB7">
      <w:pPr>
        <w:numPr>
          <w:ilvl w:val="0"/>
          <w:numId w:val="34"/>
        </w:numPr>
        <w:wordWrap w:val="0"/>
        <w:ind w:firstLine="560" w:firstLineChars="200"/>
        <w:rPr>
          <w:rFonts w:ascii="Times New Roman" w:hAnsi="Times New Roman" w:cs="Times New Roman"/>
        </w:rPr>
      </w:pPr>
      <w:r>
        <w:rPr>
          <w:rFonts w:hint="eastAsia" w:ascii="Times New Roman" w:hAnsi="Times New Roman" w:cs="Times New Roman"/>
          <w:lang w:val="en-US" w:eastAsia="zh-CN"/>
        </w:rPr>
        <w:t>服务器密码机</w:t>
      </w:r>
      <w:r>
        <w:rPr>
          <w:rFonts w:hint="eastAsia" w:ascii="Times New Roman" w:hAnsi="Times New Roman" w:cs="Times New Roman"/>
        </w:rPr>
        <w:t>调用系统的签名私钥，对摘要值做数字签名，形成签名值；</w:t>
      </w:r>
    </w:p>
    <w:p w14:paraId="4D820EDC">
      <w:pPr>
        <w:numPr>
          <w:ilvl w:val="0"/>
          <w:numId w:val="34"/>
        </w:numPr>
        <w:wordWrap w:val="0"/>
        <w:ind w:firstLine="560" w:firstLineChars="200"/>
        <w:rPr>
          <w:rFonts w:ascii="Times New Roman" w:hAnsi="Times New Roman" w:cs="Times New Roman"/>
        </w:rPr>
      </w:pPr>
      <w:r>
        <w:rPr>
          <w:rFonts w:hint="eastAsia" w:ascii="Times New Roman" w:hAnsi="Times New Roman" w:cs="Times New Roman"/>
          <w:lang w:val="en-US" w:eastAsia="zh-CN"/>
        </w:rPr>
        <w:t>服务器密码机</w:t>
      </w:r>
      <w:r>
        <w:rPr>
          <w:rFonts w:hint="eastAsia" w:ascii="Times New Roman" w:hAnsi="Times New Roman" w:cs="Times New Roman"/>
        </w:rPr>
        <w:t>将签名值返回</w:t>
      </w:r>
      <w:r>
        <w:rPr>
          <w:rFonts w:hint="eastAsia" w:ascii="Times New Roman" w:hAnsi="Times New Roman" w:cs="Times New Roman"/>
          <w:lang w:val="en-US" w:eastAsia="zh-CN"/>
        </w:rPr>
        <w:t>密码服务管理平台，密码服务管理平台将签名值返回给</w:t>
      </w:r>
      <w:r>
        <w:rPr>
          <w:rFonts w:hint="eastAsia" w:ascii="Times New Roman" w:hAnsi="Times New Roman" w:cs="Times New Roman"/>
        </w:rPr>
        <w:t>系统；</w:t>
      </w:r>
    </w:p>
    <w:p w14:paraId="4816EDE2">
      <w:pPr>
        <w:numPr>
          <w:ilvl w:val="0"/>
          <w:numId w:val="34"/>
        </w:numPr>
        <w:wordWrap w:val="0"/>
        <w:ind w:firstLine="560" w:firstLineChars="200"/>
        <w:rPr>
          <w:rFonts w:ascii="Times New Roman" w:hAnsi="Times New Roman" w:cs="Times New Roman"/>
        </w:rPr>
      </w:pPr>
      <w:r>
        <w:rPr>
          <w:rFonts w:hint="eastAsia" w:ascii="Times New Roman" w:hAnsi="Times New Roman" w:cs="Times New Roman"/>
        </w:rPr>
        <w:t>如果系统没有接收到签名值，在终端页面显示访问控制信息完整性保护失败；</w:t>
      </w:r>
    </w:p>
    <w:p w14:paraId="3504E282">
      <w:pPr>
        <w:numPr>
          <w:ilvl w:val="0"/>
          <w:numId w:val="34"/>
        </w:numPr>
        <w:wordWrap w:val="0"/>
        <w:ind w:firstLine="560" w:firstLineChars="200"/>
        <w:rPr>
          <w:rFonts w:hint="eastAsia" w:ascii="仿宋" w:hAnsi="仿宋"/>
          <w:szCs w:val="28"/>
        </w:rPr>
      </w:pPr>
      <w:r>
        <w:rPr>
          <w:rFonts w:hint="eastAsia" w:ascii="Times New Roman" w:hAnsi="Times New Roman" w:cs="Times New Roman"/>
        </w:rPr>
        <w:t>如果系统接收到签名值，存储访问控制信息及其签名值；</w:t>
      </w:r>
    </w:p>
    <w:p w14:paraId="6F01308F">
      <w:pPr>
        <w:numPr>
          <w:ilvl w:val="0"/>
          <w:numId w:val="34"/>
        </w:numPr>
        <w:wordWrap w:val="0"/>
        <w:ind w:firstLine="560" w:firstLineChars="200"/>
        <w:rPr>
          <w:rFonts w:hint="eastAsia" w:ascii="仿宋" w:hAnsi="仿宋"/>
          <w:szCs w:val="28"/>
        </w:rPr>
      </w:pPr>
      <w:r>
        <w:rPr>
          <w:rFonts w:hint="eastAsia" w:ascii="仿宋" w:hAnsi="仿宋"/>
          <w:szCs w:val="28"/>
        </w:rPr>
        <w:t>在终端页面显示访问控制信息完整性保护成功。</w:t>
      </w:r>
    </w:p>
    <w:p w14:paraId="785845B3">
      <w:pPr>
        <w:pStyle w:val="31"/>
        <w:numPr>
          <w:ilvl w:val="0"/>
          <w:numId w:val="33"/>
        </w:numPr>
        <w:wordWrap w:val="0"/>
        <w:ind w:left="0" w:firstLine="562"/>
        <w:rPr>
          <w:b/>
          <w:bCs/>
        </w:rPr>
      </w:pPr>
      <w:r>
        <w:rPr>
          <w:rFonts w:hint="eastAsia"/>
          <w:b/>
          <w:bCs/>
        </w:rPr>
        <w:t>签名验签</w:t>
      </w:r>
    </w:p>
    <w:p w14:paraId="3C34426C">
      <w:pPr>
        <w:wordWrap w:val="0"/>
        <w:ind w:firstLine="560" w:firstLineChars="200"/>
        <w:rPr>
          <w:rFonts w:hint="eastAsia" w:ascii="仿宋" w:hAnsi="仿宋"/>
          <w:szCs w:val="28"/>
        </w:rPr>
      </w:pPr>
      <w:r>
        <w:rPr>
          <w:rFonts w:hint="eastAsia" w:ascii="仿宋" w:hAnsi="仿宋"/>
          <w:szCs w:val="28"/>
          <w:lang w:eastAsia="zh-CN"/>
        </w:rPr>
        <w:t>内部用户</w:t>
      </w:r>
      <w:r>
        <w:rPr>
          <w:rFonts w:hint="eastAsia" w:ascii="仿宋" w:hAnsi="仿宋"/>
          <w:szCs w:val="28"/>
        </w:rPr>
        <w:t>/</w:t>
      </w:r>
      <w:r>
        <w:rPr>
          <w:rFonts w:hint="eastAsia" w:ascii="仿宋" w:hAnsi="仿宋"/>
          <w:szCs w:val="28"/>
          <w:lang w:val="en-US" w:eastAsia="zh-CN"/>
        </w:rPr>
        <w:t>公众</w:t>
      </w:r>
      <w:r>
        <w:rPr>
          <w:rFonts w:hint="eastAsia" w:ascii="仿宋" w:hAnsi="仿宋"/>
          <w:szCs w:val="28"/>
        </w:rPr>
        <w:t>用户每次登录时，系统通过</w:t>
      </w:r>
      <w:r>
        <w:rPr>
          <w:rFonts w:hint="eastAsia" w:ascii="仿宋" w:hAnsi="仿宋"/>
          <w:szCs w:val="28"/>
          <w:lang w:val="en-US" w:eastAsia="zh-CN"/>
        </w:rPr>
        <w:t>通过密码服务管理平台调用</w:t>
      </w:r>
      <w:r>
        <w:rPr>
          <w:rFonts w:hint="eastAsia" w:ascii="Times New Roman" w:hAnsi="Times New Roman" w:cs="Times New Roman"/>
          <w:lang w:val="en-US" w:eastAsia="zh-CN"/>
        </w:rPr>
        <w:t>服务器密码机</w:t>
      </w:r>
      <w:r>
        <w:rPr>
          <w:rFonts w:hint="eastAsia" w:ascii="仿宋" w:hAnsi="仿宋"/>
          <w:szCs w:val="28"/>
        </w:rPr>
        <w:t>，使用SM3杂凑算法和SM2非对称密码算法，验证访问控制信息的数字签名，及时发现篡改行为。</w:t>
      </w:r>
    </w:p>
    <w:p w14:paraId="20504BEA">
      <w:pPr>
        <w:pStyle w:val="12"/>
        <w:tabs>
          <w:tab w:val="center" w:pos="4201"/>
          <w:tab w:val="right" w:leader="dot" w:pos="9298"/>
        </w:tabs>
        <w:wordWrap w:val="0"/>
        <w:ind w:left="0" w:leftChars="0" w:firstLine="0" w:firstLineChars="0"/>
        <w:jc w:val="center"/>
        <w:rPr>
          <w:rFonts w:hint="eastAsia" w:eastAsia="黑体"/>
          <w:lang w:eastAsia="zh-CN"/>
        </w:rPr>
      </w:pPr>
      <w:r>
        <w:rPr>
          <w:rFonts w:hint="eastAsia" w:eastAsia="黑体"/>
          <w:lang w:eastAsia="zh-CN"/>
        </w:rPr>
        <w:drawing>
          <wp:inline distT="0" distB="0" distL="114300" distR="114300">
            <wp:extent cx="5758815" cy="2664460"/>
            <wp:effectExtent l="0" t="0" r="0" b="0"/>
            <wp:docPr id="12" name="ECB019B1-382A-4266-B25C-5B523AA43C14-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B019B1-382A-4266-B25C-5B523AA43C14-7" descr="wps"/>
                    <pic:cNvPicPr>
                      <a:picLocks noChangeAspect="1"/>
                    </pic:cNvPicPr>
                  </pic:nvPicPr>
                  <pic:blipFill>
                    <a:blip r:embed="rId32"/>
                    <a:stretch>
                      <a:fillRect/>
                    </a:stretch>
                  </pic:blipFill>
                  <pic:spPr>
                    <a:xfrm>
                      <a:off x="0" y="0"/>
                      <a:ext cx="5758815" cy="2664460"/>
                    </a:xfrm>
                    <a:prstGeom prst="rect">
                      <a:avLst/>
                    </a:prstGeom>
                  </pic:spPr>
                </pic:pic>
              </a:graphicData>
            </a:graphic>
          </wp:inline>
        </w:drawing>
      </w:r>
    </w:p>
    <w:p w14:paraId="6ED565CB">
      <w:pPr>
        <w:pStyle w:val="12"/>
        <w:tabs>
          <w:tab w:val="center" w:pos="4201"/>
          <w:tab w:val="right" w:leader="dot" w:pos="9298"/>
        </w:tabs>
        <w:wordWrap w:val="0"/>
        <w:ind w:left="0" w:leftChars="0" w:firstLine="0" w:firstLineChars="0"/>
        <w:jc w:val="center"/>
        <w:rPr>
          <w:rFonts w:hint="eastAsia" w:ascii="仿宋" w:hAnsi="仿宋" w:eastAsia="仿宋"/>
          <w:sz w:val="28"/>
          <w:szCs w:val="28"/>
        </w:rP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9</w:t>
      </w:r>
      <w:r>
        <w:fldChar w:fldCharType="end"/>
      </w:r>
      <w:r>
        <w:rPr>
          <w:rFonts w:hint="eastAsia"/>
        </w:rPr>
        <w:t xml:space="preserve"> 访问控制信息完整性验证流程图</w:t>
      </w:r>
    </w:p>
    <w:p w14:paraId="566DB0CA">
      <w:pPr>
        <w:wordWrap w:val="0"/>
        <w:ind w:firstLine="560" w:firstLineChars="200"/>
        <w:rPr>
          <w:rFonts w:hint="eastAsia" w:ascii="仿宋" w:hAnsi="仿宋"/>
          <w:szCs w:val="28"/>
        </w:rPr>
      </w:pPr>
      <w:r>
        <w:rPr>
          <w:rFonts w:hint="eastAsia" w:ascii="仿宋" w:hAnsi="仿宋"/>
          <w:szCs w:val="28"/>
        </w:rPr>
        <w:t>访问控制信息的完整性保护工作流程如下：</w:t>
      </w:r>
    </w:p>
    <w:p w14:paraId="3F8E9973">
      <w:pPr>
        <w:numPr>
          <w:ilvl w:val="0"/>
          <w:numId w:val="35"/>
        </w:numPr>
        <w:wordWrap w:val="0"/>
        <w:ind w:firstLine="560" w:firstLineChars="200"/>
        <w:rPr>
          <w:rFonts w:ascii="Times New Roman" w:hAnsi="Times New Roman" w:cs="Times New Roman"/>
        </w:rPr>
      </w:pPr>
      <w:r>
        <w:rPr>
          <w:rFonts w:hint="eastAsia" w:ascii="Times New Roman" w:hAnsi="Times New Roman" w:cs="Times New Roman"/>
        </w:rPr>
        <w:t>用户通过身份认证；</w:t>
      </w:r>
    </w:p>
    <w:p w14:paraId="7C4A1573">
      <w:pPr>
        <w:numPr>
          <w:ilvl w:val="0"/>
          <w:numId w:val="35"/>
        </w:numPr>
        <w:wordWrap w:val="0"/>
        <w:ind w:firstLine="560" w:firstLineChars="200"/>
      </w:pPr>
      <w:r>
        <w:rPr>
          <w:rFonts w:hint="eastAsia" w:ascii="Times New Roman" w:hAnsi="Times New Roman" w:cs="Times New Roman"/>
        </w:rPr>
        <w:t>系统提取当前访问控制信息和最近的访问控制信息的数字签名，</w:t>
      </w:r>
      <w:r>
        <w:rPr>
          <w:rFonts w:hint="eastAsia" w:ascii="Times New Roman" w:hAnsi="Times New Roman" w:cs="Times New Roman"/>
          <w:lang w:val="en-US" w:eastAsia="zh-CN"/>
        </w:rPr>
        <w:t>调用密码服务管理平台</w:t>
      </w:r>
      <w:r>
        <w:rPr>
          <w:rFonts w:hint="eastAsia" w:ascii="Times New Roman" w:hAnsi="Times New Roman" w:cs="Times New Roman"/>
        </w:rPr>
        <w:t>申请签名验证；</w:t>
      </w:r>
    </w:p>
    <w:p w14:paraId="1245CB27">
      <w:pPr>
        <w:numPr>
          <w:ilvl w:val="0"/>
          <w:numId w:val="35"/>
        </w:numPr>
        <w:wordWrap w:val="0"/>
        <w:ind w:firstLine="560" w:firstLineChars="200"/>
        <w:rPr>
          <w:rFonts w:ascii="Times New Roman" w:hAnsi="Times New Roman" w:cs="Times New Roman"/>
        </w:rPr>
      </w:pPr>
      <w:r>
        <w:rPr>
          <w:rFonts w:hint="eastAsia" w:ascii="Times New Roman" w:hAnsi="Times New Roman" w:cs="Times New Roman"/>
          <w:lang w:val="en-US" w:eastAsia="zh-CN"/>
        </w:rPr>
        <w:t>密码服务管理平台计算访问控制信息摘要值，调用服务器密码机验证数字签名</w:t>
      </w:r>
      <w:r>
        <w:rPr>
          <w:rFonts w:hint="eastAsia" w:ascii="Times New Roman" w:hAnsi="Times New Roman" w:cs="Times New Roman"/>
        </w:rPr>
        <w:t>；</w:t>
      </w:r>
    </w:p>
    <w:p w14:paraId="1FBE90B1">
      <w:pPr>
        <w:numPr>
          <w:ilvl w:val="0"/>
          <w:numId w:val="35"/>
        </w:numPr>
        <w:wordWrap w:val="0"/>
        <w:ind w:firstLine="560" w:firstLineChars="200"/>
        <w:rPr>
          <w:rFonts w:ascii="Times New Roman" w:hAnsi="Times New Roman" w:cs="Times New Roman"/>
        </w:rPr>
      </w:pPr>
      <w:r>
        <w:rPr>
          <w:rFonts w:hint="eastAsia" w:ascii="Times New Roman" w:hAnsi="Times New Roman" w:cs="Times New Roman"/>
          <w:lang w:val="en-US" w:eastAsia="zh-CN"/>
        </w:rPr>
        <w:t>服务器密码机</w:t>
      </w:r>
      <w:r>
        <w:rPr>
          <w:rFonts w:hint="eastAsia" w:ascii="Times New Roman" w:hAnsi="Times New Roman" w:cs="Times New Roman"/>
        </w:rPr>
        <w:t>调用系统的签名公钥，进行验签操作；</w:t>
      </w:r>
    </w:p>
    <w:p w14:paraId="0629AE77">
      <w:pPr>
        <w:numPr>
          <w:ilvl w:val="0"/>
          <w:numId w:val="35"/>
        </w:numPr>
        <w:wordWrap w:val="0"/>
        <w:ind w:firstLine="560" w:firstLineChars="200"/>
        <w:rPr>
          <w:rFonts w:ascii="Times New Roman" w:hAnsi="Times New Roman" w:cs="Times New Roman"/>
        </w:rPr>
      </w:pPr>
      <w:r>
        <w:rPr>
          <w:rFonts w:hint="eastAsia" w:ascii="Times New Roman" w:hAnsi="Times New Roman" w:cs="Times New Roman"/>
        </w:rPr>
        <w:t>如果验签通过，说明访问控制信息未被篡改，系统根据用户权限信息推送应用内容；</w:t>
      </w:r>
    </w:p>
    <w:p w14:paraId="381F1544">
      <w:pPr>
        <w:numPr>
          <w:ilvl w:val="0"/>
          <w:numId w:val="35"/>
        </w:numPr>
        <w:wordWrap w:val="0"/>
        <w:ind w:firstLine="560" w:firstLineChars="200"/>
        <w:rPr>
          <w:rFonts w:ascii="Times New Roman" w:hAnsi="Times New Roman" w:cs="Times New Roman"/>
        </w:rPr>
      </w:pPr>
      <w:r>
        <w:rPr>
          <w:rFonts w:hint="eastAsia" w:ascii="Times New Roman" w:hAnsi="Times New Roman" w:cs="Times New Roman"/>
        </w:rPr>
        <w:t>如果验签未通过，说明访问控制信息已经被篡改，系统通知管理用户处理；并在终端提示。</w:t>
      </w:r>
    </w:p>
    <w:p w14:paraId="53CBB439">
      <w:pPr>
        <w:pStyle w:val="31"/>
        <w:numPr>
          <w:ilvl w:val="0"/>
          <w:numId w:val="30"/>
        </w:numPr>
        <w:wordWrap w:val="0"/>
        <w:ind w:firstLine="0" w:firstLineChars="0"/>
        <w:rPr>
          <w:b/>
          <w:bCs/>
        </w:rPr>
      </w:pPr>
      <w:r>
        <w:rPr>
          <w:rFonts w:hint="eastAsia"/>
          <w:b/>
          <w:bCs/>
        </w:rPr>
        <w:t>密钥管理</w:t>
      </w:r>
    </w:p>
    <w:p w14:paraId="268231C9">
      <w:pPr>
        <w:pStyle w:val="12"/>
        <w:jc w:val="center"/>
        <w:rPr>
          <w:rFonts w:eastAsia="宋体"/>
        </w:rPr>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11</w:t>
      </w:r>
      <w:r>
        <w:fldChar w:fldCharType="end"/>
      </w:r>
      <w:r>
        <w:rPr>
          <w:rFonts w:hint="eastAsia"/>
        </w:rPr>
        <w:t>访问控制信息保护的密钥管理</w:t>
      </w:r>
    </w:p>
    <w:tbl>
      <w:tblPr>
        <w:tblStyle w:val="53"/>
        <w:tblW w:w="10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105"/>
        <w:gridCol w:w="1088"/>
        <w:gridCol w:w="857"/>
        <w:gridCol w:w="1137"/>
        <w:gridCol w:w="1352"/>
        <w:gridCol w:w="1516"/>
        <w:gridCol w:w="726"/>
        <w:gridCol w:w="1344"/>
      </w:tblGrid>
      <w:tr w14:paraId="2876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33" w:type="dxa"/>
            <w:shd w:val="clear" w:color="auto" w:fill="D8D8D8" w:themeFill="background1" w:themeFillShade="D9"/>
            <w:vAlign w:val="center"/>
          </w:tcPr>
          <w:p w14:paraId="65F8E8F1">
            <w:pPr>
              <w:pStyle w:val="73"/>
              <w:snapToGrid w:val="0"/>
              <w:rPr>
                <w:rFonts w:hint="default"/>
                <w:b w:val="0"/>
                <w:sz w:val="21"/>
                <w:szCs w:val="21"/>
              </w:rPr>
            </w:pPr>
            <w:r>
              <w:rPr>
                <w:b/>
                <w:sz w:val="21"/>
                <w:szCs w:val="21"/>
              </w:rPr>
              <w:t>密钥名称</w:t>
            </w:r>
          </w:p>
        </w:tc>
        <w:tc>
          <w:tcPr>
            <w:tcW w:w="1105" w:type="dxa"/>
            <w:shd w:val="clear" w:color="auto" w:fill="D8D8D8" w:themeFill="background1" w:themeFillShade="D9"/>
            <w:vAlign w:val="center"/>
          </w:tcPr>
          <w:p w14:paraId="054E9EB9">
            <w:pPr>
              <w:pStyle w:val="73"/>
              <w:snapToGrid w:val="0"/>
              <w:rPr>
                <w:rFonts w:hint="default"/>
                <w:b w:val="0"/>
                <w:sz w:val="21"/>
                <w:szCs w:val="21"/>
              </w:rPr>
            </w:pPr>
            <w:r>
              <w:rPr>
                <w:b/>
                <w:sz w:val="21"/>
                <w:szCs w:val="21"/>
              </w:rPr>
              <w:t>生成</w:t>
            </w:r>
          </w:p>
        </w:tc>
        <w:tc>
          <w:tcPr>
            <w:tcW w:w="1088" w:type="dxa"/>
            <w:shd w:val="clear" w:color="auto" w:fill="D8D8D8" w:themeFill="background1" w:themeFillShade="D9"/>
            <w:vAlign w:val="center"/>
          </w:tcPr>
          <w:p w14:paraId="1D685C4F">
            <w:pPr>
              <w:pStyle w:val="73"/>
              <w:snapToGrid w:val="0"/>
              <w:rPr>
                <w:rFonts w:hint="default"/>
                <w:b w:val="0"/>
                <w:sz w:val="21"/>
                <w:szCs w:val="21"/>
              </w:rPr>
            </w:pPr>
            <w:r>
              <w:rPr>
                <w:b/>
                <w:sz w:val="21"/>
                <w:szCs w:val="21"/>
              </w:rPr>
              <w:t>存储</w:t>
            </w:r>
          </w:p>
        </w:tc>
        <w:tc>
          <w:tcPr>
            <w:tcW w:w="857" w:type="dxa"/>
            <w:shd w:val="clear" w:color="auto" w:fill="D8D8D8" w:themeFill="background1" w:themeFillShade="D9"/>
            <w:vAlign w:val="center"/>
          </w:tcPr>
          <w:p w14:paraId="3A593B5E">
            <w:pPr>
              <w:pStyle w:val="73"/>
              <w:snapToGrid w:val="0"/>
              <w:rPr>
                <w:rFonts w:hint="default"/>
                <w:b w:val="0"/>
                <w:sz w:val="21"/>
                <w:szCs w:val="21"/>
              </w:rPr>
            </w:pPr>
            <w:r>
              <w:rPr>
                <w:b/>
                <w:sz w:val="21"/>
                <w:szCs w:val="21"/>
              </w:rPr>
              <w:t>分发</w:t>
            </w:r>
          </w:p>
        </w:tc>
        <w:tc>
          <w:tcPr>
            <w:tcW w:w="1137" w:type="dxa"/>
            <w:shd w:val="clear" w:color="auto" w:fill="D8D8D8" w:themeFill="background1" w:themeFillShade="D9"/>
            <w:vAlign w:val="center"/>
          </w:tcPr>
          <w:p w14:paraId="52186C85">
            <w:pPr>
              <w:pStyle w:val="73"/>
              <w:snapToGrid w:val="0"/>
              <w:rPr>
                <w:rFonts w:hint="default"/>
                <w:b w:val="0"/>
                <w:sz w:val="21"/>
                <w:szCs w:val="21"/>
              </w:rPr>
            </w:pPr>
            <w:r>
              <w:rPr>
                <w:b/>
                <w:sz w:val="21"/>
                <w:szCs w:val="21"/>
              </w:rPr>
              <w:t>导入导出</w:t>
            </w:r>
          </w:p>
        </w:tc>
        <w:tc>
          <w:tcPr>
            <w:tcW w:w="1352" w:type="dxa"/>
            <w:shd w:val="clear" w:color="auto" w:fill="D8D8D8" w:themeFill="background1" w:themeFillShade="D9"/>
            <w:vAlign w:val="center"/>
          </w:tcPr>
          <w:p w14:paraId="4FE7A9EF">
            <w:pPr>
              <w:pStyle w:val="73"/>
              <w:snapToGrid w:val="0"/>
              <w:rPr>
                <w:rFonts w:hint="default"/>
                <w:b w:val="0"/>
                <w:sz w:val="21"/>
                <w:szCs w:val="21"/>
              </w:rPr>
            </w:pPr>
            <w:r>
              <w:rPr>
                <w:b/>
                <w:sz w:val="21"/>
                <w:szCs w:val="21"/>
              </w:rPr>
              <w:t>使用</w:t>
            </w:r>
          </w:p>
        </w:tc>
        <w:tc>
          <w:tcPr>
            <w:tcW w:w="1516" w:type="dxa"/>
            <w:shd w:val="clear" w:color="auto" w:fill="D8D8D8" w:themeFill="background1" w:themeFillShade="D9"/>
            <w:vAlign w:val="center"/>
          </w:tcPr>
          <w:p w14:paraId="723BC22A">
            <w:pPr>
              <w:pStyle w:val="73"/>
              <w:snapToGrid w:val="0"/>
              <w:rPr>
                <w:rFonts w:hint="default"/>
                <w:b w:val="0"/>
                <w:sz w:val="21"/>
                <w:szCs w:val="21"/>
              </w:rPr>
            </w:pPr>
            <w:r>
              <w:rPr>
                <w:b/>
                <w:sz w:val="21"/>
                <w:szCs w:val="21"/>
              </w:rPr>
              <w:t>备份和恢复</w:t>
            </w:r>
          </w:p>
        </w:tc>
        <w:tc>
          <w:tcPr>
            <w:tcW w:w="726" w:type="dxa"/>
            <w:shd w:val="clear" w:color="auto" w:fill="D8D8D8" w:themeFill="background1" w:themeFillShade="D9"/>
            <w:vAlign w:val="center"/>
          </w:tcPr>
          <w:p w14:paraId="7EBA9317">
            <w:pPr>
              <w:pStyle w:val="73"/>
              <w:snapToGrid w:val="0"/>
              <w:rPr>
                <w:rFonts w:hint="default"/>
                <w:b w:val="0"/>
                <w:sz w:val="21"/>
                <w:szCs w:val="21"/>
              </w:rPr>
            </w:pPr>
            <w:r>
              <w:rPr>
                <w:b/>
                <w:sz w:val="21"/>
                <w:szCs w:val="21"/>
              </w:rPr>
              <w:t>归档</w:t>
            </w:r>
          </w:p>
        </w:tc>
        <w:tc>
          <w:tcPr>
            <w:tcW w:w="1344" w:type="dxa"/>
            <w:shd w:val="clear" w:color="auto" w:fill="D8D8D8" w:themeFill="background1" w:themeFillShade="D9"/>
            <w:vAlign w:val="center"/>
          </w:tcPr>
          <w:p w14:paraId="696DBDCB">
            <w:pPr>
              <w:pStyle w:val="73"/>
              <w:snapToGrid w:val="0"/>
              <w:rPr>
                <w:rFonts w:hint="default"/>
                <w:b w:val="0"/>
                <w:sz w:val="21"/>
                <w:szCs w:val="21"/>
              </w:rPr>
            </w:pPr>
            <w:r>
              <w:rPr>
                <w:b/>
                <w:sz w:val="21"/>
                <w:szCs w:val="21"/>
              </w:rPr>
              <w:t>销毁</w:t>
            </w:r>
          </w:p>
        </w:tc>
      </w:tr>
      <w:tr w14:paraId="245B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33" w:type="dxa"/>
            <w:vAlign w:val="center"/>
          </w:tcPr>
          <w:p w14:paraId="2D467973">
            <w:pPr>
              <w:pStyle w:val="73"/>
              <w:snapToGrid w:val="0"/>
              <w:rPr>
                <w:rFonts w:hint="default" w:eastAsia="仿宋"/>
                <w:b/>
                <w:bCs/>
                <w:sz w:val="21"/>
                <w:szCs w:val="21"/>
                <w:lang w:val="en-US" w:eastAsia="zh-CN"/>
              </w:rPr>
            </w:pPr>
            <w:r>
              <w:rPr>
                <w:rFonts w:hint="eastAsia"/>
                <w:b w:val="0"/>
                <w:bCs/>
                <w:sz w:val="21"/>
                <w:szCs w:val="21"/>
                <w:lang w:val="en-US" w:eastAsia="zh-CN"/>
              </w:rPr>
              <w:t>数据签名密钥对</w:t>
            </w:r>
          </w:p>
        </w:tc>
        <w:tc>
          <w:tcPr>
            <w:tcW w:w="1105" w:type="dxa"/>
            <w:vAlign w:val="center"/>
          </w:tcPr>
          <w:p w14:paraId="396624C3">
            <w:pPr>
              <w:pStyle w:val="73"/>
              <w:snapToGrid w:val="0"/>
              <w:rPr>
                <w:rFonts w:hint="default"/>
                <w:b/>
                <w:bCs/>
                <w:sz w:val="21"/>
                <w:szCs w:val="21"/>
                <w:lang w:eastAsia="zh-Hans"/>
              </w:rPr>
            </w:pPr>
            <w:r>
              <w:rPr>
                <w:rFonts w:hint="eastAsia"/>
                <w:b w:val="0"/>
                <w:bCs/>
                <w:sz w:val="21"/>
                <w:szCs w:val="21"/>
                <w:lang w:val="en-US" w:eastAsia="zh-CN"/>
              </w:rPr>
              <w:t>服务器密码机</w:t>
            </w:r>
            <w:r>
              <w:rPr>
                <w:b w:val="0"/>
                <w:bCs/>
                <w:sz w:val="21"/>
                <w:szCs w:val="21"/>
              </w:rPr>
              <w:t>产生</w:t>
            </w:r>
          </w:p>
        </w:tc>
        <w:tc>
          <w:tcPr>
            <w:tcW w:w="1088" w:type="dxa"/>
            <w:vAlign w:val="center"/>
          </w:tcPr>
          <w:p w14:paraId="27196C23">
            <w:pPr>
              <w:pStyle w:val="73"/>
              <w:snapToGrid w:val="0"/>
              <w:rPr>
                <w:rFonts w:hint="default"/>
                <w:b/>
                <w:bCs/>
                <w:sz w:val="21"/>
                <w:szCs w:val="21"/>
              </w:rPr>
            </w:pPr>
            <w:r>
              <w:rPr>
                <w:rFonts w:hint="eastAsia"/>
                <w:b w:val="0"/>
                <w:bCs/>
                <w:sz w:val="21"/>
                <w:szCs w:val="21"/>
                <w:lang w:val="en-US" w:eastAsia="zh-CN"/>
              </w:rPr>
              <w:t>服务器密码机</w:t>
            </w:r>
            <w:r>
              <w:rPr>
                <w:b w:val="0"/>
                <w:bCs/>
                <w:sz w:val="21"/>
                <w:szCs w:val="21"/>
              </w:rPr>
              <w:t>存储</w:t>
            </w:r>
          </w:p>
        </w:tc>
        <w:tc>
          <w:tcPr>
            <w:tcW w:w="857" w:type="dxa"/>
            <w:vAlign w:val="center"/>
          </w:tcPr>
          <w:p w14:paraId="26BD4161">
            <w:pPr>
              <w:pStyle w:val="73"/>
              <w:snapToGrid w:val="0"/>
              <w:rPr>
                <w:rFonts w:hint="default"/>
                <w:b/>
                <w:bCs/>
                <w:sz w:val="21"/>
                <w:szCs w:val="21"/>
                <w:lang w:eastAsia="zh-Hans"/>
              </w:rPr>
            </w:pPr>
            <w:r>
              <w:rPr>
                <w:b w:val="0"/>
                <w:bCs/>
                <w:sz w:val="21"/>
                <w:szCs w:val="21"/>
              </w:rPr>
              <w:t>不涉及</w:t>
            </w:r>
          </w:p>
        </w:tc>
        <w:tc>
          <w:tcPr>
            <w:tcW w:w="1137" w:type="dxa"/>
            <w:vAlign w:val="center"/>
          </w:tcPr>
          <w:p w14:paraId="232283D0">
            <w:pPr>
              <w:pStyle w:val="73"/>
              <w:snapToGrid w:val="0"/>
              <w:rPr>
                <w:rFonts w:hint="default"/>
                <w:b/>
                <w:bCs/>
                <w:sz w:val="21"/>
                <w:szCs w:val="21"/>
              </w:rPr>
            </w:pPr>
            <w:r>
              <w:rPr>
                <w:b w:val="0"/>
                <w:bCs/>
                <w:sz w:val="21"/>
                <w:szCs w:val="21"/>
              </w:rPr>
              <w:t>不涉及</w:t>
            </w:r>
          </w:p>
        </w:tc>
        <w:tc>
          <w:tcPr>
            <w:tcW w:w="1352" w:type="dxa"/>
            <w:vAlign w:val="center"/>
          </w:tcPr>
          <w:p w14:paraId="51DD1E5A">
            <w:pPr>
              <w:pStyle w:val="73"/>
              <w:snapToGrid w:val="0"/>
              <w:rPr>
                <w:rFonts w:hint="default"/>
                <w:b/>
                <w:bCs/>
                <w:sz w:val="21"/>
                <w:szCs w:val="21"/>
              </w:rPr>
            </w:pPr>
            <w:r>
              <w:rPr>
                <w:rFonts w:hint="eastAsia"/>
                <w:b w:val="0"/>
                <w:bCs/>
                <w:sz w:val="21"/>
                <w:szCs w:val="21"/>
                <w:lang w:val="en-US" w:eastAsia="zh-CN"/>
              </w:rPr>
              <w:t>服务器密码机</w:t>
            </w:r>
            <w:r>
              <w:rPr>
                <w:b w:val="0"/>
                <w:bCs/>
                <w:sz w:val="21"/>
                <w:szCs w:val="21"/>
              </w:rPr>
              <w:t>中使用</w:t>
            </w:r>
          </w:p>
        </w:tc>
        <w:tc>
          <w:tcPr>
            <w:tcW w:w="1516" w:type="dxa"/>
            <w:vAlign w:val="center"/>
          </w:tcPr>
          <w:p w14:paraId="00775D4A">
            <w:pPr>
              <w:pStyle w:val="73"/>
              <w:snapToGrid w:val="0"/>
              <w:rPr>
                <w:rFonts w:hint="default" w:eastAsia="仿宋"/>
                <w:b/>
                <w:bCs/>
                <w:sz w:val="21"/>
                <w:szCs w:val="21"/>
                <w:lang w:val="en-US" w:eastAsia="zh-CN"/>
              </w:rPr>
            </w:pPr>
            <w:r>
              <w:rPr>
                <w:rFonts w:hint="eastAsia"/>
                <w:b w:val="0"/>
                <w:bCs/>
                <w:sz w:val="21"/>
                <w:szCs w:val="21"/>
                <w:lang w:val="en-US" w:eastAsia="zh-CN"/>
              </w:rPr>
              <w:t>服务器密码机备份和恢复</w:t>
            </w:r>
          </w:p>
        </w:tc>
        <w:tc>
          <w:tcPr>
            <w:tcW w:w="726" w:type="dxa"/>
            <w:vAlign w:val="center"/>
          </w:tcPr>
          <w:p w14:paraId="6D83065C">
            <w:pPr>
              <w:pStyle w:val="73"/>
              <w:snapToGrid w:val="0"/>
              <w:rPr>
                <w:rFonts w:hint="default"/>
                <w:b/>
                <w:bCs/>
                <w:sz w:val="21"/>
                <w:szCs w:val="21"/>
                <w:lang w:eastAsia="zh-Hans"/>
              </w:rPr>
            </w:pPr>
            <w:r>
              <w:rPr>
                <w:b w:val="0"/>
                <w:bCs/>
                <w:sz w:val="21"/>
                <w:szCs w:val="21"/>
              </w:rPr>
              <w:t>不涉及</w:t>
            </w:r>
          </w:p>
        </w:tc>
        <w:tc>
          <w:tcPr>
            <w:tcW w:w="1344" w:type="dxa"/>
            <w:vAlign w:val="center"/>
          </w:tcPr>
          <w:p w14:paraId="2BECEE3F">
            <w:pPr>
              <w:pStyle w:val="73"/>
              <w:snapToGrid w:val="0"/>
              <w:rPr>
                <w:rFonts w:hint="default"/>
                <w:b/>
                <w:bCs/>
                <w:sz w:val="21"/>
                <w:szCs w:val="21"/>
                <w:lang w:eastAsia="zh-Hans"/>
              </w:rPr>
            </w:pPr>
            <w:r>
              <w:rPr>
                <w:rFonts w:hint="eastAsia"/>
                <w:b w:val="0"/>
                <w:bCs/>
                <w:sz w:val="21"/>
                <w:szCs w:val="21"/>
                <w:lang w:val="en-US" w:eastAsia="zh-CN"/>
              </w:rPr>
              <w:t>服务器密码机</w:t>
            </w:r>
            <w:r>
              <w:rPr>
                <w:b w:val="0"/>
                <w:bCs/>
                <w:sz w:val="21"/>
                <w:szCs w:val="21"/>
              </w:rPr>
              <w:t>中销毁</w:t>
            </w:r>
          </w:p>
        </w:tc>
      </w:tr>
    </w:tbl>
    <w:p w14:paraId="48694558">
      <w:pPr>
        <w:wordWrap w:val="0"/>
        <w:ind w:firstLine="420"/>
        <w:rPr>
          <w:rFonts w:hint="eastAsia" w:ascii="仿宋" w:hAnsi="仿宋"/>
          <w:szCs w:val="28"/>
        </w:rPr>
      </w:pPr>
    </w:p>
    <w:p w14:paraId="441A77F9">
      <w:pPr>
        <w:pStyle w:val="5"/>
      </w:pPr>
      <w:r>
        <w:rPr>
          <w:rFonts w:hint="eastAsia"/>
        </w:rPr>
        <w:t>数据传输机密性和完整性实现</w:t>
      </w:r>
    </w:p>
    <w:p w14:paraId="0A9FA246">
      <w:pPr>
        <w:pStyle w:val="31"/>
        <w:numPr>
          <w:ilvl w:val="0"/>
          <w:numId w:val="36"/>
        </w:numPr>
        <w:wordWrap w:val="0"/>
        <w:ind w:firstLine="0" w:firstLineChars="0"/>
        <w:rPr>
          <w:b/>
          <w:bCs/>
        </w:rPr>
      </w:pPr>
      <w:r>
        <w:rPr>
          <w:rFonts w:hint="eastAsia"/>
          <w:b/>
          <w:bCs/>
        </w:rPr>
        <w:t>保护对象</w:t>
      </w:r>
    </w:p>
    <w:p w14:paraId="44D70D81">
      <w:pPr>
        <w:pStyle w:val="12"/>
        <w:keepNext/>
        <w:jc w:val="center"/>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12</w:t>
      </w:r>
      <w:r>
        <w:fldChar w:fldCharType="end"/>
      </w:r>
      <w:r>
        <w:rPr>
          <w:rFonts w:hint="eastAsia"/>
        </w:rPr>
        <w:t xml:space="preserve"> 数据传输保护对象</w:t>
      </w:r>
    </w:p>
    <w:tbl>
      <w:tblPr>
        <w:tblStyle w:val="32"/>
        <w:tblW w:w="9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596"/>
        <w:gridCol w:w="3216"/>
        <w:gridCol w:w="1179"/>
        <w:gridCol w:w="1347"/>
        <w:gridCol w:w="1428"/>
      </w:tblGrid>
      <w:tr w14:paraId="5A9F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shd w:val="clear" w:color="auto" w:fill="BFBFBF"/>
            <w:vAlign w:val="center"/>
          </w:tcPr>
          <w:p w14:paraId="49FF619F">
            <w:pPr>
              <w:keepNext/>
              <w:snapToGrid w:val="0"/>
              <w:spacing w:line="240" w:lineRule="auto"/>
              <w:jc w:val="center"/>
              <w:rPr>
                <w:b/>
                <w:sz w:val="21"/>
                <w:szCs w:val="21"/>
              </w:rPr>
            </w:pPr>
            <w:r>
              <w:rPr>
                <w:b/>
                <w:sz w:val="21"/>
                <w:szCs w:val="21"/>
              </w:rPr>
              <w:t>序号</w:t>
            </w:r>
          </w:p>
        </w:tc>
        <w:tc>
          <w:tcPr>
            <w:tcW w:w="1596" w:type="dxa"/>
            <w:shd w:val="clear" w:color="auto" w:fill="BFBFBF"/>
            <w:vAlign w:val="center"/>
          </w:tcPr>
          <w:p w14:paraId="51E54CD4">
            <w:pPr>
              <w:keepNext/>
              <w:snapToGrid w:val="0"/>
              <w:spacing w:line="240" w:lineRule="auto"/>
              <w:jc w:val="center"/>
              <w:rPr>
                <w:b/>
                <w:sz w:val="21"/>
                <w:szCs w:val="21"/>
              </w:rPr>
            </w:pPr>
            <w:r>
              <w:rPr>
                <w:rFonts w:hint="eastAsia"/>
                <w:b/>
                <w:sz w:val="21"/>
                <w:szCs w:val="21"/>
              </w:rPr>
              <w:t>数据类型</w:t>
            </w:r>
          </w:p>
        </w:tc>
        <w:tc>
          <w:tcPr>
            <w:tcW w:w="3216" w:type="dxa"/>
            <w:shd w:val="clear" w:color="auto" w:fill="BFBFBF"/>
            <w:vAlign w:val="center"/>
          </w:tcPr>
          <w:p w14:paraId="1334FC6B">
            <w:pPr>
              <w:keepNext/>
              <w:snapToGrid w:val="0"/>
              <w:spacing w:line="240" w:lineRule="auto"/>
              <w:jc w:val="center"/>
              <w:rPr>
                <w:b/>
                <w:sz w:val="21"/>
                <w:szCs w:val="21"/>
              </w:rPr>
            </w:pPr>
            <w:r>
              <w:rPr>
                <w:b/>
                <w:sz w:val="21"/>
                <w:szCs w:val="21"/>
              </w:rPr>
              <w:t>应用用户</w:t>
            </w:r>
          </w:p>
        </w:tc>
        <w:tc>
          <w:tcPr>
            <w:tcW w:w="1179" w:type="dxa"/>
            <w:shd w:val="clear" w:color="auto" w:fill="BFBFBF"/>
            <w:vAlign w:val="center"/>
          </w:tcPr>
          <w:p w14:paraId="41DBBCDD">
            <w:pPr>
              <w:keepNext/>
              <w:snapToGrid w:val="0"/>
              <w:spacing w:line="240" w:lineRule="auto"/>
              <w:jc w:val="center"/>
              <w:rPr>
                <w:b/>
                <w:sz w:val="21"/>
                <w:szCs w:val="21"/>
              </w:rPr>
            </w:pPr>
            <w:r>
              <w:rPr>
                <w:b/>
                <w:sz w:val="21"/>
                <w:szCs w:val="21"/>
              </w:rPr>
              <w:t>所属应用</w:t>
            </w:r>
          </w:p>
        </w:tc>
        <w:tc>
          <w:tcPr>
            <w:tcW w:w="1347" w:type="dxa"/>
            <w:shd w:val="clear" w:color="auto" w:fill="BFBFBF"/>
            <w:vAlign w:val="center"/>
          </w:tcPr>
          <w:p w14:paraId="7BCB97ED">
            <w:pPr>
              <w:keepNext/>
              <w:snapToGrid w:val="0"/>
              <w:spacing w:line="240" w:lineRule="auto"/>
              <w:jc w:val="center"/>
              <w:rPr>
                <w:b/>
                <w:sz w:val="21"/>
                <w:szCs w:val="21"/>
              </w:rPr>
            </w:pPr>
            <w:r>
              <w:rPr>
                <w:rFonts w:hint="eastAsia"/>
                <w:b/>
                <w:sz w:val="21"/>
                <w:szCs w:val="21"/>
              </w:rPr>
              <w:t>存储位置</w:t>
            </w:r>
          </w:p>
        </w:tc>
        <w:tc>
          <w:tcPr>
            <w:tcW w:w="1428" w:type="dxa"/>
            <w:shd w:val="clear" w:color="auto" w:fill="BFBFBF"/>
            <w:vAlign w:val="center"/>
          </w:tcPr>
          <w:p w14:paraId="101F8E5A">
            <w:pPr>
              <w:keepNext/>
              <w:snapToGrid w:val="0"/>
              <w:spacing w:line="240" w:lineRule="auto"/>
              <w:jc w:val="center"/>
              <w:rPr>
                <w:b/>
                <w:sz w:val="21"/>
                <w:szCs w:val="21"/>
              </w:rPr>
            </w:pPr>
            <w:r>
              <w:rPr>
                <w:rFonts w:hint="eastAsia"/>
                <w:b/>
                <w:sz w:val="21"/>
                <w:szCs w:val="21"/>
              </w:rPr>
              <w:t>安全需求</w:t>
            </w:r>
          </w:p>
        </w:tc>
      </w:tr>
      <w:tr w14:paraId="5E18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2127E60B">
            <w:pPr>
              <w:keepNext/>
              <w:numPr>
                <w:ilvl w:val="0"/>
                <w:numId w:val="37"/>
              </w:numPr>
              <w:snapToGrid w:val="0"/>
              <w:spacing w:line="240" w:lineRule="auto"/>
              <w:ind w:left="0" w:firstLine="0"/>
              <w:jc w:val="left"/>
              <w:rPr>
                <w:bCs/>
                <w:sz w:val="21"/>
                <w:szCs w:val="21"/>
              </w:rPr>
            </w:pPr>
          </w:p>
        </w:tc>
        <w:tc>
          <w:tcPr>
            <w:tcW w:w="1596" w:type="dxa"/>
            <w:vAlign w:val="center"/>
          </w:tcPr>
          <w:p w14:paraId="72168B11">
            <w:pPr>
              <w:pStyle w:val="14"/>
              <w:keepNext/>
              <w:snapToGrid w:val="0"/>
              <w:spacing w:line="240" w:lineRule="auto"/>
              <w:jc w:val="center"/>
              <w:rPr>
                <w:sz w:val="21"/>
                <w:szCs w:val="21"/>
              </w:rPr>
            </w:pPr>
            <w:r>
              <w:rPr>
                <w:sz w:val="21"/>
                <w:szCs w:val="21"/>
              </w:rPr>
              <w:t>鉴别信息</w:t>
            </w:r>
          </w:p>
        </w:tc>
        <w:tc>
          <w:tcPr>
            <w:tcW w:w="3216" w:type="dxa"/>
            <w:vAlign w:val="center"/>
          </w:tcPr>
          <w:p w14:paraId="2A34D361">
            <w:pPr>
              <w:pStyle w:val="14"/>
              <w:keepNext/>
              <w:snapToGrid w:val="0"/>
              <w:spacing w:line="240" w:lineRule="auto"/>
              <w:jc w:val="left"/>
              <w:rPr>
                <w:sz w:val="21"/>
                <w:szCs w:val="21"/>
              </w:rPr>
            </w:pPr>
            <w:r>
              <w:rPr>
                <w:sz w:val="21"/>
                <w:szCs w:val="21"/>
              </w:rPr>
              <w:t>包括身份鉴别信息，如账号、口令等</w:t>
            </w:r>
          </w:p>
        </w:tc>
        <w:tc>
          <w:tcPr>
            <w:tcW w:w="1179" w:type="dxa"/>
            <w:vMerge w:val="restart"/>
            <w:vAlign w:val="center"/>
          </w:tcPr>
          <w:p w14:paraId="73A5D601">
            <w:pPr>
              <w:pStyle w:val="14"/>
              <w:keepNext/>
              <w:snapToGrid w:val="0"/>
              <w:spacing w:line="240" w:lineRule="auto"/>
              <w:jc w:val="center"/>
              <w:rPr>
                <w:rFonts w:hint="eastAsia" w:eastAsia="仿宋"/>
                <w:sz w:val="21"/>
                <w:szCs w:val="21"/>
                <w:lang w:eastAsia="zh-CN"/>
              </w:rPr>
            </w:pPr>
            <w:r>
              <w:rPr>
                <w:rFonts w:hint="eastAsia"/>
                <w:sz w:val="21"/>
                <w:szCs w:val="21"/>
                <w:lang w:eastAsia="zh-CN"/>
              </w:rPr>
              <w:t>城投诚悦荟信息系统</w:t>
            </w:r>
          </w:p>
        </w:tc>
        <w:tc>
          <w:tcPr>
            <w:tcW w:w="1347" w:type="dxa"/>
            <w:vAlign w:val="center"/>
          </w:tcPr>
          <w:p w14:paraId="6AC7BD29">
            <w:pPr>
              <w:pStyle w:val="14"/>
              <w:keepNext/>
              <w:snapToGrid w:val="0"/>
              <w:spacing w:line="240" w:lineRule="auto"/>
              <w:jc w:val="center"/>
              <w:rPr>
                <w:sz w:val="21"/>
                <w:szCs w:val="21"/>
              </w:rPr>
            </w:pPr>
            <w:r>
              <w:rPr>
                <w:sz w:val="21"/>
                <w:szCs w:val="21"/>
              </w:rPr>
              <w:t>数据库服务器</w:t>
            </w:r>
          </w:p>
        </w:tc>
        <w:tc>
          <w:tcPr>
            <w:tcW w:w="1428" w:type="dxa"/>
            <w:vAlign w:val="center"/>
          </w:tcPr>
          <w:p w14:paraId="0F248573">
            <w:pPr>
              <w:pStyle w:val="14"/>
              <w:keepNext/>
              <w:snapToGrid w:val="0"/>
              <w:spacing w:line="240" w:lineRule="auto"/>
              <w:jc w:val="left"/>
              <w:rPr>
                <w:sz w:val="21"/>
                <w:szCs w:val="21"/>
              </w:rPr>
            </w:pPr>
            <w:r>
              <w:rPr>
                <w:sz w:val="21"/>
                <w:szCs w:val="21"/>
              </w:rPr>
              <w:t>传输机密性</w:t>
            </w:r>
            <w:r>
              <w:rPr>
                <w:sz w:val="21"/>
                <w:szCs w:val="21"/>
              </w:rPr>
              <w:br w:type="textWrapping"/>
            </w:r>
            <w:r>
              <w:rPr>
                <w:sz w:val="21"/>
                <w:szCs w:val="21"/>
              </w:rPr>
              <w:t>传输完整性</w:t>
            </w:r>
            <w:r>
              <w:rPr>
                <w:sz w:val="21"/>
                <w:szCs w:val="21"/>
              </w:rPr>
              <w:br w:type="textWrapping"/>
            </w:r>
            <w:r>
              <w:rPr>
                <w:sz w:val="21"/>
                <w:szCs w:val="21"/>
              </w:rPr>
              <w:t>存储机密性</w:t>
            </w:r>
            <w:r>
              <w:rPr>
                <w:sz w:val="21"/>
                <w:szCs w:val="21"/>
              </w:rPr>
              <w:br w:type="textWrapping"/>
            </w:r>
            <w:r>
              <w:rPr>
                <w:sz w:val="21"/>
                <w:szCs w:val="21"/>
              </w:rPr>
              <w:t>存储完整性</w:t>
            </w:r>
          </w:p>
        </w:tc>
      </w:tr>
      <w:tr w14:paraId="0AB1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4121AA6C">
            <w:pPr>
              <w:keepNext/>
              <w:numPr>
                <w:ilvl w:val="0"/>
                <w:numId w:val="37"/>
              </w:numPr>
              <w:snapToGrid w:val="0"/>
              <w:spacing w:line="240" w:lineRule="auto"/>
              <w:ind w:left="0" w:firstLine="0"/>
              <w:jc w:val="left"/>
              <w:rPr>
                <w:bCs/>
                <w:sz w:val="21"/>
                <w:szCs w:val="21"/>
              </w:rPr>
            </w:pPr>
          </w:p>
        </w:tc>
        <w:tc>
          <w:tcPr>
            <w:tcW w:w="1596" w:type="dxa"/>
            <w:vAlign w:val="center"/>
          </w:tcPr>
          <w:p w14:paraId="057E71DF">
            <w:pPr>
              <w:pStyle w:val="14"/>
              <w:keepNext/>
              <w:snapToGrid w:val="0"/>
              <w:spacing w:line="240" w:lineRule="auto"/>
              <w:jc w:val="center"/>
              <w:rPr>
                <w:sz w:val="21"/>
                <w:szCs w:val="21"/>
              </w:rPr>
            </w:pPr>
            <w:r>
              <w:rPr>
                <w:sz w:val="21"/>
                <w:szCs w:val="21"/>
              </w:rPr>
              <w:t>用户个人信息</w:t>
            </w:r>
          </w:p>
        </w:tc>
        <w:tc>
          <w:tcPr>
            <w:tcW w:w="3216" w:type="dxa"/>
            <w:vAlign w:val="center"/>
          </w:tcPr>
          <w:p w14:paraId="43E37D0D">
            <w:pPr>
              <w:pStyle w:val="14"/>
              <w:keepNext/>
              <w:snapToGrid w:val="0"/>
              <w:spacing w:line="240" w:lineRule="auto"/>
              <w:jc w:val="left"/>
              <w:rPr>
                <w:sz w:val="21"/>
                <w:szCs w:val="21"/>
              </w:rPr>
            </w:pPr>
            <w:r>
              <w:rPr>
                <w:rFonts w:hint="eastAsia"/>
                <w:sz w:val="21"/>
                <w:szCs w:val="21"/>
                <w:lang w:eastAsia="zh-CN"/>
              </w:rPr>
              <w:t>内部用户</w:t>
            </w:r>
            <w:r>
              <w:rPr>
                <w:sz w:val="21"/>
                <w:szCs w:val="21"/>
              </w:rPr>
              <w:t>涉及保密的个人信息等</w:t>
            </w:r>
          </w:p>
        </w:tc>
        <w:tc>
          <w:tcPr>
            <w:tcW w:w="1179" w:type="dxa"/>
            <w:vMerge w:val="continue"/>
            <w:vAlign w:val="center"/>
          </w:tcPr>
          <w:p w14:paraId="3129EFA4">
            <w:pPr>
              <w:pStyle w:val="14"/>
              <w:keepNext/>
              <w:snapToGrid w:val="0"/>
              <w:spacing w:line="240" w:lineRule="auto"/>
              <w:jc w:val="center"/>
              <w:rPr>
                <w:sz w:val="21"/>
                <w:szCs w:val="21"/>
              </w:rPr>
            </w:pPr>
          </w:p>
        </w:tc>
        <w:tc>
          <w:tcPr>
            <w:tcW w:w="1347" w:type="dxa"/>
            <w:vAlign w:val="center"/>
          </w:tcPr>
          <w:p w14:paraId="0DB0B47E">
            <w:pPr>
              <w:pStyle w:val="14"/>
              <w:keepNext/>
              <w:snapToGrid w:val="0"/>
              <w:spacing w:line="240" w:lineRule="auto"/>
              <w:jc w:val="center"/>
              <w:rPr>
                <w:sz w:val="21"/>
                <w:szCs w:val="21"/>
              </w:rPr>
            </w:pPr>
            <w:r>
              <w:rPr>
                <w:sz w:val="21"/>
                <w:szCs w:val="21"/>
              </w:rPr>
              <w:t>数据库服务器</w:t>
            </w:r>
          </w:p>
        </w:tc>
        <w:tc>
          <w:tcPr>
            <w:tcW w:w="1428" w:type="dxa"/>
            <w:vAlign w:val="center"/>
          </w:tcPr>
          <w:p w14:paraId="12BD8138">
            <w:pPr>
              <w:pStyle w:val="14"/>
              <w:keepNext/>
              <w:snapToGrid w:val="0"/>
              <w:spacing w:line="240" w:lineRule="auto"/>
              <w:jc w:val="left"/>
              <w:rPr>
                <w:sz w:val="21"/>
                <w:szCs w:val="21"/>
              </w:rPr>
            </w:pPr>
            <w:r>
              <w:rPr>
                <w:sz w:val="21"/>
                <w:szCs w:val="21"/>
              </w:rPr>
              <w:t>传输机密性</w:t>
            </w:r>
            <w:r>
              <w:rPr>
                <w:sz w:val="21"/>
                <w:szCs w:val="21"/>
              </w:rPr>
              <w:br w:type="textWrapping"/>
            </w:r>
            <w:r>
              <w:rPr>
                <w:sz w:val="21"/>
                <w:szCs w:val="21"/>
              </w:rPr>
              <w:t>传输完整性</w:t>
            </w:r>
            <w:r>
              <w:rPr>
                <w:sz w:val="21"/>
                <w:szCs w:val="21"/>
              </w:rPr>
              <w:br w:type="textWrapping"/>
            </w:r>
            <w:r>
              <w:rPr>
                <w:sz w:val="21"/>
                <w:szCs w:val="21"/>
              </w:rPr>
              <w:t>存储机密性</w:t>
            </w:r>
            <w:r>
              <w:rPr>
                <w:sz w:val="21"/>
                <w:szCs w:val="21"/>
              </w:rPr>
              <w:br w:type="textWrapping"/>
            </w:r>
            <w:r>
              <w:rPr>
                <w:sz w:val="21"/>
                <w:szCs w:val="21"/>
              </w:rPr>
              <w:t>存储完整性</w:t>
            </w:r>
          </w:p>
        </w:tc>
      </w:tr>
      <w:tr w14:paraId="197EC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4A85FC36">
            <w:pPr>
              <w:keepNext/>
              <w:numPr>
                <w:ilvl w:val="0"/>
                <w:numId w:val="37"/>
              </w:numPr>
              <w:snapToGrid w:val="0"/>
              <w:spacing w:line="240" w:lineRule="auto"/>
              <w:ind w:left="0" w:firstLine="0"/>
              <w:jc w:val="left"/>
              <w:rPr>
                <w:bCs/>
                <w:sz w:val="21"/>
                <w:szCs w:val="21"/>
              </w:rPr>
            </w:pPr>
          </w:p>
        </w:tc>
        <w:tc>
          <w:tcPr>
            <w:tcW w:w="1596" w:type="dxa"/>
            <w:vAlign w:val="center"/>
          </w:tcPr>
          <w:p w14:paraId="6BFEFCB9">
            <w:pPr>
              <w:pStyle w:val="14"/>
              <w:keepNext/>
              <w:snapToGrid w:val="0"/>
              <w:spacing w:line="240" w:lineRule="auto"/>
              <w:jc w:val="center"/>
              <w:rPr>
                <w:sz w:val="21"/>
                <w:szCs w:val="21"/>
              </w:rPr>
            </w:pPr>
            <w:r>
              <w:rPr>
                <w:sz w:val="21"/>
                <w:szCs w:val="21"/>
              </w:rPr>
              <w:t>重要业务数据</w:t>
            </w:r>
          </w:p>
        </w:tc>
        <w:tc>
          <w:tcPr>
            <w:tcW w:w="3216" w:type="dxa"/>
            <w:vAlign w:val="center"/>
          </w:tcPr>
          <w:p w14:paraId="62ED259D">
            <w:pPr>
              <w:pStyle w:val="14"/>
              <w:keepNext/>
              <w:snapToGrid w:val="0"/>
              <w:spacing w:line="240" w:lineRule="auto"/>
              <w:jc w:val="left"/>
              <w:rPr>
                <w:sz w:val="21"/>
                <w:szCs w:val="21"/>
              </w:rPr>
            </w:pPr>
            <w:r>
              <w:rPr>
                <w:sz w:val="21"/>
                <w:szCs w:val="21"/>
              </w:rPr>
              <w:t>系统中涉及保密的重要业务数据等</w:t>
            </w:r>
          </w:p>
        </w:tc>
        <w:tc>
          <w:tcPr>
            <w:tcW w:w="1179" w:type="dxa"/>
            <w:vMerge w:val="continue"/>
            <w:vAlign w:val="center"/>
          </w:tcPr>
          <w:p w14:paraId="64AACBA0">
            <w:pPr>
              <w:pStyle w:val="14"/>
              <w:keepNext/>
              <w:snapToGrid w:val="0"/>
              <w:spacing w:line="240" w:lineRule="auto"/>
              <w:jc w:val="center"/>
              <w:rPr>
                <w:sz w:val="21"/>
                <w:szCs w:val="21"/>
              </w:rPr>
            </w:pPr>
          </w:p>
        </w:tc>
        <w:tc>
          <w:tcPr>
            <w:tcW w:w="1347" w:type="dxa"/>
            <w:vAlign w:val="center"/>
          </w:tcPr>
          <w:p w14:paraId="2B8CE03F">
            <w:pPr>
              <w:pStyle w:val="14"/>
              <w:keepNext/>
              <w:snapToGrid w:val="0"/>
              <w:spacing w:line="240" w:lineRule="auto"/>
              <w:jc w:val="center"/>
              <w:rPr>
                <w:sz w:val="21"/>
                <w:szCs w:val="21"/>
              </w:rPr>
            </w:pPr>
            <w:r>
              <w:rPr>
                <w:sz w:val="21"/>
                <w:szCs w:val="21"/>
              </w:rPr>
              <w:t>数据库服务器</w:t>
            </w:r>
          </w:p>
        </w:tc>
        <w:tc>
          <w:tcPr>
            <w:tcW w:w="1428" w:type="dxa"/>
            <w:vAlign w:val="center"/>
          </w:tcPr>
          <w:p w14:paraId="0478C897">
            <w:pPr>
              <w:pStyle w:val="14"/>
              <w:keepNext/>
              <w:snapToGrid w:val="0"/>
              <w:spacing w:line="240" w:lineRule="auto"/>
              <w:jc w:val="left"/>
              <w:rPr>
                <w:sz w:val="21"/>
                <w:szCs w:val="21"/>
              </w:rPr>
            </w:pPr>
            <w:r>
              <w:rPr>
                <w:sz w:val="21"/>
                <w:szCs w:val="21"/>
              </w:rPr>
              <w:t>传输机密性</w:t>
            </w:r>
            <w:r>
              <w:rPr>
                <w:sz w:val="21"/>
                <w:szCs w:val="21"/>
              </w:rPr>
              <w:br w:type="textWrapping"/>
            </w:r>
            <w:r>
              <w:rPr>
                <w:sz w:val="21"/>
                <w:szCs w:val="21"/>
              </w:rPr>
              <w:t>传输完整性</w:t>
            </w:r>
            <w:r>
              <w:rPr>
                <w:sz w:val="21"/>
                <w:szCs w:val="21"/>
              </w:rPr>
              <w:br w:type="textWrapping"/>
            </w:r>
            <w:r>
              <w:rPr>
                <w:sz w:val="21"/>
                <w:szCs w:val="21"/>
              </w:rPr>
              <w:t>存储机密性</w:t>
            </w:r>
            <w:r>
              <w:rPr>
                <w:sz w:val="21"/>
                <w:szCs w:val="21"/>
              </w:rPr>
              <w:br w:type="textWrapping"/>
            </w:r>
            <w:r>
              <w:rPr>
                <w:sz w:val="21"/>
                <w:szCs w:val="21"/>
              </w:rPr>
              <w:t>存储完整性</w:t>
            </w:r>
          </w:p>
        </w:tc>
      </w:tr>
    </w:tbl>
    <w:p w14:paraId="3F99C956">
      <w:pPr>
        <w:wordWrap w:val="0"/>
        <w:ind w:firstLine="560" w:firstLineChars="200"/>
        <w:rPr>
          <w:rFonts w:hint="eastAsia" w:ascii="仿宋" w:hAnsi="仿宋"/>
          <w:szCs w:val="28"/>
        </w:rPr>
      </w:pPr>
    </w:p>
    <w:p w14:paraId="15BAD9C8">
      <w:pPr>
        <w:pStyle w:val="31"/>
        <w:numPr>
          <w:ilvl w:val="0"/>
          <w:numId w:val="36"/>
        </w:numPr>
        <w:wordWrap w:val="0"/>
        <w:ind w:firstLine="0" w:firstLineChars="0"/>
        <w:rPr>
          <w:b/>
          <w:bCs/>
        </w:rPr>
      </w:pPr>
      <w:r>
        <w:rPr>
          <w:rFonts w:hint="eastAsia"/>
          <w:b/>
          <w:bCs/>
        </w:rPr>
        <w:t>产品和服务</w:t>
      </w:r>
    </w:p>
    <w:p w14:paraId="651D55DD">
      <w:pPr>
        <w:pStyle w:val="31"/>
        <w:wordWrap w:val="0"/>
      </w:pPr>
      <w:r>
        <w:rPr>
          <w:rFonts w:hint="eastAsia"/>
        </w:rPr>
        <w:t>数据传输保护所需的密码产品如下表所示。</w:t>
      </w:r>
    </w:p>
    <w:p w14:paraId="4183D348">
      <w:pPr>
        <w:pStyle w:val="12"/>
        <w:jc w:val="center"/>
        <w:rPr>
          <w:rFonts w:eastAsia="宋体"/>
        </w:rPr>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13</w:t>
      </w:r>
      <w:r>
        <w:fldChar w:fldCharType="end"/>
      </w:r>
      <w:r>
        <w:rPr>
          <w:rFonts w:hint="eastAsia"/>
        </w:rPr>
        <w:t xml:space="preserve"> 数据传输保护所需密码产品</w:t>
      </w:r>
    </w:p>
    <w:tbl>
      <w:tblPr>
        <w:tblStyle w:val="53"/>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
        <w:gridCol w:w="1333"/>
        <w:gridCol w:w="3519"/>
        <w:gridCol w:w="1838"/>
        <w:gridCol w:w="1760"/>
      </w:tblGrid>
      <w:tr w14:paraId="6D07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31" w:type="dxa"/>
            <w:shd w:val="clear" w:color="auto" w:fill="D8D8D8" w:themeFill="background1" w:themeFillShade="D9"/>
            <w:vAlign w:val="center"/>
          </w:tcPr>
          <w:p w14:paraId="144A4F9C">
            <w:pPr>
              <w:pStyle w:val="73"/>
              <w:snapToGrid w:val="0"/>
              <w:rPr>
                <w:rFonts w:hint="default"/>
                <w:b w:val="0"/>
                <w:bCs/>
                <w:sz w:val="21"/>
                <w:szCs w:val="21"/>
              </w:rPr>
            </w:pPr>
            <w:r>
              <w:rPr>
                <w:b/>
                <w:bCs/>
                <w:sz w:val="21"/>
                <w:szCs w:val="21"/>
              </w:rPr>
              <w:t>序号</w:t>
            </w:r>
          </w:p>
        </w:tc>
        <w:tc>
          <w:tcPr>
            <w:tcW w:w="1333" w:type="dxa"/>
            <w:shd w:val="clear" w:color="auto" w:fill="D8D8D8" w:themeFill="background1" w:themeFillShade="D9"/>
            <w:vAlign w:val="center"/>
          </w:tcPr>
          <w:p w14:paraId="4D3DA1A0">
            <w:pPr>
              <w:pStyle w:val="73"/>
              <w:snapToGrid w:val="0"/>
              <w:rPr>
                <w:rFonts w:hint="default"/>
                <w:b w:val="0"/>
                <w:bCs/>
                <w:sz w:val="21"/>
                <w:szCs w:val="21"/>
              </w:rPr>
            </w:pPr>
            <w:r>
              <w:rPr>
                <w:b/>
                <w:bCs/>
                <w:sz w:val="21"/>
                <w:szCs w:val="21"/>
              </w:rPr>
              <w:t>产品名称</w:t>
            </w:r>
          </w:p>
        </w:tc>
        <w:tc>
          <w:tcPr>
            <w:tcW w:w="3519" w:type="dxa"/>
            <w:shd w:val="clear" w:color="auto" w:fill="D8D8D8" w:themeFill="background1" w:themeFillShade="D9"/>
            <w:vAlign w:val="center"/>
          </w:tcPr>
          <w:p w14:paraId="04E9756B">
            <w:pPr>
              <w:pStyle w:val="73"/>
              <w:snapToGrid w:val="0"/>
              <w:rPr>
                <w:rFonts w:hint="default"/>
                <w:b w:val="0"/>
                <w:bCs/>
                <w:sz w:val="21"/>
                <w:szCs w:val="21"/>
              </w:rPr>
            </w:pPr>
            <w:r>
              <w:rPr>
                <w:b/>
                <w:bCs/>
                <w:sz w:val="21"/>
                <w:szCs w:val="21"/>
              </w:rPr>
              <w:t>遵循标准</w:t>
            </w:r>
          </w:p>
        </w:tc>
        <w:tc>
          <w:tcPr>
            <w:tcW w:w="1838" w:type="dxa"/>
            <w:shd w:val="clear" w:color="auto" w:fill="D8D8D8" w:themeFill="background1" w:themeFillShade="D9"/>
            <w:vAlign w:val="center"/>
          </w:tcPr>
          <w:p w14:paraId="1BE65A51">
            <w:pPr>
              <w:pStyle w:val="73"/>
              <w:snapToGrid w:val="0"/>
              <w:rPr>
                <w:rFonts w:hint="default"/>
                <w:b w:val="0"/>
                <w:bCs/>
                <w:sz w:val="21"/>
                <w:szCs w:val="21"/>
              </w:rPr>
            </w:pPr>
            <w:r>
              <w:rPr>
                <w:b/>
                <w:bCs/>
                <w:sz w:val="21"/>
                <w:szCs w:val="21"/>
              </w:rPr>
              <w:t>使用的密码算法</w:t>
            </w:r>
          </w:p>
        </w:tc>
        <w:tc>
          <w:tcPr>
            <w:tcW w:w="1760" w:type="dxa"/>
            <w:shd w:val="clear" w:color="auto" w:fill="D8D8D8" w:themeFill="background1" w:themeFillShade="D9"/>
            <w:vAlign w:val="center"/>
          </w:tcPr>
          <w:p w14:paraId="3FEA0079">
            <w:pPr>
              <w:pStyle w:val="73"/>
              <w:snapToGrid w:val="0"/>
              <w:rPr>
                <w:rFonts w:hint="default"/>
                <w:b w:val="0"/>
                <w:bCs/>
                <w:sz w:val="21"/>
                <w:szCs w:val="21"/>
              </w:rPr>
            </w:pPr>
            <w:r>
              <w:rPr>
                <w:b/>
                <w:bCs/>
                <w:sz w:val="21"/>
                <w:szCs w:val="21"/>
              </w:rPr>
              <w:t>用途</w:t>
            </w:r>
          </w:p>
        </w:tc>
      </w:tr>
      <w:tr w14:paraId="1476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31" w:type="dxa"/>
            <w:vAlign w:val="center"/>
          </w:tcPr>
          <w:p w14:paraId="50174251">
            <w:pPr>
              <w:numPr>
                <w:ilvl w:val="0"/>
                <w:numId w:val="38"/>
              </w:numPr>
              <w:snapToGrid w:val="0"/>
              <w:spacing w:line="240" w:lineRule="auto"/>
              <w:ind w:left="0" w:firstLine="0"/>
              <w:jc w:val="center"/>
              <w:rPr>
                <w:b/>
                <w:bCs/>
                <w:sz w:val="21"/>
                <w:szCs w:val="21"/>
              </w:rPr>
            </w:pPr>
          </w:p>
        </w:tc>
        <w:tc>
          <w:tcPr>
            <w:tcW w:w="1333" w:type="dxa"/>
            <w:vAlign w:val="center"/>
          </w:tcPr>
          <w:p w14:paraId="74DE2740">
            <w:pPr>
              <w:pStyle w:val="14"/>
              <w:keepNext/>
              <w:snapToGrid w:val="0"/>
              <w:spacing w:line="240" w:lineRule="auto"/>
              <w:jc w:val="center"/>
              <w:rPr>
                <w:rFonts w:hint="eastAsia" w:eastAsia="仿宋"/>
                <w:b/>
                <w:bCs/>
                <w:sz w:val="21"/>
                <w:szCs w:val="21"/>
                <w:lang w:eastAsia="zh-CN"/>
              </w:rPr>
            </w:pPr>
            <w:r>
              <w:rPr>
                <w:rFonts w:hint="eastAsia"/>
                <w:b w:val="0"/>
                <w:bCs/>
                <w:sz w:val="21"/>
                <w:szCs w:val="21"/>
                <w:lang w:eastAsia="zh-CN"/>
              </w:rPr>
              <w:t>零信任安全网关</w:t>
            </w:r>
          </w:p>
        </w:tc>
        <w:tc>
          <w:tcPr>
            <w:tcW w:w="3519" w:type="dxa"/>
            <w:vAlign w:val="center"/>
          </w:tcPr>
          <w:p w14:paraId="4A7626F8">
            <w:pPr>
              <w:pStyle w:val="14"/>
              <w:keepNext/>
              <w:snapToGrid w:val="0"/>
              <w:spacing w:line="240" w:lineRule="auto"/>
              <w:jc w:val="center"/>
              <w:rPr>
                <w:b/>
                <w:bCs/>
                <w:sz w:val="21"/>
                <w:szCs w:val="21"/>
                <w:lang w:eastAsia="zh-Hans"/>
              </w:rPr>
            </w:pPr>
            <w:r>
              <w:rPr>
                <w:rFonts w:hint="eastAsia"/>
                <w:b w:val="0"/>
                <w:bCs/>
                <w:sz w:val="21"/>
                <w:szCs w:val="21"/>
                <w:lang w:eastAsia="zh-Hans"/>
              </w:rPr>
              <w:t>GM/T00</w:t>
            </w:r>
            <w:r>
              <w:rPr>
                <w:rFonts w:hint="eastAsia"/>
                <w:b w:val="0"/>
                <w:bCs/>
                <w:sz w:val="21"/>
                <w:szCs w:val="21"/>
              </w:rPr>
              <w:t>25</w:t>
            </w:r>
            <w:r>
              <w:rPr>
                <w:rFonts w:hint="eastAsia"/>
                <w:b w:val="0"/>
                <w:bCs/>
                <w:sz w:val="21"/>
                <w:szCs w:val="21"/>
                <w:lang w:eastAsia="zh-Hans"/>
              </w:rPr>
              <w:t>《</w:t>
            </w:r>
            <w:r>
              <w:rPr>
                <w:rFonts w:hint="eastAsia"/>
                <w:b w:val="0"/>
                <w:bCs/>
                <w:sz w:val="21"/>
                <w:szCs w:val="21"/>
              </w:rPr>
              <w:t>SSL VPN网关产品</w:t>
            </w:r>
            <w:r>
              <w:rPr>
                <w:rFonts w:hint="eastAsia"/>
                <w:b w:val="0"/>
                <w:bCs/>
                <w:sz w:val="21"/>
                <w:szCs w:val="21"/>
                <w:lang w:eastAsia="zh-Hans"/>
              </w:rPr>
              <w:t>规范》</w:t>
            </w:r>
          </w:p>
          <w:p w14:paraId="0B3DF98B">
            <w:pPr>
              <w:pStyle w:val="14"/>
              <w:keepNext/>
              <w:snapToGrid w:val="0"/>
              <w:spacing w:line="240" w:lineRule="auto"/>
              <w:jc w:val="center"/>
              <w:rPr>
                <w:b/>
                <w:bCs/>
                <w:sz w:val="21"/>
                <w:szCs w:val="21"/>
              </w:rPr>
            </w:pPr>
            <w:r>
              <w:rPr>
                <w:rFonts w:hint="eastAsia"/>
                <w:b w:val="0"/>
                <w:bCs/>
                <w:sz w:val="21"/>
                <w:szCs w:val="21"/>
                <w:lang w:eastAsia="zh-Hans"/>
              </w:rPr>
              <w:t>GM/T0028《密码模块安全技术要求》</w:t>
            </w:r>
          </w:p>
        </w:tc>
        <w:tc>
          <w:tcPr>
            <w:tcW w:w="1838" w:type="dxa"/>
            <w:vAlign w:val="center"/>
          </w:tcPr>
          <w:p w14:paraId="2C4F5464">
            <w:pPr>
              <w:pStyle w:val="14"/>
              <w:keepNext/>
              <w:snapToGrid w:val="0"/>
              <w:spacing w:line="240" w:lineRule="auto"/>
              <w:jc w:val="center"/>
              <w:rPr>
                <w:b/>
                <w:bCs/>
                <w:sz w:val="21"/>
                <w:szCs w:val="21"/>
              </w:rPr>
            </w:pPr>
            <w:r>
              <w:rPr>
                <w:b w:val="0"/>
                <w:bCs/>
                <w:sz w:val="21"/>
                <w:szCs w:val="21"/>
              </w:rPr>
              <w:t>SM2、SM3、SM4</w:t>
            </w:r>
          </w:p>
        </w:tc>
        <w:tc>
          <w:tcPr>
            <w:tcW w:w="1760" w:type="dxa"/>
            <w:vAlign w:val="center"/>
          </w:tcPr>
          <w:p w14:paraId="3E0A2DC3">
            <w:pPr>
              <w:pStyle w:val="14"/>
              <w:keepNext/>
              <w:snapToGrid w:val="0"/>
              <w:spacing w:line="240" w:lineRule="auto"/>
              <w:jc w:val="center"/>
              <w:rPr>
                <w:b/>
                <w:bCs/>
                <w:sz w:val="21"/>
                <w:szCs w:val="21"/>
              </w:rPr>
            </w:pPr>
            <w:r>
              <w:rPr>
                <w:rFonts w:hint="eastAsia"/>
                <w:b w:val="0"/>
                <w:bCs/>
                <w:sz w:val="21"/>
                <w:szCs w:val="21"/>
              </w:rPr>
              <w:t>使用HMAC-SM3和</w:t>
            </w:r>
            <w:r>
              <w:rPr>
                <w:b w:val="0"/>
                <w:bCs/>
                <w:sz w:val="21"/>
                <w:szCs w:val="21"/>
              </w:rPr>
              <w:t>SM4</w:t>
            </w:r>
            <w:r>
              <w:rPr>
                <w:rFonts w:hint="eastAsia"/>
                <w:b w:val="0"/>
                <w:bCs/>
                <w:sz w:val="21"/>
                <w:szCs w:val="21"/>
              </w:rPr>
              <w:t>算法</w:t>
            </w:r>
            <w:r>
              <w:rPr>
                <w:b w:val="0"/>
                <w:bCs/>
                <w:sz w:val="21"/>
                <w:szCs w:val="21"/>
              </w:rPr>
              <w:t>运算</w:t>
            </w:r>
          </w:p>
        </w:tc>
      </w:tr>
    </w:tbl>
    <w:p w14:paraId="7358A40F">
      <w:pPr>
        <w:wordWrap w:val="0"/>
        <w:ind w:firstLine="560" w:firstLineChars="200"/>
        <w:rPr>
          <w:rFonts w:hint="eastAsia" w:ascii="仿宋" w:hAnsi="仿宋"/>
          <w:szCs w:val="28"/>
        </w:rPr>
      </w:pPr>
    </w:p>
    <w:p w14:paraId="75C06614">
      <w:pPr>
        <w:pStyle w:val="31"/>
        <w:numPr>
          <w:ilvl w:val="0"/>
          <w:numId w:val="36"/>
        </w:numPr>
        <w:wordWrap w:val="0"/>
        <w:ind w:firstLine="0" w:firstLineChars="0"/>
        <w:rPr>
          <w:b/>
          <w:bCs/>
        </w:rPr>
      </w:pPr>
      <w:r>
        <w:rPr>
          <w:rFonts w:hint="eastAsia"/>
          <w:b/>
          <w:bCs/>
        </w:rPr>
        <w:t>工作流程</w:t>
      </w:r>
    </w:p>
    <w:p w14:paraId="612992D0">
      <w:pPr>
        <w:wordWrap w:val="0"/>
        <w:ind w:firstLine="560" w:firstLineChars="200"/>
      </w:pPr>
      <w:r>
        <w:rPr>
          <w:rFonts w:hint="eastAsia"/>
        </w:rPr>
        <w:t>通过PC端</w:t>
      </w:r>
      <w:r>
        <w:rPr>
          <w:rFonts w:hint="eastAsia"/>
          <w:lang w:val="en-US" w:eastAsia="zh-CN"/>
        </w:rPr>
        <w:t>及移动端</w:t>
      </w:r>
      <w:r>
        <w:rPr>
          <w:rFonts w:hint="eastAsia"/>
        </w:rPr>
        <w:t>访问应用系统时，基于应用系统现状，在应用层实现重要数据的传输机密性</w:t>
      </w:r>
      <w:r>
        <w:rPr>
          <w:rFonts w:hint="eastAsia"/>
          <w:lang w:val="en-US" w:eastAsia="zh-CN"/>
        </w:rPr>
        <w:t>和完整性</w:t>
      </w:r>
      <w:r>
        <w:rPr>
          <w:rFonts w:hint="eastAsia"/>
        </w:rPr>
        <w:t>难度较大，因此采用缓解措施：在“网络和通信安全”层面通信实体间采用安全的密码技术建立网络通信信道。实现重要数据的传输机密性和完整性保护作为风险缓解措施。</w:t>
      </w:r>
    </w:p>
    <w:p w14:paraId="1E584510">
      <w:pPr>
        <w:pStyle w:val="31"/>
        <w:numPr>
          <w:ilvl w:val="0"/>
          <w:numId w:val="36"/>
        </w:numPr>
        <w:wordWrap w:val="0"/>
        <w:ind w:firstLine="0" w:firstLineChars="0"/>
        <w:rPr>
          <w:b/>
          <w:bCs/>
        </w:rPr>
      </w:pPr>
      <w:r>
        <w:rPr>
          <w:rFonts w:hint="eastAsia"/>
          <w:b/>
          <w:bCs/>
        </w:rPr>
        <w:t>密钥管理</w:t>
      </w:r>
    </w:p>
    <w:p w14:paraId="7AEEE2C9">
      <w:pPr>
        <w:pStyle w:val="12"/>
        <w:jc w:val="center"/>
        <w:rPr>
          <w:rFonts w:eastAsia="宋体"/>
        </w:rPr>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14</w:t>
      </w:r>
      <w:r>
        <w:fldChar w:fldCharType="end"/>
      </w:r>
      <w:r>
        <w:rPr>
          <w:rFonts w:hint="eastAsia"/>
        </w:rPr>
        <w:t>数据传输保护的密钥管理</w:t>
      </w:r>
    </w:p>
    <w:tbl>
      <w:tblPr>
        <w:tblStyle w:val="53"/>
        <w:tblW w:w="10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1190"/>
        <w:gridCol w:w="1190"/>
        <w:gridCol w:w="966"/>
        <w:gridCol w:w="1179"/>
        <w:gridCol w:w="1298"/>
        <w:gridCol w:w="865"/>
        <w:gridCol w:w="966"/>
        <w:gridCol w:w="1298"/>
      </w:tblGrid>
      <w:tr w14:paraId="2C17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06" w:type="dxa"/>
            <w:shd w:val="clear" w:color="auto" w:fill="D8D8D8" w:themeFill="background1" w:themeFillShade="D9"/>
            <w:vAlign w:val="center"/>
          </w:tcPr>
          <w:p w14:paraId="57650C8F">
            <w:pPr>
              <w:pStyle w:val="73"/>
              <w:snapToGrid w:val="0"/>
              <w:rPr>
                <w:rFonts w:hint="default"/>
                <w:b w:val="0"/>
                <w:sz w:val="21"/>
                <w:szCs w:val="21"/>
              </w:rPr>
            </w:pPr>
            <w:r>
              <w:rPr>
                <w:b/>
                <w:sz w:val="21"/>
                <w:szCs w:val="21"/>
              </w:rPr>
              <w:t>密钥名称</w:t>
            </w:r>
          </w:p>
        </w:tc>
        <w:tc>
          <w:tcPr>
            <w:tcW w:w="1190" w:type="dxa"/>
            <w:shd w:val="clear" w:color="auto" w:fill="D8D8D8" w:themeFill="background1" w:themeFillShade="D9"/>
            <w:vAlign w:val="center"/>
          </w:tcPr>
          <w:p w14:paraId="64D61F7A">
            <w:pPr>
              <w:pStyle w:val="73"/>
              <w:snapToGrid w:val="0"/>
              <w:rPr>
                <w:rFonts w:hint="default"/>
                <w:b w:val="0"/>
                <w:sz w:val="21"/>
                <w:szCs w:val="21"/>
              </w:rPr>
            </w:pPr>
            <w:r>
              <w:rPr>
                <w:b/>
                <w:sz w:val="21"/>
                <w:szCs w:val="21"/>
              </w:rPr>
              <w:t>生成</w:t>
            </w:r>
          </w:p>
        </w:tc>
        <w:tc>
          <w:tcPr>
            <w:tcW w:w="1190" w:type="dxa"/>
            <w:shd w:val="clear" w:color="auto" w:fill="D8D8D8" w:themeFill="background1" w:themeFillShade="D9"/>
            <w:vAlign w:val="center"/>
          </w:tcPr>
          <w:p w14:paraId="0D1AE2A7">
            <w:pPr>
              <w:pStyle w:val="73"/>
              <w:snapToGrid w:val="0"/>
              <w:rPr>
                <w:rFonts w:hint="default"/>
                <w:b w:val="0"/>
                <w:sz w:val="21"/>
                <w:szCs w:val="21"/>
              </w:rPr>
            </w:pPr>
            <w:r>
              <w:rPr>
                <w:b/>
                <w:sz w:val="21"/>
                <w:szCs w:val="21"/>
              </w:rPr>
              <w:t>存储</w:t>
            </w:r>
          </w:p>
        </w:tc>
        <w:tc>
          <w:tcPr>
            <w:tcW w:w="966" w:type="dxa"/>
            <w:shd w:val="clear" w:color="auto" w:fill="D8D8D8" w:themeFill="background1" w:themeFillShade="D9"/>
            <w:vAlign w:val="center"/>
          </w:tcPr>
          <w:p w14:paraId="46AA01D8">
            <w:pPr>
              <w:pStyle w:val="73"/>
              <w:snapToGrid w:val="0"/>
              <w:rPr>
                <w:rFonts w:hint="default"/>
                <w:b w:val="0"/>
                <w:sz w:val="21"/>
                <w:szCs w:val="21"/>
              </w:rPr>
            </w:pPr>
            <w:r>
              <w:rPr>
                <w:b/>
                <w:sz w:val="21"/>
                <w:szCs w:val="21"/>
              </w:rPr>
              <w:t>分发</w:t>
            </w:r>
          </w:p>
        </w:tc>
        <w:tc>
          <w:tcPr>
            <w:tcW w:w="1179" w:type="dxa"/>
            <w:shd w:val="clear" w:color="auto" w:fill="D8D8D8" w:themeFill="background1" w:themeFillShade="D9"/>
            <w:vAlign w:val="center"/>
          </w:tcPr>
          <w:p w14:paraId="61D4256B">
            <w:pPr>
              <w:pStyle w:val="73"/>
              <w:snapToGrid w:val="0"/>
              <w:rPr>
                <w:rFonts w:hint="default"/>
                <w:b w:val="0"/>
                <w:sz w:val="21"/>
                <w:szCs w:val="21"/>
              </w:rPr>
            </w:pPr>
            <w:r>
              <w:rPr>
                <w:b/>
                <w:sz w:val="21"/>
                <w:szCs w:val="21"/>
              </w:rPr>
              <w:t>导入导出</w:t>
            </w:r>
          </w:p>
        </w:tc>
        <w:tc>
          <w:tcPr>
            <w:tcW w:w="1298" w:type="dxa"/>
            <w:shd w:val="clear" w:color="auto" w:fill="D8D8D8" w:themeFill="background1" w:themeFillShade="D9"/>
            <w:vAlign w:val="center"/>
          </w:tcPr>
          <w:p w14:paraId="55F69C25">
            <w:pPr>
              <w:pStyle w:val="73"/>
              <w:snapToGrid w:val="0"/>
              <w:rPr>
                <w:rFonts w:hint="default"/>
                <w:b w:val="0"/>
                <w:sz w:val="21"/>
                <w:szCs w:val="21"/>
              </w:rPr>
            </w:pPr>
            <w:r>
              <w:rPr>
                <w:b/>
                <w:sz w:val="21"/>
                <w:szCs w:val="21"/>
              </w:rPr>
              <w:t>使用</w:t>
            </w:r>
          </w:p>
        </w:tc>
        <w:tc>
          <w:tcPr>
            <w:tcW w:w="865" w:type="dxa"/>
            <w:shd w:val="clear" w:color="auto" w:fill="D8D8D8" w:themeFill="background1" w:themeFillShade="D9"/>
            <w:vAlign w:val="center"/>
          </w:tcPr>
          <w:p w14:paraId="078A435E">
            <w:pPr>
              <w:pStyle w:val="73"/>
              <w:snapToGrid w:val="0"/>
              <w:rPr>
                <w:rFonts w:hint="default"/>
                <w:b w:val="0"/>
                <w:sz w:val="21"/>
                <w:szCs w:val="21"/>
              </w:rPr>
            </w:pPr>
            <w:r>
              <w:rPr>
                <w:b/>
                <w:sz w:val="21"/>
                <w:szCs w:val="21"/>
              </w:rPr>
              <w:t>备份和恢复</w:t>
            </w:r>
          </w:p>
        </w:tc>
        <w:tc>
          <w:tcPr>
            <w:tcW w:w="966" w:type="dxa"/>
            <w:shd w:val="clear" w:color="auto" w:fill="D8D8D8" w:themeFill="background1" w:themeFillShade="D9"/>
            <w:vAlign w:val="center"/>
          </w:tcPr>
          <w:p w14:paraId="2CE9796B">
            <w:pPr>
              <w:pStyle w:val="73"/>
              <w:snapToGrid w:val="0"/>
              <w:rPr>
                <w:rFonts w:hint="default"/>
                <w:b w:val="0"/>
                <w:sz w:val="21"/>
                <w:szCs w:val="21"/>
              </w:rPr>
            </w:pPr>
            <w:r>
              <w:rPr>
                <w:b/>
                <w:sz w:val="21"/>
                <w:szCs w:val="21"/>
              </w:rPr>
              <w:t>归档</w:t>
            </w:r>
          </w:p>
        </w:tc>
        <w:tc>
          <w:tcPr>
            <w:tcW w:w="1298" w:type="dxa"/>
            <w:shd w:val="clear" w:color="auto" w:fill="D8D8D8" w:themeFill="background1" w:themeFillShade="D9"/>
            <w:vAlign w:val="center"/>
          </w:tcPr>
          <w:p w14:paraId="51A8AD33">
            <w:pPr>
              <w:pStyle w:val="73"/>
              <w:snapToGrid w:val="0"/>
              <w:rPr>
                <w:rFonts w:hint="default"/>
                <w:b w:val="0"/>
                <w:sz w:val="21"/>
                <w:szCs w:val="21"/>
              </w:rPr>
            </w:pPr>
            <w:r>
              <w:rPr>
                <w:b/>
                <w:sz w:val="21"/>
                <w:szCs w:val="21"/>
              </w:rPr>
              <w:t>销毁</w:t>
            </w:r>
          </w:p>
        </w:tc>
      </w:tr>
      <w:tr w14:paraId="535D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06" w:type="dxa"/>
            <w:vAlign w:val="center"/>
          </w:tcPr>
          <w:p w14:paraId="4754F50E">
            <w:pPr>
              <w:pStyle w:val="73"/>
              <w:snapToGrid w:val="0"/>
              <w:rPr>
                <w:rFonts w:hint="default" w:eastAsia="仿宋"/>
                <w:b/>
                <w:bCs/>
                <w:sz w:val="21"/>
                <w:szCs w:val="21"/>
                <w:lang w:val="en-US" w:eastAsia="zh-CN"/>
              </w:rPr>
            </w:pPr>
            <w:r>
              <w:rPr>
                <w:rFonts w:hint="eastAsia"/>
                <w:b w:val="0"/>
                <w:bCs/>
                <w:sz w:val="21"/>
                <w:szCs w:val="21"/>
                <w:lang w:val="en-US" w:eastAsia="zh-CN"/>
              </w:rPr>
              <w:t>密钥交换密钥</w:t>
            </w:r>
          </w:p>
        </w:tc>
        <w:tc>
          <w:tcPr>
            <w:tcW w:w="1190" w:type="dxa"/>
            <w:vAlign w:val="center"/>
          </w:tcPr>
          <w:p w14:paraId="235F5D52">
            <w:pPr>
              <w:pStyle w:val="73"/>
              <w:snapToGrid w:val="0"/>
              <w:rPr>
                <w:rFonts w:hint="default"/>
                <w:b/>
                <w:bCs/>
                <w:sz w:val="21"/>
                <w:szCs w:val="21"/>
              </w:rPr>
            </w:pPr>
            <w:r>
              <w:rPr>
                <w:rFonts w:hint="eastAsia"/>
                <w:b w:val="0"/>
                <w:bCs/>
                <w:sz w:val="21"/>
                <w:szCs w:val="21"/>
                <w:lang w:val="en-US" w:eastAsia="zh-CN"/>
              </w:rPr>
              <w:t>密钥管理系统</w:t>
            </w:r>
            <w:r>
              <w:rPr>
                <w:b w:val="0"/>
                <w:bCs/>
                <w:sz w:val="21"/>
                <w:szCs w:val="21"/>
              </w:rPr>
              <w:t>生成</w:t>
            </w:r>
          </w:p>
        </w:tc>
        <w:tc>
          <w:tcPr>
            <w:tcW w:w="1190" w:type="dxa"/>
            <w:vAlign w:val="center"/>
          </w:tcPr>
          <w:p w14:paraId="3B9088D7">
            <w:pPr>
              <w:pStyle w:val="73"/>
              <w:snapToGrid w:val="0"/>
              <w:rPr>
                <w:rFonts w:hint="default"/>
                <w:b/>
                <w:bCs/>
                <w:sz w:val="21"/>
                <w:szCs w:val="21"/>
              </w:rPr>
            </w:pPr>
            <w:r>
              <w:rPr>
                <w:rFonts w:hint="eastAsia"/>
                <w:b w:val="0"/>
                <w:bCs/>
                <w:sz w:val="21"/>
                <w:szCs w:val="21"/>
                <w:lang w:eastAsia="zh-CN"/>
              </w:rPr>
              <w:t>零信任安全网关</w:t>
            </w:r>
            <w:r>
              <w:rPr>
                <w:b w:val="0"/>
                <w:bCs/>
                <w:sz w:val="21"/>
                <w:szCs w:val="21"/>
              </w:rPr>
              <w:t>存储</w:t>
            </w:r>
          </w:p>
        </w:tc>
        <w:tc>
          <w:tcPr>
            <w:tcW w:w="966" w:type="dxa"/>
            <w:vAlign w:val="center"/>
          </w:tcPr>
          <w:p w14:paraId="27526244">
            <w:pPr>
              <w:pStyle w:val="73"/>
              <w:snapToGrid w:val="0"/>
              <w:rPr>
                <w:rFonts w:hint="default"/>
                <w:b/>
                <w:bCs/>
                <w:sz w:val="21"/>
                <w:szCs w:val="21"/>
              </w:rPr>
            </w:pPr>
            <w:r>
              <w:rPr>
                <w:b w:val="0"/>
                <w:bCs/>
                <w:sz w:val="21"/>
                <w:szCs w:val="21"/>
              </w:rPr>
              <w:t>不涉及</w:t>
            </w:r>
          </w:p>
        </w:tc>
        <w:tc>
          <w:tcPr>
            <w:tcW w:w="1179" w:type="dxa"/>
            <w:vAlign w:val="center"/>
          </w:tcPr>
          <w:p w14:paraId="24AA30C1">
            <w:pPr>
              <w:pStyle w:val="73"/>
              <w:snapToGrid w:val="0"/>
              <w:rPr>
                <w:rFonts w:hint="default"/>
                <w:b/>
                <w:bCs/>
                <w:sz w:val="21"/>
                <w:szCs w:val="21"/>
              </w:rPr>
            </w:pPr>
            <w:r>
              <w:rPr>
                <w:b w:val="0"/>
                <w:bCs/>
                <w:sz w:val="21"/>
                <w:szCs w:val="21"/>
              </w:rPr>
              <w:t>签名密钥对保护保护导入，不支持导出</w:t>
            </w:r>
          </w:p>
        </w:tc>
        <w:tc>
          <w:tcPr>
            <w:tcW w:w="1298" w:type="dxa"/>
            <w:vAlign w:val="center"/>
          </w:tcPr>
          <w:p w14:paraId="34206F1C">
            <w:pPr>
              <w:pStyle w:val="73"/>
              <w:snapToGrid w:val="0"/>
              <w:rPr>
                <w:rFonts w:hint="default"/>
                <w:b/>
                <w:bCs/>
                <w:sz w:val="21"/>
                <w:szCs w:val="21"/>
              </w:rPr>
            </w:pPr>
            <w:r>
              <w:rPr>
                <w:rFonts w:hint="eastAsia"/>
                <w:b w:val="0"/>
                <w:bCs/>
                <w:sz w:val="21"/>
                <w:szCs w:val="21"/>
                <w:lang w:eastAsia="zh-CN"/>
              </w:rPr>
              <w:t>零信任安全网关</w:t>
            </w:r>
            <w:r>
              <w:rPr>
                <w:b w:val="0"/>
                <w:bCs/>
                <w:sz w:val="21"/>
                <w:szCs w:val="21"/>
              </w:rPr>
              <w:t>中使用</w:t>
            </w:r>
          </w:p>
        </w:tc>
        <w:tc>
          <w:tcPr>
            <w:tcW w:w="865" w:type="dxa"/>
            <w:vAlign w:val="center"/>
          </w:tcPr>
          <w:p w14:paraId="0EDA9A4E">
            <w:pPr>
              <w:pStyle w:val="73"/>
              <w:snapToGrid w:val="0"/>
              <w:rPr>
                <w:rFonts w:hint="default"/>
                <w:b/>
                <w:bCs/>
                <w:sz w:val="21"/>
                <w:szCs w:val="21"/>
              </w:rPr>
            </w:pPr>
            <w:r>
              <w:rPr>
                <w:b w:val="0"/>
                <w:bCs/>
                <w:sz w:val="21"/>
                <w:szCs w:val="21"/>
              </w:rPr>
              <w:t>CA备份和恢复</w:t>
            </w:r>
          </w:p>
        </w:tc>
        <w:tc>
          <w:tcPr>
            <w:tcW w:w="966" w:type="dxa"/>
            <w:vAlign w:val="center"/>
          </w:tcPr>
          <w:p w14:paraId="39C89288">
            <w:pPr>
              <w:pStyle w:val="73"/>
              <w:snapToGrid w:val="0"/>
              <w:rPr>
                <w:rFonts w:hint="default"/>
                <w:b/>
                <w:bCs/>
                <w:sz w:val="21"/>
                <w:szCs w:val="21"/>
                <w:lang w:eastAsia="zh-Hans"/>
              </w:rPr>
            </w:pPr>
            <w:r>
              <w:rPr>
                <w:b w:val="0"/>
                <w:bCs/>
                <w:sz w:val="21"/>
                <w:szCs w:val="21"/>
              </w:rPr>
              <w:t>不涉及</w:t>
            </w:r>
          </w:p>
        </w:tc>
        <w:tc>
          <w:tcPr>
            <w:tcW w:w="1298" w:type="dxa"/>
            <w:vAlign w:val="center"/>
          </w:tcPr>
          <w:p w14:paraId="18FEFE3A">
            <w:pPr>
              <w:pStyle w:val="73"/>
              <w:snapToGrid w:val="0"/>
              <w:rPr>
                <w:rFonts w:hint="default"/>
                <w:b/>
                <w:bCs/>
                <w:sz w:val="21"/>
                <w:szCs w:val="21"/>
                <w:lang w:eastAsia="zh-Hans"/>
              </w:rPr>
            </w:pPr>
            <w:r>
              <w:rPr>
                <w:rFonts w:hint="eastAsia"/>
                <w:b w:val="0"/>
                <w:bCs/>
                <w:sz w:val="21"/>
                <w:szCs w:val="21"/>
                <w:lang w:eastAsia="zh-CN"/>
              </w:rPr>
              <w:t>零信任安全网关</w:t>
            </w:r>
            <w:r>
              <w:rPr>
                <w:b w:val="0"/>
                <w:bCs/>
                <w:sz w:val="21"/>
                <w:szCs w:val="21"/>
              </w:rPr>
              <w:t>中销毁</w:t>
            </w:r>
          </w:p>
        </w:tc>
      </w:tr>
    </w:tbl>
    <w:p w14:paraId="61A3D89B">
      <w:pPr>
        <w:wordWrap w:val="0"/>
        <w:ind w:firstLine="560" w:firstLineChars="200"/>
      </w:pPr>
    </w:p>
    <w:p w14:paraId="0A563428">
      <w:pPr>
        <w:pStyle w:val="5"/>
      </w:pPr>
      <w:r>
        <w:rPr>
          <w:rFonts w:hint="eastAsia"/>
        </w:rPr>
        <w:t>数据存储机密性和完整性实现</w:t>
      </w:r>
    </w:p>
    <w:p w14:paraId="2777421A">
      <w:pPr>
        <w:pStyle w:val="31"/>
        <w:numPr>
          <w:ilvl w:val="0"/>
          <w:numId w:val="39"/>
        </w:numPr>
        <w:wordWrap w:val="0"/>
        <w:ind w:firstLine="0" w:firstLineChars="0"/>
        <w:rPr>
          <w:b/>
          <w:bCs/>
        </w:rPr>
      </w:pPr>
      <w:r>
        <w:rPr>
          <w:rFonts w:hint="eastAsia"/>
          <w:b/>
          <w:bCs/>
        </w:rPr>
        <w:t>保护对象</w:t>
      </w:r>
    </w:p>
    <w:p w14:paraId="724C921A">
      <w:pPr>
        <w:pStyle w:val="12"/>
        <w:jc w:val="center"/>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15</w:t>
      </w:r>
      <w:r>
        <w:fldChar w:fldCharType="end"/>
      </w:r>
      <w:r>
        <w:rPr>
          <w:rFonts w:hint="eastAsia"/>
        </w:rPr>
        <w:t xml:space="preserve"> 数据存储的保护对象</w:t>
      </w:r>
    </w:p>
    <w:tbl>
      <w:tblPr>
        <w:tblStyle w:val="32"/>
        <w:tblW w:w="100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596"/>
        <w:gridCol w:w="3216"/>
        <w:gridCol w:w="1179"/>
        <w:gridCol w:w="1596"/>
        <w:gridCol w:w="1710"/>
      </w:tblGrid>
      <w:tr w14:paraId="11D4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shd w:val="clear" w:color="auto" w:fill="BFBFBF"/>
            <w:vAlign w:val="center"/>
          </w:tcPr>
          <w:p w14:paraId="7970A4C1">
            <w:pPr>
              <w:keepNext/>
              <w:snapToGrid w:val="0"/>
              <w:spacing w:line="240" w:lineRule="auto"/>
              <w:jc w:val="center"/>
              <w:rPr>
                <w:b/>
                <w:sz w:val="21"/>
                <w:szCs w:val="21"/>
              </w:rPr>
            </w:pPr>
            <w:r>
              <w:rPr>
                <w:b/>
                <w:sz w:val="21"/>
                <w:szCs w:val="21"/>
              </w:rPr>
              <w:t>序号</w:t>
            </w:r>
          </w:p>
        </w:tc>
        <w:tc>
          <w:tcPr>
            <w:tcW w:w="1596" w:type="dxa"/>
            <w:shd w:val="clear" w:color="auto" w:fill="BFBFBF"/>
            <w:vAlign w:val="center"/>
          </w:tcPr>
          <w:p w14:paraId="3A0E5129">
            <w:pPr>
              <w:keepNext/>
              <w:snapToGrid w:val="0"/>
              <w:spacing w:line="240" w:lineRule="auto"/>
              <w:jc w:val="center"/>
              <w:rPr>
                <w:b/>
                <w:sz w:val="21"/>
                <w:szCs w:val="21"/>
              </w:rPr>
            </w:pPr>
            <w:r>
              <w:rPr>
                <w:rFonts w:hint="eastAsia"/>
                <w:b/>
                <w:sz w:val="21"/>
                <w:szCs w:val="21"/>
              </w:rPr>
              <w:t>数据类型</w:t>
            </w:r>
          </w:p>
        </w:tc>
        <w:tc>
          <w:tcPr>
            <w:tcW w:w="3216" w:type="dxa"/>
            <w:shd w:val="clear" w:color="auto" w:fill="BFBFBF"/>
            <w:vAlign w:val="center"/>
          </w:tcPr>
          <w:p w14:paraId="083F7B3B">
            <w:pPr>
              <w:keepNext/>
              <w:snapToGrid w:val="0"/>
              <w:spacing w:line="240" w:lineRule="auto"/>
              <w:jc w:val="center"/>
              <w:rPr>
                <w:b/>
                <w:sz w:val="21"/>
                <w:szCs w:val="21"/>
              </w:rPr>
            </w:pPr>
            <w:r>
              <w:rPr>
                <w:b/>
                <w:sz w:val="21"/>
                <w:szCs w:val="21"/>
              </w:rPr>
              <w:t>应用用户</w:t>
            </w:r>
          </w:p>
        </w:tc>
        <w:tc>
          <w:tcPr>
            <w:tcW w:w="1179" w:type="dxa"/>
            <w:shd w:val="clear" w:color="auto" w:fill="BFBFBF"/>
            <w:vAlign w:val="center"/>
          </w:tcPr>
          <w:p w14:paraId="1CE17DFC">
            <w:pPr>
              <w:keepNext/>
              <w:snapToGrid w:val="0"/>
              <w:spacing w:line="240" w:lineRule="auto"/>
              <w:jc w:val="center"/>
              <w:rPr>
                <w:b/>
                <w:sz w:val="21"/>
                <w:szCs w:val="21"/>
              </w:rPr>
            </w:pPr>
            <w:r>
              <w:rPr>
                <w:b/>
                <w:sz w:val="21"/>
                <w:szCs w:val="21"/>
              </w:rPr>
              <w:t>所属应用</w:t>
            </w:r>
          </w:p>
        </w:tc>
        <w:tc>
          <w:tcPr>
            <w:tcW w:w="1596" w:type="dxa"/>
            <w:shd w:val="clear" w:color="auto" w:fill="BFBFBF"/>
            <w:vAlign w:val="center"/>
          </w:tcPr>
          <w:p w14:paraId="04375F04">
            <w:pPr>
              <w:keepNext/>
              <w:snapToGrid w:val="0"/>
              <w:spacing w:line="240" w:lineRule="auto"/>
              <w:jc w:val="center"/>
              <w:rPr>
                <w:b/>
                <w:sz w:val="21"/>
                <w:szCs w:val="21"/>
              </w:rPr>
            </w:pPr>
            <w:r>
              <w:rPr>
                <w:rFonts w:hint="eastAsia"/>
                <w:b/>
                <w:sz w:val="21"/>
                <w:szCs w:val="21"/>
              </w:rPr>
              <w:t>存储位置</w:t>
            </w:r>
          </w:p>
        </w:tc>
        <w:tc>
          <w:tcPr>
            <w:tcW w:w="1710" w:type="dxa"/>
            <w:shd w:val="clear" w:color="auto" w:fill="BFBFBF"/>
            <w:vAlign w:val="center"/>
          </w:tcPr>
          <w:p w14:paraId="4EEF2263">
            <w:pPr>
              <w:keepNext/>
              <w:snapToGrid w:val="0"/>
              <w:spacing w:line="240" w:lineRule="auto"/>
              <w:jc w:val="center"/>
              <w:rPr>
                <w:b/>
                <w:sz w:val="21"/>
                <w:szCs w:val="21"/>
              </w:rPr>
            </w:pPr>
            <w:r>
              <w:rPr>
                <w:rFonts w:hint="eastAsia"/>
                <w:b/>
                <w:sz w:val="21"/>
                <w:szCs w:val="21"/>
              </w:rPr>
              <w:t>安全需求</w:t>
            </w:r>
          </w:p>
        </w:tc>
      </w:tr>
      <w:tr w14:paraId="6777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05670C18">
            <w:pPr>
              <w:keepNext/>
              <w:numPr>
                <w:ilvl w:val="0"/>
                <w:numId w:val="40"/>
              </w:numPr>
              <w:snapToGrid w:val="0"/>
              <w:spacing w:line="240" w:lineRule="auto"/>
              <w:ind w:left="0" w:firstLine="0"/>
              <w:jc w:val="left"/>
              <w:rPr>
                <w:bCs/>
                <w:sz w:val="21"/>
                <w:szCs w:val="21"/>
              </w:rPr>
            </w:pPr>
          </w:p>
        </w:tc>
        <w:tc>
          <w:tcPr>
            <w:tcW w:w="1596" w:type="dxa"/>
            <w:vAlign w:val="center"/>
          </w:tcPr>
          <w:p w14:paraId="10E82B3C">
            <w:pPr>
              <w:pStyle w:val="14"/>
              <w:keepNext/>
              <w:snapToGrid w:val="0"/>
              <w:spacing w:line="240" w:lineRule="auto"/>
              <w:jc w:val="left"/>
              <w:rPr>
                <w:sz w:val="21"/>
                <w:szCs w:val="21"/>
              </w:rPr>
            </w:pPr>
            <w:r>
              <w:rPr>
                <w:sz w:val="21"/>
                <w:szCs w:val="21"/>
              </w:rPr>
              <w:t>鉴别信息</w:t>
            </w:r>
          </w:p>
        </w:tc>
        <w:tc>
          <w:tcPr>
            <w:tcW w:w="3216" w:type="dxa"/>
            <w:vAlign w:val="center"/>
          </w:tcPr>
          <w:p w14:paraId="596C5D74">
            <w:pPr>
              <w:pStyle w:val="14"/>
              <w:keepNext/>
              <w:snapToGrid w:val="0"/>
              <w:spacing w:line="240" w:lineRule="auto"/>
              <w:jc w:val="left"/>
              <w:rPr>
                <w:sz w:val="21"/>
                <w:szCs w:val="21"/>
              </w:rPr>
            </w:pPr>
            <w:r>
              <w:rPr>
                <w:sz w:val="21"/>
                <w:szCs w:val="21"/>
              </w:rPr>
              <w:t>包括身份鉴别信息，如账号、口令等</w:t>
            </w:r>
          </w:p>
        </w:tc>
        <w:tc>
          <w:tcPr>
            <w:tcW w:w="1179" w:type="dxa"/>
            <w:vMerge w:val="restart"/>
            <w:vAlign w:val="center"/>
          </w:tcPr>
          <w:p w14:paraId="18352CF9">
            <w:pPr>
              <w:pStyle w:val="14"/>
              <w:keepNext/>
              <w:snapToGrid w:val="0"/>
              <w:spacing w:line="240" w:lineRule="auto"/>
              <w:jc w:val="center"/>
              <w:rPr>
                <w:rFonts w:hint="eastAsia" w:eastAsia="仿宋"/>
                <w:sz w:val="21"/>
                <w:szCs w:val="21"/>
                <w:lang w:eastAsia="zh-CN"/>
              </w:rPr>
            </w:pPr>
            <w:r>
              <w:rPr>
                <w:rFonts w:hint="eastAsia"/>
                <w:sz w:val="21"/>
                <w:szCs w:val="21"/>
                <w:lang w:eastAsia="zh-CN"/>
              </w:rPr>
              <w:t>城投诚悦荟信息系统</w:t>
            </w:r>
          </w:p>
        </w:tc>
        <w:tc>
          <w:tcPr>
            <w:tcW w:w="1596" w:type="dxa"/>
            <w:vAlign w:val="center"/>
          </w:tcPr>
          <w:p w14:paraId="2C918A13">
            <w:pPr>
              <w:pStyle w:val="14"/>
              <w:keepNext/>
              <w:snapToGrid w:val="0"/>
              <w:spacing w:line="240" w:lineRule="auto"/>
              <w:jc w:val="center"/>
              <w:rPr>
                <w:sz w:val="21"/>
                <w:szCs w:val="21"/>
              </w:rPr>
            </w:pPr>
            <w:r>
              <w:rPr>
                <w:sz w:val="21"/>
                <w:szCs w:val="21"/>
              </w:rPr>
              <w:t>数据库服务器</w:t>
            </w:r>
          </w:p>
        </w:tc>
        <w:tc>
          <w:tcPr>
            <w:tcW w:w="1710" w:type="dxa"/>
            <w:vAlign w:val="center"/>
          </w:tcPr>
          <w:p w14:paraId="00B8F7E8">
            <w:pPr>
              <w:pStyle w:val="14"/>
              <w:keepNext/>
              <w:snapToGrid w:val="0"/>
              <w:spacing w:line="240" w:lineRule="auto"/>
              <w:jc w:val="left"/>
              <w:rPr>
                <w:sz w:val="21"/>
                <w:szCs w:val="21"/>
              </w:rPr>
            </w:pPr>
            <w:r>
              <w:rPr>
                <w:sz w:val="21"/>
                <w:szCs w:val="21"/>
              </w:rPr>
              <w:t>传输机密性</w:t>
            </w:r>
            <w:r>
              <w:rPr>
                <w:sz w:val="21"/>
                <w:szCs w:val="21"/>
              </w:rPr>
              <w:br w:type="textWrapping"/>
            </w:r>
            <w:r>
              <w:rPr>
                <w:sz w:val="21"/>
                <w:szCs w:val="21"/>
              </w:rPr>
              <w:t>传输完整性</w:t>
            </w:r>
            <w:r>
              <w:rPr>
                <w:sz w:val="21"/>
                <w:szCs w:val="21"/>
              </w:rPr>
              <w:br w:type="textWrapping"/>
            </w:r>
            <w:r>
              <w:rPr>
                <w:sz w:val="21"/>
                <w:szCs w:val="21"/>
              </w:rPr>
              <w:t>存储机密性</w:t>
            </w:r>
            <w:r>
              <w:rPr>
                <w:sz w:val="21"/>
                <w:szCs w:val="21"/>
              </w:rPr>
              <w:br w:type="textWrapping"/>
            </w:r>
            <w:r>
              <w:rPr>
                <w:sz w:val="21"/>
                <w:szCs w:val="21"/>
              </w:rPr>
              <w:t>存储完整性</w:t>
            </w:r>
          </w:p>
        </w:tc>
      </w:tr>
      <w:tr w14:paraId="63AE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73935601">
            <w:pPr>
              <w:keepNext/>
              <w:numPr>
                <w:ilvl w:val="0"/>
                <w:numId w:val="40"/>
              </w:numPr>
              <w:snapToGrid w:val="0"/>
              <w:spacing w:line="240" w:lineRule="auto"/>
              <w:ind w:left="0" w:firstLine="0"/>
              <w:jc w:val="left"/>
              <w:rPr>
                <w:bCs/>
                <w:sz w:val="21"/>
                <w:szCs w:val="21"/>
              </w:rPr>
            </w:pPr>
          </w:p>
        </w:tc>
        <w:tc>
          <w:tcPr>
            <w:tcW w:w="1596" w:type="dxa"/>
            <w:vAlign w:val="center"/>
          </w:tcPr>
          <w:p w14:paraId="3B233C44">
            <w:pPr>
              <w:pStyle w:val="14"/>
              <w:keepNext/>
              <w:snapToGrid w:val="0"/>
              <w:spacing w:line="240" w:lineRule="auto"/>
              <w:jc w:val="left"/>
              <w:rPr>
                <w:sz w:val="21"/>
                <w:szCs w:val="21"/>
              </w:rPr>
            </w:pPr>
            <w:r>
              <w:rPr>
                <w:sz w:val="21"/>
                <w:szCs w:val="21"/>
              </w:rPr>
              <w:t>用户个人信息</w:t>
            </w:r>
          </w:p>
        </w:tc>
        <w:tc>
          <w:tcPr>
            <w:tcW w:w="3216" w:type="dxa"/>
            <w:vAlign w:val="center"/>
          </w:tcPr>
          <w:p w14:paraId="60B9BF0A">
            <w:pPr>
              <w:pStyle w:val="14"/>
              <w:keepNext/>
              <w:snapToGrid w:val="0"/>
              <w:spacing w:line="240" w:lineRule="auto"/>
              <w:jc w:val="left"/>
              <w:rPr>
                <w:sz w:val="21"/>
                <w:szCs w:val="21"/>
              </w:rPr>
            </w:pPr>
            <w:r>
              <w:rPr>
                <w:rFonts w:hint="eastAsia"/>
                <w:sz w:val="21"/>
                <w:szCs w:val="21"/>
                <w:lang w:eastAsia="zh-CN"/>
              </w:rPr>
              <w:t>内部用户</w:t>
            </w:r>
            <w:r>
              <w:rPr>
                <w:sz w:val="21"/>
                <w:szCs w:val="21"/>
              </w:rPr>
              <w:t>涉及保密的个人信息等</w:t>
            </w:r>
          </w:p>
        </w:tc>
        <w:tc>
          <w:tcPr>
            <w:tcW w:w="1179" w:type="dxa"/>
            <w:vMerge w:val="continue"/>
            <w:vAlign w:val="center"/>
          </w:tcPr>
          <w:p w14:paraId="55A7D902">
            <w:pPr>
              <w:pStyle w:val="14"/>
              <w:keepNext/>
              <w:snapToGrid w:val="0"/>
              <w:spacing w:line="240" w:lineRule="auto"/>
              <w:jc w:val="center"/>
              <w:rPr>
                <w:sz w:val="21"/>
                <w:szCs w:val="21"/>
              </w:rPr>
            </w:pPr>
          </w:p>
        </w:tc>
        <w:tc>
          <w:tcPr>
            <w:tcW w:w="1596" w:type="dxa"/>
            <w:vAlign w:val="center"/>
          </w:tcPr>
          <w:p w14:paraId="059E6892">
            <w:pPr>
              <w:pStyle w:val="14"/>
              <w:keepNext/>
              <w:snapToGrid w:val="0"/>
              <w:spacing w:line="240" w:lineRule="auto"/>
              <w:jc w:val="center"/>
              <w:rPr>
                <w:sz w:val="21"/>
                <w:szCs w:val="21"/>
              </w:rPr>
            </w:pPr>
            <w:r>
              <w:rPr>
                <w:sz w:val="21"/>
                <w:szCs w:val="21"/>
              </w:rPr>
              <w:t>数据库服务器</w:t>
            </w:r>
          </w:p>
        </w:tc>
        <w:tc>
          <w:tcPr>
            <w:tcW w:w="1710" w:type="dxa"/>
            <w:vAlign w:val="center"/>
          </w:tcPr>
          <w:p w14:paraId="375B7F0E">
            <w:pPr>
              <w:pStyle w:val="14"/>
              <w:keepNext/>
              <w:snapToGrid w:val="0"/>
              <w:spacing w:line="240" w:lineRule="auto"/>
              <w:jc w:val="left"/>
              <w:rPr>
                <w:sz w:val="21"/>
                <w:szCs w:val="21"/>
              </w:rPr>
            </w:pPr>
            <w:r>
              <w:rPr>
                <w:sz w:val="21"/>
                <w:szCs w:val="21"/>
              </w:rPr>
              <w:t>传输机密性</w:t>
            </w:r>
            <w:r>
              <w:rPr>
                <w:sz w:val="21"/>
                <w:szCs w:val="21"/>
              </w:rPr>
              <w:br w:type="textWrapping"/>
            </w:r>
            <w:r>
              <w:rPr>
                <w:sz w:val="21"/>
                <w:szCs w:val="21"/>
              </w:rPr>
              <w:t>传输完整性</w:t>
            </w:r>
            <w:r>
              <w:rPr>
                <w:sz w:val="21"/>
                <w:szCs w:val="21"/>
              </w:rPr>
              <w:br w:type="textWrapping"/>
            </w:r>
            <w:r>
              <w:rPr>
                <w:sz w:val="21"/>
                <w:szCs w:val="21"/>
              </w:rPr>
              <w:t>存储机密性</w:t>
            </w:r>
            <w:r>
              <w:rPr>
                <w:sz w:val="21"/>
                <w:szCs w:val="21"/>
              </w:rPr>
              <w:br w:type="textWrapping"/>
            </w:r>
            <w:r>
              <w:rPr>
                <w:sz w:val="21"/>
                <w:szCs w:val="21"/>
              </w:rPr>
              <w:t>存储完整性</w:t>
            </w:r>
          </w:p>
        </w:tc>
      </w:tr>
      <w:tr w14:paraId="3ECB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013DEAA3">
            <w:pPr>
              <w:keepNext/>
              <w:numPr>
                <w:ilvl w:val="0"/>
                <w:numId w:val="40"/>
              </w:numPr>
              <w:snapToGrid w:val="0"/>
              <w:spacing w:line="240" w:lineRule="auto"/>
              <w:ind w:left="0" w:firstLine="0"/>
              <w:jc w:val="left"/>
              <w:rPr>
                <w:bCs/>
                <w:sz w:val="21"/>
                <w:szCs w:val="21"/>
              </w:rPr>
            </w:pPr>
          </w:p>
        </w:tc>
        <w:tc>
          <w:tcPr>
            <w:tcW w:w="1596" w:type="dxa"/>
            <w:vAlign w:val="center"/>
          </w:tcPr>
          <w:p w14:paraId="34CD457F">
            <w:pPr>
              <w:pStyle w:val="14"/>
              <w:keepNext/>
              <w:snapToGrid w:val="0"/>
              <w:spacing w:line="240" w:lineRule="auto"/>
              <w:jc w:val="left"/>
              <w:rPr>
                <w:rFonts w:hint="default" w:eastAsia="仿宋"/>
                <w:sz w:val="21"/>
                <w:szCs w:val="21"/>
                <w:lang w:val="en-US" w:eastAsia="zh-CN"/>
              </w:rPr>
            </w:pPr>
            <w:r>
              <w:rPr>
                <w:rFonts w:hint="eastAsia"/>
                <w:sz w:val="21"/>
                <w:szCs w:val="21"/>
                <w:lang w:val="en-US" w:eastAsia="zh-CN"/>
              </w:rPr>
              <w:t>业务日志</w:t>
            </w:r>
          </w:p>
        </w:tc>
        <w:tc>
          <w:tcPr>
            <w:tcW w:w="3216" w:type="dxa"/>
            <w:vAlign w:val="center"/>
          </w:tcPr>
          <w:p w14:paraId="282C44D7">
            <w:pPr>
              <w:pStyle w:val="14"/>
              <w:keepNext/>
              <w:snapToGrid w:val="0"/>
              <w:spacing w:line="240" w:lineRule="auto"/>
              <w:jc w:val="left"/>
              <w:rPr>
                <w:rFonts w:hint="default"/>
                <w:sz w:val="21"/>
                <w:szCs w:val="21"/>
                <w:lang w:val="en-US" w:eastAsia="zh-CN"/>
              </w:rPr>
            </w:pPr>
            <w:r>
              <w:rPr>
                <w:rFonts w:hint="eastAsia"/>
                <w:sz w:val="21"/>
                <w:szCs w:val="21"/>
                <w:lang w:val="en-US" w:eastAsia="zh-CN"/>
              </w:rPr>
              <w:t>系统中日志记录（用户认证相关）</w:t>
            </w:r>
          </w:p>
        </w:tc>
        <w:tc>
          <w:tcPr>
            <w:tcW w:w="1179" w:type="dxa"/>
            <w:vMerge w:val="continue"/>
            <w:vAlign w:val="center"/>
          </w:tcPr>
          <w:p w14:paraId="3C92CDE3">
            <w:pPr>
              <w:pStyle w:val="14"/>
              <w:keepNext/>
              <w:snapToGrid w:val="0"/>
              <w:spacing w:line="240" w:lineRule="auto"/>
              <w:jc w:val="center"/>
              <w:rPr>
                <w:sz w:val="21"/>
                <w:szCs w:val="21"/>
              </w:rPr>
            </w:pPr>
          </w:p>
        </w:tc>
        <w:tc>
          <w:tcPr>
            <w:tcW w:w="1596" w:type="dxa"/>
            <w:vAlign w:val="center"/>
          </w:tcPr>
          <w:p w14:paraId="45CEF99C">
            <w:pPr>
              <w:pStyle w:val="14"/>
              <w:keepNext/>
              <w:snapToGrid w:val="0"/>
              <w:spacing w:line="240" w:lineRule="auto"/>
              <w:jc w:val="center"/>
              <w:rPr>
                <w:rFonts w:hint="default" w:eastAsia="仿宋"/>
                <w:sz w:val="21"/>
                <w:szCs w:val="21"/>
                <w:lang w:val="en-US" w:eastAsia="zh-CN"/>
              </w:rPr>
            </w:pPr>
            <w:r>
              <w:rPr>
                <w:rFonts w:hint="eastAsia"/>
                <w:sz w:val="21"/>
                <w:szCs w:val="21"/>
                <w:lang w:val="en-US" w:eastAsia="zh-CN"/>
              </w:rPr>
              <w:t>数据库服务器</w:t>
            </w:r>
          </w:p>
        </w:tc>
        <w:tc>
          <w:tcPr>
            <w:tcW w:w="1710" w:type="dxa"/>
            <w:vAlign w:val="center"/>
          </w:tcPr>
          <w:p w14:paraId="58910B91">
            <w:pPr>
              <w:pStyle w:val="14"/>
              <w:keepNext/>
              <w:snapToGrid w:val="0"/>
              <w:spacing w:line="240" w:lineRule="auto"/>
              <w:jc w:val="left"/>
              <w:rPr>
                <w:rFonts w:hint="default" w:eastAsia="仿宋"/>
                <w:sz w:val="21"/>
                <w:szCs w:val="21"/>
                <w:lang w:val="en-US" w:eastAsia="zh-CN"/>
              </w:rPr>
            </w:pPr>
            <w:r>
              <w:rPr>
                <w:rFonts w:hint="eastAsia"/>
                <w:sz w:val="21"/>
                <w:szCs w:val="21"/>
                <w:lang w:val="en-US" w:eastAsia="zh-CN"/>
              </w:rPr>
              <w:t>存储完整性</w:t>
            </w:r>
          </w:p>
        </w:tc>
      </w:tr>
      <w:tr w14:paraId="0A9C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6A58646A">
            <w:pPr>
              <w:keepNext/>
              <w:numPr>
                <w:ilvl w:val="0"/>
                <w:numId w:val="40"/>
              </w:numPr>
              <w:snapToGrid w:val="0"/>
              <w:spacing w:line="240" w:lineRule="auto"/>
              <w:ind w:left="0" w:firstLine="0"/>
              <w:jc w:val="left"/>
              <w:rPr>
                <w:bCs/>
                <w:sz w:val="21"/>
                <w:szCs w:val="21"/>
              </w:rPr>
            </w:pPr>
          </w:p>
        </w:tc>
        <w:tc>
          <w:tcPr>
            <w:tcW w:w="1596" w:type="dxa"/>
            <w:vAlign w:val="center"/>
          </w:tcPr>
          <w:p w14:paraId="59CFAAC2">
            <w:pPr>
              <w:pStyle w:val="14"/>
              <w:keepNext/>
              <w:snapToGrid w:val="0"/>
              <w:spacing w:line="240" w:lineRule="auto"/>
              <w:jc w:val="left"/>
              <w:rPr>
                <w:sz w:val="21"/>
                <w:szCs w:val="21"/>
              </w:rPr>
            </w:pPr>
            <w:r>
              <w:rPr>
                <w:sz w:val="21"/>
                <w:szCs w:val="21"/>
              </w:rPr>
              <w:t>重要业务数据</w:t>
            </w:r>
          </w:p>
        </w:tc>
        <w:tc>
          <w:tcPr>
            <w:tcW w:w="3216" w:type="dxa"/>
            <w:vAlign w:val="center"/>
          </w:tcPr>
          <w:p w14:paraId="4C8BA581">
            <w:pPr>
              <w:pStyle w:val="14"/>
              <w:keepNext/>
              <w:snapToGrid w:val="0"/>
              <w:spacing w:line="240" w:lineRule="auto"/>
              <w:jc w:val="left"/>
              <w:rPr>
                <w:sz w:val="21"/>
                <w:szCs w:val="21"/>
              </w:rPr>
            </w:pPr>
            <w:r>
              <w:rPr>
                <w:sz w:val="21"/>
                <w:szCs w:val="21"/>
              </w:rPr>
              <w:t>系统中涉及保密的重要业务数据等</w:t>
            </w:r>
          </w:p>
        </w:tc>
        <w:tc>
          <w:tcPr>
            <w:tcW w:w="1179" w:type="dxa"/>
            <w:vMerge w:val="continue"/>
            <w:vAlign w:val="center"/>
          </w:tcPr>
          <w:p w14:paraId="2B5581B8">
            <w:pPr>
              <w:pStyle w:val="14"/>
              <w:keepNext/>
              <w:snapToGrid w:val="0"/>
              <w:spacing w:line="240" w:lineRule="auto"/>
              <w:jc w:val="center"/>
              <w:rPr>
                <w:sz w:val="21"/>
                <w:szCs w:val="21"/>
              </w:rPr>
            </w:pPr>
          </w:p>
        </w:tc>
        <w:tc>
          <w:tcPr>
            <w:tcW w:w="1596" w:type="dxa"/>
            <w:vAlign w:val="center"/>
          </w:tcPr>
          <w:p w14:paraId="66DBF7A8">
            <w:pPr>
              <w:pStyle w:val="14"/>
              <w:keepNext/>
              <w:snapToGrid w:val="0"/>
              <w:spacing w:line="240" w:lineRule="auto"/>
              <w:jc w:val="center"/>
              <w:rPr>
                <w:sz w:val="21"/>
                <w:szCs w:val="21"/>
              </w:rPr>
            </w:pPr>
            <w:r>
              <w:rPr>
                <w:sz w:val="21"/>
                <w:szCs w:val="21"/>
              </w:rPr>
              <w:t>数据库服务器</w:t>
            </w:r>
          </w:p>
        </w:tc>
        <w:tc>
          <w:tcPr>
            <w:tcW w:w="1710" w:type="dxa"/>
            <w:vAlign w:val="center"/>
          </w:tcPr>
          <w:p w14:paraId="17FE1D4F">
            <w:pPr>
              <w:pStyle w:val="14"/>
              <w:keepNext/>
              <w:snapToGrid w:val="0"/>
              <w:spacing w:line="240" w:lineRule="auto"/>
              <w:jc w:val="left"/>
              <w:rPr>
                <w:sz w:val="21"/>
                <w:szCs w:val="21"/>
              </w:rPr>
            </w:pPr>
            <w:r>
              <w:rPr>
                <w:sz w:val="21"/>
                <w:szCs w:val="21"/>
              </w:rPr>
              <w:t>传输机密性</w:t>
            </w:r>
            <w:r>
              <w:rPr>
                <w:sz w:val="21"/>
                <w:szCs w:val="21"/>
              </w:rPr>
              <w:br w:type="textWrapping"/>
            </w:r>
            <w:r>
              <w:rPr>
                <w:sz w:val="21"/>
                <w:szCs w:val="21"/>
              </w:rPr>
              <w:t>传输完整性</w:t>
            </w:r>
            <w:r>
              <w:rPr>
                <w:sz w:val="21"/>
                <w:szCs w:val="21"/>
              </w:rPr>
              <w:br w:type="textWrapping"/>
            </w:r>
            <w:r>
              <w:rPr>
                <w:sz w:val="21"/>
                <w:szCs w:val="21"/>
              </w:rPr>
              <w:t>存储机密性</w:t>
            </w:r>
            <w:r>
              <w:rPr>
                <w:sz w:val="21"/>
                <w:szCs w:val="21"/>
              </w:rPr>
              <w:br w:type="textWrapping"/>
            </w:r>
            <w:r>
              <w:rPr>
                <w:sz w:val="21"/>
                <w:szCs w:val="21"/>
              </w:rPr>
              <w:t>存储完整性</w:t>
            </w:r>
          </w:p>
        </w:tc>
      </w:tr>
    </w:tbl>
    <w:p w14:paraId="0630B231">
      <w:pPr>
        <w:wordWrap w:val="0"/>
        <w:ind w:firstLine="560" w:firstLineChars="200"/>
        <w:rPr>
          <w:rFonts w:hint="eastAsia" w:ascii="仿宋" w:hAnsi="仿宋"/>
          <w:szCs w:val="28"/>
        </w:rPr>
      </w:pPr>
    </w:p>
    <w:p w14:paraId="59AD2040">
      <w:pPr>
        <w:pStyle w:val="31"/>
        <w:numPr>
          <w:ilvl w:val="0"/>
          <w:numId w:val="39"/>
        </w:numPr>
        <w:wordWrap w:val="0"/>
        <w:ind w:firstLine="0" w:firstLineChars="0"/>
        <w:rPr>
          <w:b/>
          <w:bCs/>
        </w:rPr>
      </w:pPr>
      <w:r>
        <w:rPr>
          <w:rFonts w:hint="eastAsia"/>
          <w:b/>
          <w:bCs/>
        </w:rPr>
        <w:t>产品和服务</w:t>
      </w:r>
    </w:p>
    <w:p w14:paraId="6459AE47">
      <w:pPr>
        <w:pStyle w:val="31"/>
        <w:wordWrap w:val="0"/>
      </w:pPr>
      <w:r>
        <w:rPr>
          <w:rFonts w:hint="eastAsia"/>
        </w:rPr>
        <w:t>数据存储保护所需的密码产品如下表所示。</w:t>
      </w:r>
    </w:p>
    <w:p w14:paraId="7EF45573">
      <w:pPr>
        <w:pStyle w:val="12"/>
        <w:jc w:val="center"/>
        <w:rPr>
          <w:rFonts w:eastAsia="宋体"/>
        </w:rPr>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16</w:t>
      </w:r>
      <w:r>
        <w:fldChar w:fldCharType="end"/>
      </w:r>
      <w:r>
        <w:rPr>
          <w:rFonts w:hint="eastAsia"/>
        </w:rPr>
        <w:t xml:space="preserve"> 数据存储保护所需密码产品</w:t>
      </w:r>
    </w:p>
    <w:tbl>
      <w:tblPr>
        <w:tblStyle w:val="53"/>
        <w:tblW w:w="9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149"/>
        <w:gridCol w:w="3698"/>
        <w:gridCol w:w="1785"/>
        <w:gridCol w:w="1946"/>
      </w:tblGrid>
      <w:tr w14:paraId="7EEC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shd w:val="clear" w:color="auto" w:fill="D8D8D8" w:themeFill="background1" w:themeFillShade="D9"/>
            <w:vAlign w:val="center"/>
          </w:tcPr>
          <w:p w14:paraId="68D89D6B">
            <w:pPr>
              <w:pStyle w:val="73"/>
              <w:snapToGrid w:val="0"/>
              <w:rPr>
                <w:rFonts w:hint="default"/>
                <w:b w:val="0"/>
                <w:bCs/>
                <w:sz w:val="21"/>
                <w:szCs w:val="21"/>
              </w:rPr>
            </w:pPr>
            <w:r>
              <w:rPr>
                <w:b/>
                <w:bCs/>
                <w:sz w:val="21"/>
                <w:szCs w:val="21"/>
              </w:rPr>
              <w:t>序号</w:t>
            </w:r>
          </w:p>
        </w:tc>
        <w:tc>
          <w:tcPr>
            <w:tcW w:w="1149" w:type="dxa"/>
            <w:shd w:val="clear" w:color="auto" w:fill="D8D8D8" w:themeFill="background1" w:themeFillShade="D9"/>
            <w:vAlign w:val="center"/>
          </w:tcPr>
          <w:p w14:paraId="28389282">
            <w:pPr>
              <w:pStyle w:val="73"/>
              <w:snapToGrid w:val="0"/>
              <w:rPr>
                <w:rFonts w:hint="default"/>
                <w:b w:val="0"/>
                <w:bCs/>
                <w:sz w:val="21"/>
                <w:szCs w:val="21"/>
              </w:rPr>
            </w:pPr>
            <w:r>
              <w:rPr>
                <w:b/>
                <w:bCs/>
                <w:sz w:val="21"/>
                <w:szCs w:val="21"/>
              </w:rPr>
              <w:t>产品名称</w:t>
            </w:r>
          </w:p>
        </w:tc>
        <w:tc>
          <w:tcPr>
            <w:tcW w:w="3698" w:type="dxa"/>
            <w:shd w:val="clear" w:color="auto" w:fill="D8D8D8" w:themeFill="background1" w:themeFillShade="D9"/>
            <w:vAlign w:val="center"/>
          </w:tcPr>
          <w:p w14:paraId="13F8912F">
            <w:pPr>
              <w:pStyle w:val="73"/>
              <w:snapToGrid w:val="0"/>
              <w:rPr>
                <w:rFonts w:hint="default"/>
                <w:b w:val="0"/>
                <w:bCs/>
                <w:sz w:val="21"/>
                <w:szCs w:val="21"/>
              </w:rPr>
            </w:pPr>
            <w:r>
              <w:rPr>
                <w:b/>
                <w:bCs/>
                <w:sz w:val="21"/>
                <w:szCs w:val="21"/>
              </w:rPr>
              <w:t>遵循标准</w:t>
            </w:r>
          </w:p>
        </w:tc>
        <w:tc>
          <w:tcPr>
            <w:tcW w:w="1785" w:type="dxa"/>
            <w:shd w:val="clear" w:color="auto" w:fill="D8D8D8" w:themeFill="background1" w:themeFillShade="D9"/>
            <w:vAlign w:val="center"/>
          </w:tcPr>
          <w:p w14:paraId="651FF95B">
            <w:pPr>
              <w:pStyle w:val="73"/>
              <w:snapToGrid w:val="0"/>
              <w:rPr>
                <w:rFonts w:hint="default"/>
                <w:b w:val="0"/>
                <w:bCs/>
                <w:sz w:val="21"/>
                <w:szCs w:val="21"/>
              </w:rPr>
            </w:pPr>
            <w:r>
              <w:rPr>
                <w:b/>
                <w:bCs/>
                <w:sz w:val="21"/>
                <w:szCs w:val="21"/>
              </w:rPr>
              <w:t>使用的密码算法</w:t>
            </w:r>
          </w:p>
        </w:tc>
        <w:tc>
          <w:tcPr>
            <w:tcW w:w="1946" w:type="dxa"/>
            <w:shd w:val="clear" w:color="auto" w:fill="D8D8D8" w:themeFill="background1" w:themeFillShade="D9"/>
            <w:vAlign w:val="center"/>
          </w:tcPr>
          <w:p w14:paraId="159654E9">
            <w:pPr>
              <w:pStyle w:val="73"/>
              <w:snapToGrid w:val="0"/>
              <w:rPr>
                <w:rFonts w:hint="default"/>
                <w:b w:val="0"/>
                <w:bCs/>
                <w:sz w:val="21"/>
                <w:szCs w:val="21"/>
              </w:rPr>
            </w:pPr>
            <w:r>
              <w:rPr>
                <w:b/>
                <w:bCs/>
                <w:sz w:val="21"/>
                <w:szCs w:val="21"/>
              </w:rPr>
              <w:t>用途</w:t>
            </w:r>
          </w:p>
        </w:tc>
      </w:tr>
      <w:tr w14:paraId="6A36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5A7C4452">
            <w:pPr>
              <w:numPr>
                <w:ilvl w:val="0"/>
                <w:numId w:val="41"/>
              </w:numPr>
              <w:snapToGrid w:val="0"/>
              <w:spacing w:line="240" w:lineRule="auto"/>
              <w:ind w:left="0" w:firstLine="0"/>
              <w:jc w:val="left"/>
              <w:rPr>
                <w:rFonts w:ascii="Calibri"/>
                <w:b w:val="0"/>
                <w:bCs/>
                <w:sz w:val="24"/>
                <w:szCs w:val="21"/>
              </w:rPr>
            </w:pPr>
          </w:p>
        </w:tc>
        <w:tc>
          <w:tcPr>
            <w:tcW w:w="1149" w:type="dxa"/>
            <w:shd w:val="clear" w:color="auto" w:fill="auto"/>
            <w:vAlign w:val="center"/>
          </w:tcPr>
          <w:p w14:paraId="54FD3AE6">
            <w:pPr>
              <w:pStyle w:val="73"/>
              <w:snapToGrid w:val="0"/>
              <w:rPr>
                <w:rFonts w:hint="default"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密码服务管理平台</w:t>
            </w:r>
          </w:p>
        </w:tc>
        <w:tc>
          <w:tcPr>
            <w:tcW w:w="3698" w:type="dxa"/>
            <w:shd w:val="clear" w:color="auto" w:fill="auto"/>
            <w:vAlign w:val="center"/>
          </w:tcPr>
          <w:p w14:paraId="7ABF5D6E">
            <w:pPr>
              <w:pStyle w:val="73"/>
              <w:snapToGrid w:val="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Hans"/>
              </w:rPr>
              <w:t>GM/T 0028《密码模块安全技术要求》</w:t>
            </w:r>
          </w:p>
        </w:tc>
        <w:tc>
          <w:tcPr>
            <w:tcW w:w="1785" w:type="dxa"/>
            <w:shd w:val="clear" w:color="auto" w:fill="auto"/>
            <w:vAlign w:val="center"/>
          </w:tcPr>
          <w:p w14:paraId="133B649A">
            <w:pPr>
              <w:pStyle w:val="73"/>
              <w:snapToGrid w:val="0"/>
              <w:rPr>
                <w:rFonts w:hint="default" w:eastAsia="仿宋" w:asciiTheme="minorHAnsi" w:hAnsiTheme="minorHAnsi" w:cstheme="minorBidi"/>
                <w:b w:val="0"/>
                <w:bCs/>
                <w:kern w:val="2"/>
                <w:sz w:val="21"/>
                <w:szCs w:val="21"/>
                <w:lang w:val="en-US" w:eastAsia="zh-CN" w:bidi="ar-SA"/>
              </w:rPr>
            </w:pPr>
            <w:r>
              <w:rPr>
                <w:b w:val="0"/>
                <w:bCs/>
                <w:sz w:val="21"/>
                <w:szCs w:val="21"/>
              </w:rPr>
              <w:t>SM2、SM3、SM4</w:t>
            </w:r>
          </w:p>
        </w:tc>
        <w:tc>
          <w:tcPr>
            <w:tcW w:w="1946" w:type="dxa"/>
            <w:shd w:val="clear" w:color="auto" w:fill="auto"/>
            <w:vAlign w:val="center"/>
          </w:tcPr>
          <w:p w14:paraId="5453953D">
            <w:pPr>
              <w:pStyle w:val="73"/>
              <w:snapToGrid w:val="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屏蔽密码产品差异，为应用系统提供密钥管理和密码运算服务</w:t>
            </w:r>
            <w:r>
              <w:rPr>
                <w:rFonts w:hint="eastAsia" w:ascii="仿宋" w:hAnsi="仿宋" w:eastAsia="仿宋" w:cs="仿宋"/>
                <w:sz w:val="21"/>
                <w:szCs w:val="21"/>
                <w:lang w:val="en-US" w:eastAsia="zh-Hans"/>
              </w:rPr>
              <w:t>。</w:t>
            </w:r>
          </w:p>
        </w:tc>
      </w:tr>
      <w:tr w14:paraId="0C18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7A72D6D8">
            <w:pPr>
              <w:numPr>
                <w:ilvl w:val="0"/>
                <w:numId w:val="41"/>
              </w:numPr>
              <w:snapToGrid w:val="0"/>
              <w:spacing w:line="240" w:lineRule="auto"/>
              <w:ind w:left="0" w:firstLine="0"/>
              <w:jc w:val="left"/>
              <w:rPr>
                <w:rFonts w:ascii="Calibri"/>
                <w:b w:val="0"/>
                <w:bCs/>
                <w:sz w:val="24"/>
                <w:szCs w:val="21"/>
              </w:rPr>
            </w:pPr>
          </w:p>
        </w:tc>
        <w:tc>
          <w:tcPr>
            <w:tcW w:w="1149" w:type="dxa"/>
            <w:shd w:val="clear" w:color="auto" w:fill="auto"/>
            <w:vAlign w:val="center"/>
          </w:tcPr>
          <w:p w14:paraId="3746F5E7">
            <w:pPr>
              <w:pStyle w:val="14"/>
              <w:keepNext/>
              <w:snapToGrid w:val="0"/>
              <w:spacing w:line="240" w:lineRule="auto"/>
              <w:jc w:val="center"/>
              <w:rPr>
                <w:rFonts w:eastAsia="仿宋" w:asciiTheme="minorHAnsi" w:hAnsiTheme="minorHAnsi" w:cstheme="minorBidi"/>
                <w:b w:val="0"/>
                <w:bCs/>
                <w:kern w:val="2"/>
                <w:sz w:val="21"/>
                <w:szCs w:val="21"/>
                <w:lang w:val="en-US" w:eastAsia="zh-CN" w:bidi="ar-SA"/>
              </w:rPr>
            </w:pPr>
            <w:r>
              <w:rPr>
                <w:b w:val="0"/>
                <w:bCs/>
                <w:sz w:val="21"/>
                <w:szCs w:val="21"/>
              </w:rPr>
              <w:t>服务器密码机</w:t>
            </w:r>
          </w:p>
        </w:tc>
        <w:tc>
          <w:tcPr>
            <w:tcW w:w="3698" w:type="dxa"/>
            <w:shd w:val="clear" w:color="auto" w:fill="auto"/>
            <w:vAlign w:val="center"/>
          </w:tcPr>
          <w:p w14:paraId="14BB0B27">
            <w:pPr>
              <w:pStyle w:val="73"/>
              <w:snapToGrid w:val="0"/>
              <w:jc w:val="left"/>
              <w:rPr>
                <w:rFonts w:hint="eastAsia" w:ascii="仿宋" w:hAnsi="仿宋" w:eastAsia="仿宋" w:cs="仿宋"/>
                <w:sz w:val="21"/>
                <w:szCs w:val="21"/>
                <w:lang w:val="en-US" w:eastAsia="zh-Hans"/>
              </w:rPr>
            </w:pPr>
            <w:r>
              <w:rPr>
                <w:rFonts w:hint="eastAsia" w:ascii="仿宋" w:hAnsi="仿宋" w:eastAsia="仿宋" w:cs="仿宋"/>
                <w:sz w:val="21"/>
                <w:szCs w:val="21"/>
                <w:lang w:val="en-US" w:eastAsia="zh-Hans"/>
              </w:rPr>
              <w:t>GM/T 0028《密码模块安全技术要求》</w:t>
            </w:r>
          </w:p>
          <w:p w14:paraId="4472DD52">
            <w:pPr>
              <w:pStyle w:val="73"/>
              <w:snapToGrid w:val="0"/>
              <w:jc w:val="left"/>
              <w:rPr>
                <w:rFonts w:hint="eastAsia" w:ascii="仿宋" w:hAnsi="仿宋" w:eastAsia="仿宋" w:cs="仿宋"/>
                <w:sz w:val="21"/>
                <w:szCs w:val="21"/>
                <w:lang w:val="en-US" w:eastAsia="zh-Hans"/>
              </w:rPr>
            </w:pPr>
            <w:r>
              <w:rPr>
                <w:rFonts w:hint="eastAsia" w:ascii="仿宋" w:hAnsi="仿宋" w:eastAsia="仿宋" w:cs="仿宋"/>
                <w:sz w:val="21"/>
                <w:szCs w:val="21"/>
                <w:lang w:val="en-US" w:eastAsia="zh-Hans"/>
              </w:rPr>
              <w:t>GM/T 0030《服务器密码机技术规范》</w:t>
            </w:r>
          </w:p>
        </w:tc>
        <w:tc>
          <w:tcPr>
            <w:tcW w:w="1785" w:type="dxa"/>
            <w:shd w:val="clear" w:color="auto" w:fill="auto"/>
            <w:vAlign w:val="center"/>
          </w:tcPr>
          <w:p w14:paraId="438917BB">
            <w:pPr>
              <w:pStyle w:val="14"/>
              <w:keepNext/>
              <w:snapToGrid w:val="0"/>
              <w:spacing w:line="240" w:lineRule="auto"/>
              <w:jc w:val="center"/>
              <w:rPr>
                <w:rFonts w:eastAsia="仿宋" w:asciiTheme="minorHAnsi" w:hAnsiTheme="minorHAnsi" w:cstheme="minorBidi"/>
                <w:b w:val="0"/>
                <w:bCs/>
                <w:kern w:val="2"/>
                <w:sz w:val="21"/>
                <w:szCs w:val="21"/>
                <w:lang w:val="en-US" w:eastAsia="zh-CN" w:bidi="ar-SA"/>
              </w:rPr>
            </w:pPr>
            <w:r>
              <w:rPr>
                <w:b w:val="0"/>
                <w:bCs/>
                <w:sz w:val="21"/>
                <w:szCs w:val="21"/>
              </w:rPr>
              <w:t>SM2、SM3、SM4</w:t>
            </w:r>
          </w:p>
        </w:tc>
        <w:tc>
          <w:tcPr>
            <w:tcW w:w="1946" w:type="dxa"/>
            <w:shd w:val="clear" w:color="auto" w:fill="auto"/>
            <w:vAlign w:val="center"/>
          </w:tcPr>
          <w:p w14:paraId="1F5BCC0A">
            <w:pPr>
              <w:pStyle w:val="73"/>
              <w:snapToGrid w:val="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Hans"/>
              </w:rPr>
              <w:t>使用HMAC-SM3和SM4算法运算</w:t>
            </w:r>
          </w:p>
        </w:tc>
      </w:tr>
      <w:tr w14:paraId="3D6E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7" w:type="dxa"/>
            <w:vAlign w:val="center"/>
          </w:tcPr>
          <w:p w14:paraId="3F8FC48F">
            <w:pPr>
              <w:numPr>
                <w:ilvl w:val="0"/>
                <w:numId w:val="32"/>
              </w:numPr>
              <w:snapToGrid w:val="0"/>
              <w:spacing w:line="240" w:lineRule="auto"/>
              <w:ind w:left="0" w:firstLine="0"/>
              <w:jc w:val="left"/>
              <w:rPr>
                <w:b/>
                <w:sz w:val="21"/>
                <w:szCs w:val="21"/>
              </w:rPr>
            </w:pPr>
          </w:p>
        </w:tc>
        <w:tc>
          <w:tcPr>
            <w:tcW w:w="1149" w:type="dxa"/>
            <w:shd w:val="clear" w:color="auto" w:fill="auto"/>
            <w:vAlign w:val="center"/>
          </w:tcPr>
          <w:p w14:paraId="076D5ADF">
            <w:pPr>
              <w:pStyle w:val="73"/>
              <w:snapToGrid w:val="0"/>
              <w:rPr>
                <w:rFonts w:hint="default"/>
                <w:b w:val="0"/>
                <w:bCs/>
                <w:sz w:val="21"/>
                <w:szCs w:val="21"/>
                <w:lang w:val="en-US" w:eastAsia="zh-CN"/>
              </w:rPr>
            </w:pPr>
            <w:r>
              <w:rPr>
                <w:rFonts w:hint="eastAsia"/>
                <w:b w:val="0"/>
                <w:bCs/>
                <w:sz w:val="21"/>
                <w:szCs w:val="21"/>
                <w:lang w:val="en-US" w:eastAsia="zh-CN"/>
              </w:rPr>
              <w:t>密钥管理系统</w:t>
            </w:r>
          </w:p>
        </w:tc>
        <w:tc>
          <w:tcPr>
            <w:tcW w:w="3698" w:type="dxa"/>
            <w:shd w:val="clear" w:color="auto" w:fill="auto"/>
            <w:vAlign w:val="center"/>
          </w:tcPr>
          <w:p w14:paraId="771968DD">
            <w:pPr>
              <w:pStyle w:val="73"/>
              <w:snapToGrid w:val="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GM/T 0034 《基于SM2密码算法的证书认证系统密码及其相关安全技术规范》</w:t>
            </w:r>
          </w:p>
        </w:tc>
        <w:tc>
          <w:tcPr>
            <w:tcW w:w="1785" w:type="dxa"/>
            <w:shd w:val="clear" w:color="auto" w:fill="auto"/>
            <w:vAlign w:val="center"/>
          </w:tcPr>
          <w:p w14:paraId="48469A1D">
            <w:pPr>
              <w:pStyle w:val="73"/>
              <w:snapToGrid w:val="0"/>
              <w:rPr>
                <w:b w:val="0"/>
                <w:bCs/>
                <w:sz w:val="21"/>
                <w:szCs w:val="21"/>
              </w:rPr>
            </w:pPr>
            <w:r>
              <w:rPr>
                <w:b w:val="0"/>
                <w:bCs/>
                <w:sz w:val="21"/>
                <w:szCs w:val="21"/>
              </w:rPr>
              <w:t>SM2、SM3、SM4</w:t>
            </w:r>
          </w:p>
        </w:tc>
        <w:tc>
          <w:tcPr>
            <w:tcW w:w="1946" w:type="dxa"/>
            <w:shd w:val="clear" w:color="auto" w:fill="auto"/>
            <w:vAlign w:val="center"/>
          </w:tcPr>
          <w:p w14:paraId="3B2C0E60">
            <w:pPr>
              <w:pStyle w:val="73"/>
              <w:snapToGrid w:val="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为应用提供密钥全生命周期管理服务</w:t>
            </w:r>
          </w:p>
        </w:tc>
      </w:tr>
    </w:tbl>
    <w:p w14:paraId="23B140E0">
      <w:pPr>
        <w:wordWrap w:val="0"/>
        <w:ind w:firstLine="560" w:firstLineChars="200"/>
        <w:rPr>
          <w:rFonts w:hint="eastAsia" w:ascii="仿宋" w:hAnsi="仿宋"/>
          <w:szCs w:val="28"/>
        </w:rPr>
      </w:pPr>
    </w:p>
    <w:p w14:paraId="0C8B178E">
      <w:pPr>
        <w:pStyle w:val="31"/>
        <w:numPr>
          <w:ilvl w:val="0"/>
          <w:numId w:val="39"/>
        </w:numPr>
        <w:wordWrap w:val="0"/>
        <w:ind w:firstLine="0" w:firstLineChars="0"/>
        <w:rPr>
          <w:b/>
          <w:bCs/>
        </w:rPr>
      </w:pPr>
      <w:r>
        <w:rPr>
          <w:rFonts w:hint="eastAsia"/>
          <w:b/>
          <w:bCs/>
        </w:rPr>
        <w:t>工作流程</w:t>
      </w:r>
    </w:p>
    <w:p w14:paraId="301C5B01">
      <w:pPr>
        <w:wordWrap w:val="0"/>
        <w:ind w:firstLine="560" w:firstLineChars="200"/>
        <w:rPr>
          <w:szCs w:val="28"/>
        </w:rPr>
      </w:pPr>
      <w:r>
        <w:rPr>
          <w:rFonts w:hint="eastAsia"/>
        </w:rPr>
        <w:t>系统中的</w:t>
      </w:r>
      <w:r>
        <w:rPr>
          <w:rFonts w:hint="eastAsia"/>
          <w:lang w:eastAsia="zh-CN"/>
        </w:rPr>
        <w:t>内部用户</w:t>
      </w:r>
      <w:r>
        <w:rPr>
          <w:rFonts w:hint="eastAsia"/>
        </w:rPr>
        <w:t>鉴别数据（账号、口令等）、</w:t>
      </w:r>
      <w:r>
        <w:rPr>
          <w:rFonts w:hint="eastAsia"/>
          <w:lang w:eastAsia="zh-CN"/>
        </w:rPr>
        <w:t>重要个人信息（姓名、联系电话等）</w:t>
      </w:r>
      <w:r>
        <w:rPr>
          <w:rFonts w:hint="eastAsia"/>
          <w:lang w:val="en-US" w:eastAsia="zh-CN"/>
        </w:rPr>
        <w:t>需要</w:t>
      </w:r>
      <w:r>
        <w:rPr>
          <w:rFonts w:hint="eastAsia"/>
          <w:szCs w:val="28"/>
        </w:rPr>
        <w:t>实现存储机密性和完整性保护</w:t>
      </w:r>
      <w:r>
        <w:rPr>
          <w:rFonts w:hint="eastAsia"/>
          <w:lang w:val="en-US" w:eastAsia="zh-CN"/>
        </w:rPr>
        <w:t>，</w:t>
      </w:r>
      <w:r>
        <w:rPr>
          <w:rFonts w:hint="eastAsia"/>
        </w:rPr>
        <w:t>日志记录（用户认证相关）、重要业务数据等重要数据，</w:t>
      </w:r>
      <w:r>
        <w:rPr>
          <w:rFonts w:hint="eastAsia"/>
          <w:szCs w:val="28"/>
        </w:rPr>
        <w:t>需要实现存储完整性保护，本方案具体描述实现如下：</w:t>
      </w:r>
    </w:p>
    <w:p w14:paraId="085E457C">
      <w:pPr>
        <w:wordWrap w:val="0"/>
        <w:ind w:firstLine="560" w:firstLineChars="200"/>
        <w:rPr>
          <w:szCs w:val="28"/>
        </w:rPr>
      </w:pPr>
      <w:r>
        <w:rPr>
          <w:rFonts w:hint="eastAsia"/>
          <w:szCs w:val="28"/>
        </w:rPr>
        <w:t>存储的机密性和完整性保护包括两个部分：数据录入时，要求使用SM4算法CBC模式，对重要数据进行加密，防止相关信息泄露，使用HMAC-SM3算法对数据进行完整性计算；访问读取时，要求使用HMAC-SM3算法对数据进行完整性校验，使用SM4算法CBC模式，对重要数据进行解密。</w:t>
      </w:r>
    </w:p>
    <w:p w14:paraId="67F74C0A">
      <w:pPr>
        <w:pStyle w:val="31"/>
        <w:numPr>
          <w:ilvl w:val="0"/>
          <w:numId w:val="33"/>
        </w:numPr>
        <w:wordWrap w:val="0"/>
        <w:ind w:left="0" w:firstLine="562"/>
        <w:rPr>
          <w:b/>
          <w:bCs/>
        </w:rPr>
      </w:pPr>
      <w:r>
        <w:rPr>
          <w:rFonts w:hint="eastAsia"/>
          <w:b/>
          <w:bCs/>
        </w:rPr>
        <w:t>对重要数据进行加密及完整性保护存储</w:t>
      </w:r>
    </w:p>
    <w:p w14:paraId="7FC793BC">
      <w:pPr>
        <w:wordWrap w:val="0"/>
        <w:ind w:firstLine="560" w:firstLineChars="200"/>
        <w:jc w:val="left"/>
        <w:rPr>
          <w:szCs w:val="28"/>
        </w:rPr>
      </w:pPr>
      <w:r>
        <w:rPr>
          <w:rFonts w:hint="eastAsia"/>
          <w:szCs w:val="28"/>
        </w:rPr>
        <w:t>数据录入人员录入重要数据时，系统</w:t>
      </w:r>
      <w:r>
        <w:rPr>
          <w:rFonts w:hint="eastAsia"/>
          <w:szCs w:val="28"/>
          <w:lang w:val="en-US" w:eastAsia="zh-CN"/>
        </w:rPr>
        <w:t>通过密码服务管理平台</w:t>
      </w:r>
      <w:r>
        <w:rPr>
          <w:rFonts w:hint="eastAsia"/>
          <w:szCs w:val="28"/>
        </w:rPr>
        <w:t>调用服务器密码机，使用SM4对称密码算法，对录入的重要数据进行加密，使用HMAC-SM3算法对重要数据进行完整性计算。存储保护流程图如下。</w:t>
      </w:r>
    </w:p>
    <w:p w14:paraId="6C027987">
      <w:pPr>
        <w:wordWrap w:val="0"/>
        <w:jc w:val="center"/>
        <w:rPr>
          <w:rFonts w:hint="eastAsia" w:eastAsia="仿宋"/>
          <w:szCs w:val="28"/>
          <w:lang w:eastAsia="zh-CN"/>
        </w:rPr>
      </w:pPr>
      <w:r>
        <w:rPr>
          <w:rFonts w:hint="eastAsia" w:eastAsia="仿宋"/>
          <w:szCs w:val="28"/>
          <w:lang w:eastAsia="zh-CN"/>
        </w:rPr>
        <w:drawing>
          <wp:inline distT="0" distB="0" distL="114300" distR="114300">
            <wp:extent cx="5752465" cy="3052445"/>
            <wp:effectExtent l="0" t="0" r="0" b="0"/>
            <wp:docPr id="4" name="ECB019B1-382A-4266-B25C-5B523AA43C14-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8" descr="wps"/>
                    <pic:cNvPicPr>
                      <a:picLocks noChangeAspect="1"/>
                    </pic:cNvPicPr>
                  </pic:nvPicPr>
                  <pic:blipFill>
                    <a:blip r:embed="rId33"/>
                    <a:stretch>
                      <a:fillRect/>
                    </a:stretch>
                  </pic:blipFill>
                  <pic:spPr>
                    <a:xfrm>
                      <a:off x="0" y="0"/>
                      <a:ext cx="5752465" cy="3052445"/>
                    </a:xfrm>
                    <a:prstGeom prst="rect">
                      <a:avLst/>
                    </a:prstGeom>
                  </pic:spPr>
                </pic:pic>
              </a:graphicData>
            </a:graphic>
          </wp:inline>
        </w:drawing>
      </w:r>
    </w:p>
    <w:p w14:paraId="5FC6891E">
      <w:pPr>
        <w:pStyle w:val="12"/>
        <w:tabs>
          <w:tab w:val="center" w:pos="4201"/>
          <w:tab w:val="right" w:leader="dot" w:pos="9298"/>
        </w:tabs>
        <w:wordWrap w:val="0"/>
        <w:ind w:firstLine="420" w:firstLineChars="200"/>
        <w:jc w:val="cente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10</w:t>
      </w:r>
      <w:r>
        <w:fldChar w:fldCharType="end"/>
      </w:r>
      <w:r>
        <w:rPr>
          <w:rFonts w:hint="eastAsia"/>
        </w:rPr>
        <w:t xml:space="preserve">  重要数据存储保护流程图</w:t>
      </w:r>
    </w:p>
    <w:p w14:paraId="79EE92C8">
      <w:pPr>
        <w:wordWrap w:val="0"/>
        <w:ind w:firstLine="560" w:firstLineChars="200"/>
        <w:rPr>
          <w:szCs w:val="28"/>
        </w:rPr>
      </w:pPr>
      <w:r>
        <w:rPr>
          <w:rFonts w:hint="eastAsia"/>
          <w:szCs w:val="28"/>
        </w:rPr>
        <w:t>录入重要数据的加密存储工作流程如下：</w:t>
      </w:r>
    </w:p>
    <w:p w14:paraId="7BC7244A">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rPr>
        <w:t>用户向系统输入重要数据后，指定加密及完整性保护字段，并提交；</w:t>
      </w:r>
    </w:p>
    <w:p w14:paraId="04ECE8A3">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rPr>
        <w:t>系统获取录入的重要数据，调用密码服务</w:t>
      </w:r>
      <w:r>
        <w:rPr>
          <w:rFonts w:hint="eastAsia" w:ascii="Times New Roman" w:hAnsi="Times New Roman" w:cs="Times New Roman"/>
          <w:lang w:val="en-US" w:eastAsia="zh-CN"/>
        </w:rPr>
        <w:t>管理平台</w:t>
      </w:r>
      <w:r>
        <w:rPr>
          <w:rFonts w:hint="eastAsia" w:ascii="Times New Roman" w:hAnsi="Times New Roman" w:cs="Times New Roman"/>
        </w:rPr>
        <w:t>接口申请</w:t>
      </w:r>
      <w:r>
        <w:rPr>
          <w:rFonts w:hint="eastAsia" w:ascii="Times New Roman" w:hAnsi="Times New Roman" w:cs="Times New Roman"/>
          <w:lang w:val="en-US" w:eastAsia="zh-CN"/>
        </w:rPr>
        <w:t>机密性和完整性保护；</w:t>
      </w:r>
    </w:p>
    <w:p w14:paraId="0C0D6826">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lang w:val="en-US" w:eastAsia="zh-CN"/>
        </w:rPr>
        <w:t>密码服务管理平台获取</w:t>
      </w:r>
      <w:r>
        <w:rPr>
          <w:rFonts w:hint="eastAsia" w:ascii="Times New Roman" w:hAnsi="Times New Roman" w:cs="Times New Roman"/>
        </w:rPr>
        <w:t>数据加密密钥和数据完整性保护密钥</w:t>
      </w:r>
      <w:r>
        <w:rPr>
          <w:rFonts w:hint="eastAsia" w:ascii="Times New Roman" w:hAnsi="Times New Roman" w:cs="Times New Roman"/>
          <w:lang w:val="en-US" w:eastAsia="zh-CN"/>
        </w:rPr>
        <w:t>密文并导入到服务器密码机中</w:t>
      </w:r>
      <w:r>
        <w:rPr>
          <w:rFonts w:hint="eastAsia" w:ascii="Times New Roman" w:hAnsi="Times New Roman" w:cs="Times New Roman"/>
        </w:rPr>
        <w:t>；</w:t>
      </w:r>
    </w:p>
    <w:p w14:paraId="69DE8AD8">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rPr>
        <w:t>服务器密码机使用系统的密钥加密密钥</w:t>
      </w:r>
      <w:r>
        <w:rPr>
          <w:rFonts w:hint="eastAsia" w:ascii="Times New Roman" w:hAnsi="Times New Roman" w:cs="Times New Roman"/>
          <w:lang w:val="en-US" w:eastAsia="zh-CN"/>
        </w:rPr>
        <w:t>解密数据加密密钥密文和完整性密钥密文，并返回密钥句柄</w:t>
      </w:r>
      <w:r>
        <w:rPr>
          <w:rFonts w:hint="eastAsia" w:ascii="Times New Roman" w:hAnsi="Times New Roman" w:cs="Times New Roman"/>
        </w:rPr>
        <w:t>；</w:t>
      </w:r>
    </w:p>
    <w:p w14:paraId="24C10857">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lang w:val="en-US" w:eastAsia="zh-CN"/>
        </w:rPr>
        <w:t>密码服务管理平台使用数据加密密钥句柄对重要数据进行SM4算法CBC模式加密</w:t>
      </w:r>
      <w:r>
        <w:rPr>
          <w:rFonts w:hint="eastAsia" w:ascii="Times New Roman" w:hAnsi="Times New Roman" w:cs="Times New Roman"/>
        </w:rPr>
        <w:t>；</w:t>
      </w:r>
    </w:p>
    <w:p w14:paraId="22D49094">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rPr>
        <w:t>服务器密码</w:t>
      </w:r>
      <w:r>
        <w:rPr>
          <w:rFonts w:hint="eastAsia" w:ascii="Times New Roman" w:hAnsi="Times New Roman" w:cs="Times New Roman"/>
          <w:lang w:val="en-US" w:eastAsia="zh-CN"/>
        </w:rPr>
        <w:t>使用数据签名密钥对重要数据加密并返回密文数据</w:t>
      </w:r>
      <w:r>
        <w:rPr>
          <w:rFonts w:hint="eastAsia" w:ascii="Times New Roman" w:hAnsi="Times New Roman" w:cs="Times New Roman"/>
        </w:rPr>
        <w:t>；</w:t>
      </w:r>
    </w:p>
    <w:p w14:paraId="3AE72A9D">
      <w:pPr>
        <w:numPr>
          <w:ilvl w:val="0"/>
          <w:numId w:val="42"/>
        </w:numPr>
        <w:wordWrap w:val="0"/>
        <w:ind w:firstLine="560" w:firstLineChars="200"/>
      </w:pPr>
      <w:r>
        <w:rPr>
          <w:rFonts w:hint="eastAsia" w:ascii="Times New Roman" w:hAnsi="Times New Roman" w:cs="Times New Roman"/>
          <w:lang w:val="en-US" w:eastAsia="zh-CN"/>
        </w:rPr>
        <w:t>密码服务管理平台使用完整性密钥句柄对密文数据进行HMAC-SM3算法计算鉴别码</w:t>
      </w:r>
      <w:r>
        <w:rPr>
          <w:rFonts w:hint="eastAsia" w:ascii="Times New Roman" w:hAnsi="Times New Roman" w:cs="Times New Roman"/>
        </w:rPr>
        <w:t>；</w:t>
      </w:r>
    </w:p>
    <w:p w14:paraId="518FA314">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lang w:val="en-US" w:eastAsia="zh-CN"/>
        </w:rPr>
        <w:t>服务器密码机使用完整性密钥对密文数据计算鉴别码并返回；</w:t>
      </w:r>
    </w:p>
    <w:p w14:paraId="2E075452">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rPr>
        <w:t>系统获取并存储录入重要数据密文和鉴别码；</w:t>
      </w:r>
    </w:p>
    <w:p w14:paraId="0434CC48">
      <w:pPr>
        <w:numPr>
          <w:ilvl w:val="0"/>
          <w:numId w:val="42"/>
        </w:numPr>
        <w:wordWrap w:val="0"/>
        <w:ind w:firstLine="560" w:firstLineChars="200"/>
        <w:rPr>
          <w:rFonts w:ascii="Times New Roman" w:hAnsi="Times New Roman" w:cs="Times New Roman"/>
        </w:rPr>
      </w:pPr>
      <w:r>
        <w:rPr>
          <w:rFonts w:hint="eastAsia" w:ascii="Times New Roman" w:hAnsi="Times New Roman" w:cs="Times New Roman"/>
        </w:rPr>
        <w:t>用户终端显示存储成功。</w:t>
      </w:r>
    </w:p>
    <w:p w14:paraId="363A029B">
      <w:pPr>
        <w:pStyle w:val="31"/>
        <w:numPr>
          <w:ilvl w:val="0"/>
          <w:numId w:val="33"/>
        </w:numPr>
        <w:wordWrap w:val="0"/>
        <w:ind w:left="0" w:firstLine="562"/>
        <w:rPr>
          <w:b/>
          <w:bCs/>
        </w:rPr>
      </w:pPr>
      <w:r>
        <w:rPr>
          <w:rFonts w:hint="eastAsia"/>
          <w:b/>
          <w:bCs/>
        </w:rPr>
        <w:t>对重要数据进行完整性校验和解密访问</w:t>
      </w:r>
    </w:p>
    <w:p w14:paraId="1A501E95">
      <w:pPr>
        <w:wordWrap w:val="0"/>
        <w:ind w:firstLine="560" w:firstLineChars="200"/>
        <w:rPr>
          <w:szCs w:val="28"/>
        </w:rPr>
      </w:pPr>
      <w:r>
        <w:rPr>
          <w:rFonts w:hint="eastAsia"/>
          <w:szCs w:val="28"/>
        </w:rPr>
        <w:t>访问系统中的加密和完整性保护的重要数据时，系统自动</w:t>
      </w:r>
      <w:r>
        <w:rPr>
          <w:rFonts w:hint="eastAsia"/>
          <w:szCs w:val="28"/>
          <w:lang w:val="en-US" w:eastAsia="zh-CN"/>
        </w:rPr>
        <w:t>使用密码服务管理平台</w:t>
      </w:r>
      <w:r>
        <w:rPr>
          <w:rFonts w:hint="eastAsia"/>
          <w:szCs w:val="28"/>
        </w:rPr>
        <w:t>调用服务器密码机，使用HMAC-SM3算法和SM4对称密码算法，对加密和完整性保护的重要数据进行校验和解密。</w:t>
      </w:r>
    </w:p>
    <w:p w14:paraId="04C1C248">
      <w:pPr>
        <w:wordWrap w:val="0"/>
        <w:jc w:val="center"/>
        <w:rPr>
          <w:rFonts w:hint="eastAsia" w:eastAsia="仿宋"/>
          <w:szCs w:val="28"/>
          <w:lang w:eastAsia="zh-CN"/>
        </w:rPr>
      </w:pPr>
      <w:r>
        <w:rPr>
          <w:rFonts w:hint="eastAsia" w:eastAsia="仿宋"/>
          <w:szCs w:val="28"/>
          <w:lang w:eastAsia="zh-CN"/>
        </w:rPr>
        <w:drawing>
          <wp:inline distT="0" distB="0" distL="114300" distR="114300">
            <wp:extent cx="5753735" cy="3270885"/>
            <wp:effectExtent l="0" t="0" r="0" b="0"/>
            <wp:docPr id="5" name="ECB019B1-382A-4266-B25C-5B523AA43C14-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9" descr="wps"/>
                    <pic:cNvPicPr>
                      <a:picLocks noChangeAspect="1"/>
                    </pic:cNvPicPr>
                  </pic:nvPicPr>
                  <pic:blipFill>
                    <a:blip r:embed="rId34"/>
                    <a:stretch>
                      <a:fillRect/>
                    </a:stretch>
                  </pic:blipFill>
                  <pic:spPr>
                    <a:xfrm>
                      <a:off x="0" y="0"/>
                      <a:ext cx="5753735" cy="3270885"/>
                    </a:xfrm>
                    <a:prstGeom prst="rect">
                      <a:avLst/>
                    </a:prstGeom>
                  </pic:spPr>
                </pic:pic>
              </a:graphicData>
            </a:graphic>
          </wp:inline>
        </w:drawing>
      </w:r>
    </w:p>
    <w:p w14:paraId="538A4408">
      <w:pPr>
        <w:pStyle w:val="12"/>
        <w:tabs>
          <w:tab w:val="center" w:pos="4201"/>
          <w:tab w:val="right" w:leader="dot" w:pos="9298"/>
        </w:tabs>
        <w:wordWrap w:val="0"/>
        <w:ind w:firstLine="420" w:firstLineChars="200"/>
        <w:jc w:val="center"/>
        <w:rPr>
          <w:rFonts w:eastAsia="仿宋"/>
          <w:sz w:val="28"/>
          <w:szCs w:val="28"/>
        </w:rPr>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11</w:t>
      </w:r>
      <w:r>
        <w:fldChar w:fldCharType="end"/>
      </w:r>
      <w:r>
        <w:rPr>
          <w:rFonts w:hint="eastAsia"/>
        </w:rPr>
        <w:t xml:space="preserve">  重要数据存储读取流程图</w:t>
      </w:r>
    </w:p>
    <w:p w14:paraId="78A549B8">
      <w:pPr>
        <w:wordWrap w:val="0"/>
        <w:ind w:firstLine="560" w:firstLineChars="200"/>
        <w:rPr>
          <w:szCs w:val="28"/>
        </w:rPr>
      </w:pPr>
      <w:r>
        <w:rPr>
          <w:rFonts w:hint="eastAsia"/>
          <w:szCs w:val="28"/>
        </w:rPr>
        <w:t>访问加密存储的重要数据的解密的工作流程如下：</w:t>
      </w:r>
    </w:p>
    <w:p w14:paraId="5808D1D5">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rPr>
        <w:t>访问人员点击已加密和完整性保护存储的重要数据页面；</w:t>
      </w:r>
    </w:p>
    <w:p w14:paraId="0C8E2CC5">
      <w:pPr>
        <w:numPr>
          <w:ilvl w:val="0"/>
          <w:numId w:val="43"/>
        </w:numPr>
        <w:wordWrap w:val="0"/>
        <w:ind w:firstLine="560" w:firstLineChars="200"/>
        <w:rPr>
          <w:rFonts w:hint="eastAsia" w:ascii="Times New Roman" w:hAnsi="Times New Roman" w:cs="Times New Roman"/>
        </w:rPr>
      </w:pPr>
      <w:r>
        <w:rPr>
          <w:rFonts w:hint="eastAsia" w:ascii="Times New Roman" w:hAnsi="Times New Roman" w:cs="Times New Roman"/>
        </w:rPr>
        <w:t>系统将重要数据密文提交至</w:t>
      </w:r>
      <w:r>
        <w:rPr>
          <w:rFonts w:hint="eastAsia" w:ascii="Times New Roman" w:hAnsi="Times New Roman" w:cs="Times New Roman"/>
          <w:lang w:val="en-US" w:eastAsia="zh-CN"/>
        </w:rPr>
        <w:t>密码服务管理平台请求</w:t>
      </w:r>
      <w:r>
        <w:rPr>
          <w:rFonts w:hint="eastAsia" w:ascii="Times New Roman" w:hAnsi="Times New Roman" w:cs="Times New Roman"/>
        </w:rPr>
        <w:t>请求解密；</w:t>
      </w:r>
    </w:p>
    <w:p w14:paraId="18E894E5">
      <w:pPr>
        <w:numPr>
          <w:ilvl w:val="0"/>
          <w:numId w:val="43"/>
        </w:numPr>
        <w:wordWrap w:val="0"/>
        <w:ind w:firstLine="560" w:firstLineChars="200"/>
        <w:rPr>
          <w:rFonts w:hint="eastAsia" w:ascii="Times New Roman" w:hAnsi="Times New Roman" w:cs="Times New Roman"/>
        </w:rPr>
      </w:pPr>
      <w:r>
        <w:rPr>
          <w:rFonts w:hint="eastAsia" w:ascii="Times New Roman" w:hAnsi="Times New Roman" w:cs="Times New Roman"/>
          <w:lang w:val="en-US" w:eastAsia="zh-CN"/>
        </w:rPr>
        <w:t>密码服务管理平台获取</w:t>
      </w:r>
      <w:r>
        <w:rPr>
          <w:rFonts w:hint="eastAsia" w:ascii="Times New Roman" w:hAnsi="Times New Roman" w:cs="Times New Roman"/>
        </w:rPr>
        <w:t>数据加密密钥和数据完整性保护密钥</w:t>
      </w:r>
      <w:r>
        <w:rPr>
          <w:rFonts w:hint="eastAsia" w:ascii="Times New Roman" w:hAnsi="Times New Roman" w:cs="Times New Roman"/>
          <w:lang w:val="en-US" w:eastAsia="zh-CN"/>
        </w:rPr>
        <w:t>密文并导入到服务器密码机中</w:t>
      </w:r>
      <w:r>
        <w:rPr>
          <w:rFonts w:hint="eastAsia" w:ascii="Times New Roman" w:hAnsi="Times New Roman" w:cs="Times New Roman"/>
        </w:rPr>
        <w:t>；</w:t>
      </w:r>
    </w:p>
    <w:p w14:paraId="367C7AFC">
      <w:pPr>
        <w:numPr>
          <w:ilvl w:val="0"/>
          <w:numId w:val="43"/>
        </w:numPr>
        <w:wordWrap w:val="0"/>
        <w:ind w:firstLine="560" w:firstLineChars="200"/>
        <w:rPr>
          <w:rFonts w:hint="eastAsia" w:ascii="Times New Roman" w:hAnsi="Times New Roman" w:cs="Times New Roman"/>
        </w:rPr>
      </w:pPr>
      <w:r>
        <w:rPr>
          <w:rFonts w:hint="eastAsia" w:ascii="Times New Roman" w:hAnsi="Times New Roman" w:cs="Times New Roman"/>
        </w:rPr>
        <w:t>服务器密码机使用系统的密钥加密密钥</w:t>
      </w:r>
      <w:r>
        <w:rPr>
          <w:rFonts w:hint="eastAsia" w:ascii="Times New Roman" w:hAnsi="Times New Roman" w:cs="Times New Roman"/>
          <w:lang w:val="en-US" w:eastAsia="zh-CN"/>
        </w:rPr>
        <w:t>解密数据加密密钥密文和完整性密钥密文，并返回密钥句柄</w:t>
      </w:r>
      <w:r>
        <w:rPr>
          <w:rFonts w:hint="eastAsia" w:ascii="Times New Roman" w:hAnsi="Times New Roman" w:cs="Times New Roman"/>
        </w:rPr>
        <w:t>；</w:t>
      </w:r>
    </w:p>
    <w:p w14:paraId="4858CEF3">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lang w:val="en-US" w:eastAsia="zh-CN"/>
        </w:rPr>
        <w:t>密码服务管理平台调用服务器密码机使用完整性密钥句柄采用HMAC-SM3算法计算重要数据密文的鉴别码</w:t>
      </w:r>
      <w:r>
        <w:rPr>
          <w:rFonts w:hint="eastAsia" w:ascii="Times New Roman" w:hAnsi="Times New Roman" w:cs="Times New Roman"/>
        </w:rPr>
        <w:t>；</w:t>
      </w:r>
    </w:p>
    <w:p w14:paraId="7C4EBA0A">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lang w:val="en-US" w:eastAsia="zh-CN"/>
        </w:rPr>
        <w:t>服务器密码机计算并返回鉴别码；</w:t>
      </w:r>
    </w:p>
    <w:p w14:paraId="6D3B8AEB">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lang w:val="en-US" w:eastAsia="zh-CN"/>
        </w:rPr>
        <w:t>密码服务管理平台校验鉴别码的一致性，如果不一致返回错误，业务系统向终端展现错误，如果一致则调用服务器密码机使用数据加密密钥句柄采用SM4算法CBC模式解密重要数据密文；</w:t>
      </w:r>
    </w:p>
    <w:p w14:paraId="0DF42746">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lang w:val="en-US" w:eastAsia="zh-CN"/>
        </w:rPr>
        <w:t>服务器密码机解密重要数据密文，返回重要数据明文</w:t>
      </w:r>
      <w:r>
        <w:rPr>
          <w:rFonts w:hint="eastAsia" w:ascii="Times New Roman" w:hAnsi="Times New Roman" w:cs="Times New Roman"/>
        </w:rPr>
        <w:t>；</w:t>
      </w:r>
    </w:p>
    <w:p w14:paraId="41F4DBC0">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lang w:val="en-US" w:eastAsia="zh-CN"/>
        </w:rPr>
        <w:t>密文服务管理平台给系统返回重要数据明文</w:t>
      </w:r>
      <w:r>
        <w:rPr>
          <w:rFonts w:hint="eastAsia" w:ascii="Times New Roman" w:hAnsi="Times New Roman" w:cs="Times New Roman"/>
        </w:rPr>
        <w:t>；</w:t>
      </w:r>
    </w:p>
    <w:p w14:paraId="66FF7EBC">
      <w:pPr>
        <w:numPr>
          <w:ilvl w:val="0"/>
          <w:numId w:val="43"/>
        </w:numPr>
        <w:wordWrap w:val="0"/>
        <w:ind w:firstLine="560" w:firstLineChars="200"/>
        <w:rPr>
          <w:rFonts w:ascii="Times New Roman" w:hAnsi="Times New Roman" w:cs="Times New Roman"/>
        </w:rPr>
      </w:pPr>
      <w:r>
        <w:rPr>
          <w:rFonts w:hint="eastAsia" w:ascii="Times New Roman" w:hAnsi="Times New Roman" w:cs="Times New Roman"/>
        </w:rPr>
        <w:t>系统获得重要数据明文，向终端展现数据。</w:t>
      </w:r>
    </w:p>
    <w:p w14:paraId="51F9B961">
      <w:pPr>
        <w:pStyle w:val="31"/>
        <w:numPr>
          <w:ilvl w:val="0"/>
          <w:numId w:val="39"/>
        </w:numPr>
        <w:wordWrap w:val="0"/>
        <w:ind w:firstLine="0" w:firstLineChars="0"/>
        <w:rPr>
          <w:b/>
          <w:bCs/>
        </w:rPr>
      </w:pPr>
      <w:r>
        <w:rPr>
          <w:rFonts w:hint="eastAsia"/>
          <w:b/>
          <w:bCs/>
        </w:rPr>
        <w:t>密钥管理</w:t>
      </w:r>
    </w:p>
    <w:p w14:paraId="6822F8B9">
      <w:pPr>
        <w:pStyle w:val="12"/>
        <w:jc w:val="center"/>
        <w:rPr>
          <w:rFonts w:eastAsia="宋体"/>
        </w:rPr>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17</w:t>
      </w:r>
      <w:r>
        <w:fldChar w:fldCharType="end"/>
      </w:r>
      <w:r>
        <w:rPr>
          <w:rFonts w:hint="eastAsia"/>
        </w:rPr>
        <w:t>数据存储保护的密钥管理</w:t>
      </w:r>
    </w:p>
    <w:tbl>
      <w:tblPr>
        <w:tblStyle w:val="53"/>
        <w:tblW w:w="10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04"/>
        <w:gridCol w:w="1071"/>
        <w:gridCol w:w="742"/>
        <w:gridCol w:w="1583"/>
        <w:gridCol w:w="1368"/>
        <w:gridCol w:w="1157"/>
        <w:gridCol w:w="966"/>
        <w:gridCol w:w="1298"/>
      </w:tblGrid>
      <w:tr w14:paraId="40AA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9" w:type="dxa"/>
            <w:shd w:val="clear" w:color="auto" w:fill="D8D8D8" w:themeFill="background1" w:themeFillShade="D9"/>
            <w:vAlign w:val="center"/>
          </w:tcPr>
          <w:p w14:paraId="713615CB">
            <w:pPr>
              <w:pStyle w:val="73"/>
              <w:snapToGrid w:val="0"/>
              <w:rPr>
                <w:rFonts w:hint="default"/>
                <w:b w:val="0"/>
                <w:sz w:val="21"/>
                <w:szCs w:val="21"/>
              </w:rPr>
            </w:pPr>
            <w:r>
              <w:rPr>
                <w:b/>
                <w:sz w:val="21"/>
                <w:szCs w:val="21"/>
              </w:rPr>
              <w:t>密钥名称</w:t>
            </w:r>
          </w:p>
        </w:tc>
        <w:tc>
          <w:tcPr>
            <w:tcW w:w="1104" w:type="dxa"/>
            <w:shd w:val="clear" w:color="auto" w:fill="D8D8D8" w:themeFill="background1" w:themeFillShade="D9"/>
            <w:vAlign w:val="center"/>
          </w:tcPr>
          <w:p w14:paraId="1D75C019">
            <w:pPr>
              <w:pStyle w:val="73"/>
              <w:snapToGrid w:val="0"/>
              <w:rPr>
                <w:rFonts w:hint="default"/>
                <w:b w:val="0"/>
                <w:sz w:val="21"/>
                <w:szCs w:val="21"/>
              </w:rPr>
            </w:pPr>
            <w:r>
              <w:rPr>
                <w:b/>
                <w:sz w:val="21"/>
                <w:szCs w:val="21"/>
              </w:rPr>
              <w:t>生成</w:t>
            </w:r>
          </w:p>
        </w:tc>
        <w:tc>
          <w:tcPr>
            <w:tcW w:w="1071" w:type="dxa"/>
            <w:shd w:val="clear" w:color="auto" w:fill="D8D8D8" w:themeFill="background1" w:themeFillShade="D9"/>
            <w:vAlign w:val="center"/>
          </w:tcPr>
          <w:p w14:paraId="60E39E8B">
            <w:pPr>
              <w:pStyle w:val="73"/>
              <w:snapToGrid w:val="0"/>
              <w:rPr>
                <w:rFonts w:hint="default"/>
                <w:b w:val="0"/>
                <w:sz w:val="21"/>
                <w:szCs w:val="21"/>
              </w:rPr>
            </w:pPr>
            <w:r>
              <w:rPr>
                <w:b/>
                <w:sz w:val="21"/>
                <w:szCs w:val="21"/>
              </w:rPr>
              <w:t>存储</w:t>
            </w:r>
          </w:p>
        </w:tc>
        <w:tc>
          <w:tcPr>
            <w:tcW w:w="742" w:type="dxa"/>
            <w:shd w:val="clear" w:color="auto" w:fill="D8D8D8" w:themeFill="background1" w:themeFillShade="D9"/>
            <w:vAlign w:val="center"/>
          </w:tcPr>
          <w:p w14:paraId="206F959D">
            <w:pPr>
              <w:pStyle w:val="73"/>
              <w:snapToGrid w:val="0"/>
              <w:rPr>
                <w:rFonts w:hint="default"/>
                <w:b w:val="0"/>
                <w:sz w:val="21"/>
                <w:szCs w:val="21"/>
              </w:rPr>
            </w:pPr>
            <w:r>
              <w:rPr>
                <w:b/>
                <w:sz w:val="21"/>
                <w:szCs w:val="21"/>
              </w:rPr>
              <w:t>分发</w:t>
            </w:r>
          </w:p>
        </w:tc>
        <w:tc>
          <w:tcPr>
            <w:tcW w:w="1583" w:type="dxa"/>
            <w:shd w:val="clear" w:color="auto" w:fill="D8D8D8" w:themeFill="background1" w:themeFillShade="D9"/>
            <w:vAlign w:val="center"/>
          </w:tcPr>
          <w:p w14:paraId="05388DDB">
            <w:pPr>
              <w:pStyle w:val="73"/>
              <w:snapToGrid w:val="0"/>
              <w:rPr>
                <w:rFonts w:hint="default"/>
                <w:b w:val="0"/>
                <w:sz w:val="21"/>
                <w:szCs w:val="21"/>
              </w:rPr>
            </w:pPr>
            <w:r>
              <w:rPr>
                <w:b/>
                <w:sz w:val="21"/>
                <w:szCs w:val="21"/>
              </w:rPr>
              <w:t>导入导出</w:t>
            </w:r>
          </w:p>
        </w:tc>
        <w:tc>
          <w:tcPr>
            <w:tcW w:w="1368" w:type="dxa"/>
            <w:shd w:val="clear" w:color="auto" w:fill="D8D8D8" w:themeFill="background1" w:themeFillShade="D9"/>
            <w:vAlign w:val="center"/>
          </w:tcPr>
          <w:p w14:paraId="05D44B51">
            <w:pPr>
              <w:pStyle w:val="73"/>
              <w:snapToGrid w:val="0"/>
              <w:rPr>
                <w:rFonts w:hint="default"/>
                <w:b w:val="0"/>
                <w:sz w:val="21"/>
                <w:szCs w:val="21"/>
              </w:rPr>
            </w:pPr>
            <w:r>
              <w:rPr>
                <w:b/>
                <w:sz w:val="21"/>
                <w:szCs w:val="21"/>
              </w:rPr>
              <w:t>使用</w:t>
            </w:r>
          </w:p>
        </w:tc>
        <w:tc>
          <w:tcPr>
            <w:tcW w:w="1157" w:type="dxa"/>
            <w:shd w:val="clear" w:color="auto" w:fill="D8D8D8" w:themeFill="background1" w:themeFillShade="D9"/>
            <w:vAlign w:val="center"/>
          </w:tcPr>
          <w:p w14:paraId="42EF2D76">
            <w:pPr>
              <w:pStyle w:val="73"/>
              <w:snapToGrid w:val="0"/>
              <w:rPr>
                <w:rFonts w:hint="default"/>
                <w:b w:val="0"/>
                <w:sz w:val="21"/>
                <w:szCs w:val="21"/>
              </w:rPr>
            </w:pPr>
            <w:r>
              <w:rPr>
                <w:b/>
                <w:sz w:val="21"/>
                <w:szCs w:val="21"/>
              </w:rPr>
              <w:t>备份和恢复</w:t>
            </w:r>
          </w:p>
        </w:tc>
        <w:tc>
          <w:tcPr>
            <w:tcW w:w="966" w:type="dxa"/>
            <w:shd w:val="clear" w:color="auto" w:fill="D8D8D8" w:themeFill="background1" w:themeFillShade="D9"/>
            <w:vAlign w:val="center"/>
          </w:tcPr>
          <w:p w14:paraId="5906679F">
            <w:pPr>
              <w:pStyle w:val="73"/>
              <w:snapToGrid w:val="0"/>
              <w:rPr>
                <w:rFonts w:hint="default"/>
                <w:b w:val="0"/>
                <w:sz w:val="21"/>
                <w:szCs w:val="21"/>
              </w:rPr>
            </w:pPr>
            <w:r>
              <w:rPr>
                <w:b/>
                <w:sz w:val="21"/>
                <w:szCs w:val="21"/>
              </w:rPr>
              <w:t>归档</w:t>
            </w:r>
          </w:p>
        </w:tc>
        <w:tc>
          <w:tcPr>
            <w:tcW w:w="1298" w:type="dxa"/>
            <w:shd w:val="clear" w:color="auto" w:fill="D8D8D8" w:themeFill="background1" w:themeFillShade="D9"/>
            <w:vAlign w:val="center"/>
          </w:tcPr>
          <w:p w14:paraId="6D3A1143">
            <w:pPr>
              <w:pStyle w:val="73"/>
              <w:snapToGrid w:val="0"/>
              <w:rPr>
                <w:rFonts w:hint="default"/>
                <w:b w:val="0"/>
                <w:sz w:val="21"/>
                <w:szCs w:val="21"/>
              </w:rPr>
            </w:pPr>
            <w:r>
              <w:rPr>
                <w:b/>
                <w:sz w:val="21"/>
                <w:szCs w:val="21"/>
              </w:rPr>
              <w:t>销毁</w:t>
            </w:r>
          </w:p>
        </w:tc>
      </w:tr>
      <w:tr w14:paraId="4359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9" w:type="dxa"/>
            <w:vAlign w:val="center"/>
          </w:tcPr>
          <w:p w14:paraId="7651703D">
            <w:pPr>
              <w:pStyle w:val="73"/>
              <w:snapToGrid w:val="0"/>
              <w:rPr>
                <w:rFonts w:hint="default"/>
                <w:b w:val="0"/>
                <w:bCs/>
                <w:sz w:val="21"/>
                <w:szCs w:val="21"/>
                <w:lang w:val="en-US" w:eastAsia="zh-CN"/>
              </w:rPr>
            </w:pPr>
            <w:r>
              <w:rPr>
                <w:rFonts w:hint="eastAsia"/>
                <w:b w:val="0"/>
                <w:bCs/>
                <w:sz w:val="21"/>
                <w:szCs w:val="21"/>
                <w:lang w:val="en-US" w:eastAsia="zh-CN"/>
              </w:rPr>
              <w:t>密钥加密密钥</w:t>
            </w:r>
          </w:p>
        </w:tc>
        <w:tc>
          <w:tcPr>
            <w:tcW w:w="1104" w:type="dxa"/>
            <w:vAlign w:val="center"/>
          </w:tcPr>
          <w:p w14:paraId="5DB14C61">
            <w:pPr>
              <w:pStyle w:val="73"/>
              <w:snapToGrid w:val="0"/>
              <w:rPr>
                <w:rFonts w:hint="default"/>
                <w:b/>
                <w:bCs/>
                <w:sz w:val="21"/>
                <w:szCs w:val="21"/>
                <w:lang w:eastAsia="zh-Hans"/>
              </w:rPr>
            </w:pPr>
            <w:r>
              <w:rPr>
                <w:rFonts w:hint="eastAsia"/>
                <w:b w:val="0"/>
                <w:bCs/>
                <w:sz w:val="21"/>
                <w:szCs w:val="21"/>
                <w:lang w:val="en-US" w:eastAsia="zh-CN"/>
              </w:rPr>
              <w:t>服务器密码机</w:t>
            </w:r>
            <w:r>
              <w:rPr>
                <w:b w:val="0"/>
                <w:bCs/>
                <w:sz w:val="21"/>
                <w:szCs w:val="21"/>
              </w:rPr>
              <w:t>产生</w:t>
            </w:r>
          </w:p>
        </w:tc>
        <w:tc>
          <w:tcPr>
            <w:tcW w:w="1071" w:type="dxa"/>
            <w:vAlign w:val="center"/>
          </w:tcPr>
          <w:p w14:paraId="378C20D3">
            <w:pPr>
              <w:pStyle w:val="73"/>
              <w:snapToGrid w:val="0"/>
              <w:rPr>
                <w:rFonts w:hint="default"/>
                <w:b/>
                <w:bCs/>
                <w:sz w:val="21"/>
                <w:szCs w:val="21"/>
              </w:rPr>
            </w:pPr>
            <w:r>
              <w:rPr>
                <w:rFonts w:hint="eastAsia"/>
                <w:b w:val="0"/>
                <w:bCs/>
                <w:sz w:val="21"/>
                <w:szCs w:val="21"/>
                <w:lang w:val="en-US" w:eastAsia="zh-CN"/>
              </w:rPr>
              <w:t>服务器密码机</w:t>
            </w:r>
            <w:r>
              <w:rPr>
                <w:b w:val="0"/>
                <w:bCs/>
                <w:sz w:val="21"/>
                <w:szCs w:val="21"/>
              </w:rPr>
              <w:t>存储</w:t>
            </w:r>
          </w:p>
        </w:tc>
        <w:tc>
          <w:tcPr>
            <w:tcW w:w="742" w:type="dxa"/>
            <w:vAlign w:val="center"/>
          </w:tcPr>
          <w:p w14:paraId="6E4A03F8">
            <w:pPr>
              <w:pStyle w:val="73"/>
              <w:snapToGrid w:val="0"/>
              <w:rPr>
                <w:rFonts w:hint="default"/>
                <w:b/>
                <w:bCs/>
                <w:sz w:val="21"/>
                <w:szCs w:val="21"/>
                <w:lang w:eastAsia="zh-Hans"/>
              </w:rPr>
            </w:pPr>
            <w:r>
              <w:rPr>
                <w:b w:val="0"/>
                <w:bCs/>
                <w:sz w:val="21"/>
                <w:szCs w:val="21"/>
              </w:rPr>
              <w:t>不涉及</w:t>
            </w:r>
          </w:p>
        </w:tc>
        <w:tc>
          <w:tcPr>
            <w:tcW w:w="1583" w:type="dxa"/>
            <w:shd w:val="clear" w:color="auto" w:fill="auto"/>
            <w:vAlign w:val="center"/>
          </w:tcPr>
          <w:p w14:paraId="6D464DC9">
            <w:pPr>
              <w:pStyle w:val="73"/>
              <w:snapToGrid w:val="0"/>
              <w:rPr>
                <w:rFonts w:hint="default" w:eastAsia="仿宋" w:asciiTheme="minorHAnsi" w:hAnsiTheme="minorHAnsi" w:cstheme="minorBidi"/>
                <w:b/>
                <w:bCs/>
                <w:kern w:val="2"/>
                <w:sz w:val="21"/>
                <w:szCs w:val="21"/>
                <w:lang w:val="en-US" w:eastAsia="zh-CN" w:bidi="ar-SA"/>
              </w:rPr>
            </w:pPr>
            <w:r>
              <w:rPr>
                <w:b w:val="0"/>
                <w:bCs/>
                <w:sz w:val="21"/>
                <w:szCs w:val="21"/>
              </w:rPr>
              <w:t>不涉及</w:t>
            </w:r>
          </w:p>
        </w:tc>
        <w:tc>
          <w:tcPr>
            <w:tcW w:w="1368" w:type="dxa"/>
            <w:vAlign w:val="center"/>
          </w:tcPr>
          <w:p w14:paraId="01A9944C">
            <w:pPr>
              <w:pStyle w:val="73"/>
              <w:snapToGrid w:val="0"/>
              <w:rPr>
                <w:rFonts w:hint="default"/>
                <w:b/>
                <w:bCs/>
                <w:sz w:val="21"/>
                <w:szCs w:val="21"/>
              </w:rPr>
            </w:pPr>
            <w:r>
              <w:rPr>
                <w:b w:val="0"/>
                <w:bCs/>
                <w:sz w:val="21"/>
                <w:szCs w:val="21"/>
              </w:rPr>
              <w:t>服务器密码机中使用</w:t>
            </w:r>
          </w:p>
        </w:tc>
        <w:tc>
          <w:tcPr>
            <w:tcW w:w="1157" w:type="dxa"/>
            <w:vAlign w:val="center"/>
          </w:tcPr>
          <w:p w14:paraId="6888761E">
            <w:pPr>
              <w:pStyle w:val="73"/>
              <w:snapToGrid w:val="0"/>
              <w:rPr>
                <w:rFonts w:hint="default"/>
                <w:b/>
                <w:bCs/>
                <w:sz w:val="21"/>
                <w:szCs w:val="21"/>
                <w:lang w:eastAsia="zh-Hans"/>
              </w:rPr>
            </w:pPr>
            <w:r>
              <w:rPr>
                <w:b w:val="0"/>
                <w:bCs/>
                <w:sz w:val="21"/>
                <w:szCs w:val="21"/>
              </w:rPr>
              <w:t>不涉及</w:t>
            </w:r>
          </w:p>
        </w:tc>
        <w:tc>
          <w:tcPr>
            <w:tcW w:w="966" w:type="dxa"/>
            <w:vAlign w:val="center"/>
          </w:tcPr>
          <w:p w14:paraId="05B7131B">
            <w:pPr>
              <w:pStyle w:val="73"/>
              <w:snapToGrid w:val="0"/>
              <w:rPr>
                <w:rFonts w:hint="default"/>
                <w:b/>
                <w:bCs/>
                <w:sz w:val="21"/>
                <w:szCs w:val="21"/>
                <w:lang w:eastAsia="zh-Hans"/>
              </w:rPr>
            </w:pPr>
            <w:r>
              <w:rPr>
                <w:b w:val="0"/>
                <w:bCs/>
                <w:sz w:val="21"/>
                <w:szCs w:val="21"/>
              </w:rPr>
              <w:t>不涉及</w:t>
            </w:r>
          </w:p>
        </w:tc>
        <w:tc>
          <w:tcPr>
            <w:tcW w:w="1298" w:type="dxa"/>
            <w:vAlign w:val="center"/>
          </w:tcPr>
          <w:p w14:paraId="73C80C1E">
            <w:pPr>
              <w:pStyle w:val="73"/>
              <w:snapToGrid w:val="0"/>
              <w:rPr>
                <w:rFonts w:hint="default"/>
                <w:b/>
                <w:bCs/>
                <w:sz w:val="21"/>
                <w:szCs w:val="21"/>
                <w:lang w:eastAsia="zh-Hans"/>
              </w:rPr>
            </w:pPr>
            <w:r>
              <w:rPr>
                <w:b w:val="0"/>
                <w:bCs/>
                <w:sz w:val="21"/>
                <w:szCs w:val="21"/>
              </w:rPr>
              <w:t>服务器密码机中销毁</w:t>
            </w:r>
          </w:p>
        </w:tc>
      </w:tr>
      <w:tr w14:paraId="030E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9" w:type="dxa"/>
            <w:shd w:val="clear" w:color="auto" w:fill="auto"/>
            <w:vAlign w:val="center"/>
          </w:tcPr>
          <w:p w14:paraId="0CC61CB4">
            <w:pPr>
              <w:pStyle w:val="73"/>
              <w:snapToGrid w:val="0"/>
              <w:rPr>
                <w:rFonts w:hint="eastAsia" w:eastAsia="仿宋" w:asciiTheme="minorHAnsi" w:hAnsiTheme="minorHAnsi" w:cstheme="minorBidi"/>
                <w:b/>
                <w:bCs/>
                <w:kern w:val="2"/>
                <w:sz w:val="21"/>
                <w:szCs w:val="21"/>
                <w:lang w:val="en-US" w:eastAsia="zh-CN" w:bidi="ar-SA"/>
              </w:rPr>
            </w:pPr>
            <w:bookmarkStart w:id="143" w:name="_Toc7130"/>
            <w:bookmarkStart w:id="144" w:name="_Toc23885"/>
            <w:r>
              <w:rPr>
                <w:rFonts w:hint="eastAsia"/>
                <w:b w:val="0"/>
                <w:bCs/>
                <w:sz w:val="21"/>
                <w:szCs w:val="21"/>
                <w:lang w:val="en-US" w:eastAsia="zh-CN"/>
              </w:rPr>
              <w:t>数据加密密钥</w:t>
            </w:r>
          </w:p>
        </w:tc>
        <w:tc>
          <w:tcPr>
            <w:tcW w:w="1104" w:type="dxa"/>
            <w:shd w:val="clear" w:color="auto" w:fill="auto"/>
            <w:vAlign w:val="center"/>
          </w:tcPr>
          <w:p w14:paraId="516F037F">
            <w:pPr>
              <w:pStyle w:val="73"/>
              <w:snapToGrid w:val="0"/>
              <w:rPr>
                <w:rFonts w:hint="eastAsia" w:eastAsia="仿宋" w:asciiTheme="minorHAnsi" w:hAnsiTheme="minorHAnsi" w:cstheme="minorBidi"/>
                <w:b/>
                <w:bCs/>
                <w:kern w:val="2"/>
                <w:sz w:val="21"/>
                <w:szCs w:val="21"/>
                <w:lang w:val="en-US" w:eastAsia="zh-CN" w:bidi="ar-SA"/>
              </w:rPr>
            </w:pPr>
            <w:r>
              <w:rPr>
                <w:rFonts w:hint="eastAsia"/>
                <w:b w:val="0"/>
                <w:bCs/>
                <w:sz w:val="21"/>
                <w:szCs w:val="21"/>
                <w:lang w:val="en-US" w:eastAsia="zh-CN"/>
              </w:rPr>
              <w:t>服务器密码机</w:t>
            </w:r>
            <w:r>
              <w:rPr>
                <w:b w:val="0"/>
                <w:bCs/>
                <w:sz w:val="21"/>
                <w:szCs w:val="21"/>
              </w:rPr>
              <w:t>产生</w:t>
            </w:r>
          </w:p>
        </w:tc>
        <w:tc>
          <w:tcPr>
            <w:tcW w:w="1071" w:type="dxa"/>
            <w:shd w:val="clear" w:color="auto" w:fill="auto"/>
            <w:vAlign w:val="center"/>
          </w:tcPr>
          <w:p w14:paraId="70BB29FA">
            <w:pPr>
              <w:pStyle w:val="73"/>
              <w:snapToGrid w:val="0"/>
              <w:rPr>
                <w:rFonts w:hint="eastAsia"/>
                <w:b w:val="0"/>
                <w:bCs/>
                <w:sz w:val="21"/>
                <w:szCs w:val="21"/>
                <w:lang w:val="en-US" w:eastAsia="zh-CN"/>
              </w:rPr>
            </w:pPr>
            <w:r>
              <w:rPr>
                <w:rFonts w:hint="eastAsia"/>
                <w:b w:val="0"/>
                <w:bCs/>
                <w:sz w:val="21"/>
                <w:szCs w:val="21"/>
                <w:lang w:val="en-US" w:eastAsia="zh-CN"/>
              </w:rPr>
              <w:t>密钥管理系统存储</w:t>
            </w:r>
          </w:p>
        </w:tc>
        <w:tc>
          <w:tcPr>
            <w:tcW w:w="742" w:type="dxa"/>
            <w:shd w:val="clear" w:color="auto" w:fill="auto"/>
            <w:vAlign w:val="center"/>
          </w:tcPr>
          <w:p w14:paraId="26BAB949">
            <w:pPr>
              <w:pStyle w:val="73"/>
              <w:snapToGrid w:val="0"/>
              <w:rPr>
                <w:rFonts w:hint="default"/>
                <w:b w:val="0"/>
                <w:bCs/>
                <w:sz w:val="21"/>
                <w:szCs w:val="21"/>
                <w:lang w:val="en-US" w:eastAsia="zh-Hans"/>
              </w:rPr>
            </w:pPr>
            <w:r>
              <w:rPr>
                <w:rFonts w:hint="eastAsia"/>
                <w:b w:val="0"/>
                <w:bCs/>
                <w:sz w:val="21"/>
                <w:szCs w:val="21"/>
                <w:lang w:val="en-US" w:eastAsia="zh-CN"/>
              </w:rPr>
              <w:t>不涉及</w:t>
            </w:r>
          </w:p>
        </w:tc>
        <w:tc>
          <w:tcPr>
            <w:tcW w:w="1583" w:type="dxa"/>
            <w:shd w:val="clear" w:color="auto" w:fill="auto"/>
            <w:vAlign w:val="center"/>
          </w:tcPr>
          <w:p w14:paraId="7B875599">
            <w:pPr>
              <w:pStyle w:val="73"/>
              <w:snapToGrid w:val="0"/>
              <w:rPr>
                <w:rFonts w:hint="eastAsia"/>
                <w:b w:val="0"/>
                <w:bCs/>
                <w:sz w:val="21"/>
                <w:szCs w:val="21"/>
                <w:lang w:val="en-US" w:eastAsia="zh-CN"/>
              </w:rPr>
            </w:pPr>
            <w:r>
              <w:rPr>
                <w:rFonts w:hint="eastAsia"/>
                <w:b w:val="0"/>
                <w:bCs/>
                <w:sz w:val="21"/>
                <w:szCs w:val="21"/>
                <w:lang w:val="en-US" w:eastAsia="zh-CN"/>
              </w:rPr>
              <w:t>密钥加密密钥保护导入导出</w:t>
            </w:r>
          </w:p>
        </w:tc>
        <w:tc>
          <w:tcPr>
            <w:tcW w:w="1368" w:type="dxa"/>
            <w:shd w:val="clear" w:color="auto" w:fill="auto"/>
            <w:vAlign w:val="center"/>
          </w:tcPr>
          <w:p w14:paraId="10D00EB2">
            <w:pPr>
              <w:pStyle w:val="73"/>
              <w:snapToGrid w:val="0"/>
              <w:rPr>
                <w:rFonts w:hint="default"/>
                <w:b w:val="0"/>
                <w:bCs/>
                <w:sz w:val="21"/>
                <w:szCs w:val="21"/>
                <w:lang w:val="en-US" w:eastAsia="zh-CN"/>
              </w:rPr>
            </w:pPr>
            <w:r>
              <w:rPr>
                <w:rFonts w:hint="eastAsia"/>
                <w:b w:val="0"/>
                <w:bCs/>
                <w:sz w:val="21"/>
                <w:szCs w:val="21"/>
                <w:lang w:val="en-US" w:eastAsia="zh-CN"/>
              </w:rPr>
              <w:t>服务器密码机中使用</w:t>
            </w:r>
          </w:p>
        </w:tc>
        <w:tc>
          <w:tcPr>
            <w:tcW w:w="1157" w:type="dxa"/>
            <w:shd w:val="clear" w:color="auto" w:fill="auto"/>
            <w:vAlign w:val="center"/>
          </w:tcPr>
          <w:p w14:paraId="737B0AB8">
            <w:pPr>
              <w:pStyle w:val="73"/>
              <w:snapToGrid w:val="0"/>
              <w:rPr>
                <w:rFonts w:hint="default"/>
                <w:b w:val="0"/>
                <w:bCs/>
                <w:sz w:val="21"/>
                <w:szCs w:val="21"/>
                <w:lang w:val="en-US" w:eastAsia="zh-CN"/>
              </w:rPr>
            </w:pPr>
            <w:r>
              <w:rPr>
                <w:rFonts w:hint="eastAsia"/>
                <w:b w:val="0"/>
                <w:bCs/>
                <w:sz w:val="21"/>
                <w:szCs w:val="21"/>
                <w:lang w:val="en-US" w:eastAsia="zh-CN"/>
              </w:rPr>
              <w:t>密钥管理系统备份和恢复</w:t>
            </w:r>
          </w:p>
        </w:tc>
        <w:tc>
          <w:tcPr>
            <w:tcW w:w="966" w:type="dxa"/>
            <w:shd w:val="clear" w:color="auto" w:fill="auto"/>
            <w:vAlign w:val="center"/>
          </w:tcPr>
          <w:p w14:paraId="65DE769C">
            <w:pPr>
              <w:pStyle w:val="73"/>
              <w:snapToGrid w:val="0"/>
              <w:rPr>
                <w:rFonts w:hint="default"/>
                <w:b w:val="0"/>
                <w:bCs/>
                <w:sz w:val="21"/>
                <w:szCs w:val="21"/>
                <w:lang w:val="en-US" w:eastAsia="zh-Hans"/>
              </w:rPr>
            </w:pPr>
            <w:r>
              <w:rPr>
                <w:rFonts w:hint="eastAsia"/>
                <w:b w:val="0"/>
                <w:bCs/>
                <w:sz w:val="21"/>
                <w:szCs w:val="21"/>
                <w:lang w:val="en-US" w:eastAsia="zh-CN"/>
              </w:rPr>
              <w:t>密钥管理系统归档</w:t>
            </w:r>
          </w:p>
        </w:tc>
        <w:tc>
          <w:tcPr>
            <w:tcW w:w="1298" w:type="dxa"/>
            <w:shd w:val="clear" w:color="auto" w:fill="auto"/>
            <w:vAlign w:val="center"/>
          </w:tcPr>
          <w:p w14:paraId="0FB31D18">
            <w:pPr>
              <w:pStyle w:val="73"/>
              <w:snapToGrid w:val="0"/>
              <w:rPr>
                <w:rFonts w:hint="default"/>
                <w:b w:val="0"/>
                <w:bCs/>
                <w:sz w:val="21"/>
                <w:szCs w:val="21"/>
                <w:lang w:val="en-US" w:eastAsia="zh-Hans"/>
              </w:rPr>
            </w:pPr>
            <w:r>
              <w:rPr>
                <w:rFonts w:hint="eastAsia"/>
                <w:b w:val="0"/>
                <w:bCs/>
                <w:sz w:val="21"/>
                <w:szCs w:val="21"/>
                <w:lang w:val="en-US" w:eastAsia="zh-CN"/>
              </w:rPr>
              <w:t>密钥管理系统销毁</w:t>
            </w:r>
          </w:p>
        </w:tc>
      </w:tr>
      <w:tr w14:paraId="02B2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9" w:type="dxa"/>
            <w:shd w:val="clear" w:color="auto" w:fill="auto"/>
            <w:vAlign w:val="center"/>
          </w:tcPr>
          <w:p w14:paraId="2E4361F9">
            <w:pPr>
              <w:pStyle w:val="73"/>
              <w:snapToGrid w:val="0"/>
              <w:rPr>
                <w:rFonts w:hint="default"/>
                <w:b w:val="0"/>
                <w:bCs/>
                <w:sz w:val="21"/>
                <w:szCs w:val="21"/>
                <w:lang w:val="en-US" w:eastAsia="zh-CN"/>
              </w:rPr>
            </w:pPr>
            <w:r>
              <w:rPr>
                <w:rFonts w:hint="eastAsia"/>
                <w:b w:val="0"/>
                <w:bCs/>
                <w:sz w:val="21"/>
                <w:szCs w:val="21"/>
                <w:lang w:val="en-US" w:eastAsia="zh-CN"/>
              </w:rPr>
              <w:t>数据完整性密钥</w:t>
            </w:r>
          </w:p>
        </w:tc>
        <w:tc>
          <w:tcPr>
            <w:tcW w:w="1104" w:type="dxa"/>
            <w:shd w:val="clear" w:color="auto" w:fill="auto"/>
            <w:vAlign w:val="center"/>
          </w:tcPr>
          <w:p w14:paraId="35033DBE">
            <w:pPr>
              <w:pStyle w:val="73"/>
              <w:snapToGrid w:val="0"/>
              <w:rPr>
                <w:rFonts w:hint="eastAsia" w:eastAsia="仿宋" w:asciiTheme="minorHAnsi" w:hAnsiTheme="minorHAnsi" w:cstheme="minorBidi"/>
                <w:b/>
                <w:bCs/>
                <w:kern w:val="2"/>
                <w:sz w:val="21"/>
                <w:szCs w:val="21"/>
                <w:lang w:val="en-US" w:eastAsia="zh-CN" w:bidi="ar-SA"/>
              </w:rPr>
            </w:pPr>
            <w:r>
              <w:rPr>
                <w:rFonts w:hint="eastAsia"/>
                <w:b w:val="0"/>
                <w:bCs/>
                <w:sz w:val="21"/>
                <w:szCs w:val="21"/>
                <w:lang w:val="en-US" w:eastAsia="zh-CN"/>
              </w:rPr>
              <w:t>服务器密码机</w:t>
            </w:r>
            <w:r>
              <w:rPr>
                <w:b w:val="0"/>
                <w:bCs/>
                <w:sz w:val="21"/>
                <w:szCs w:val="21"/>
              </w:rPr>
              <w:t>产生</w:t>
            </w:r>
          </w:p>
        </w:tc>
        <w:tc>
          <w:tcPr>
            <w:tcW w:w="1071" w:type="dxa"/>
            <w:shd w:val="clear" w:color="auto" w:fill="auto"/>
            <w:vAlign w:val="center"/>
          </w:tcPr>
          <w:p w14:paraId="2C80B048">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密钥管理系统存储</w:t>
            </w:r>
          </w:p>
        </w:tc>
        <w:tc>
          <w:tcPr>
            <w:tcW w:w="742" w:type="dxa"/>
            <w:shd w:val="clear" w:color="auto" w:fill="auto"/>
            <w:vAlign w:val="center"/>
          </w:tcPr>
          <w:p w14:paraId="6E9FB44B">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不涉及</w:t>
            </w:r>
          </w:p>
        </w:tc>
        <w:tc>
          <w:tcPr>
            <w:tcW w:w="1583" w:type="dxa"/>
            <w:shd w:val="clear" w:color="auto" w:fill="auto"/>
            <w:vAlign w:val="center"/>
          </w:tcPr>
          <w:p w14:paraId="0683D35A">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密钥加密密钥保护导入导出</w:t>
            </w:r>
          </w:p>
        </w:tc>
        <w:tc>
          <w:tcPr>
            <w:tcW w:w="1368" w:type="dxa"/>
            <w:shd w:val="clear" w:color="auto" w:fill="auto"/>
            <w:vAlign w:val="center"/>
          </w:tcPr>
          <w:p w14:paraId="2EC39065">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服务器密码机中使用</w:t>
            </w:r>
          </w:p>
        </w:tc>
        <w:tc>
          <w:tcPr>
            <w:tcW w:w="1157" w:type="dxa"/>
            <w:shd w:val="clear" w:color="auto" w:fill="auto"/>
            <w:vAlign w:val="center"/>
          </w:tcPr>
          <w:p w14:paraId="22F96CF7">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密钥管理系统备份和恢复</w:t>
            </w:r>
          </w:p>
        </w:tc>
        <w:tc>
          <w:tcPr>
            <w:tcW w:w="966" w:type="dxa"/>
            <w:shd w:val="clear" w:color="auto" w:fill="auto"/>
            <w:vAlign w:val="center"/>
          </w:tcPr>
          <w:p w14:paraId="221BBB31">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密钥管理系统归档</w:t>
            </w:r>
          </w:p>
        </w:tc>
        <w:tc>
          <w:tcPr>
            <w:tcW w:w="1298" w:type="dxa"/>
            <w:shd w:val="clear" w:color="auto" w:fill="auto"/>
            <w:vAlign w:val="center"/>
          </w:tcPr>
          <w:p w14:paraId="1572D88C">
            <w:pPr>
              <w:pStyle w:val="73"/>
              <w:snapToGrid w:val="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密钥管理系统销毁</w:t>
            </w:r>
          </w:p>
        </w:tc>
      </w:tr>
    </w:tbl>
    <w:p w14:paraId="42D24606">
      <w:pPr>
        <w:pStyle w:val="3"/>
        <w:rPr>
          <w:rFonts w:hint="eastAsia"/>
        </w:rPr>
      </w:pPr>
      <w:r>
        <w:rPr>
          <w:rFonts w:hint="eastAsia"/>
        </w:rPr>
        <w:t>密码应用部署</w:t>
      </w:r>
      <w:bookmarkEnd w:id="143"/>
      <w:bookmarkEnd w:id="144"/>
    </w:p>
    <w:p w14:paraId="758570A5">
      <w:pPr>
        <w:pStyle w:val="4"/>
      </w:pPr>
      <w:bookmarkStart w:id="145" w:name="_Toc6515"/>
      <w:bookmarkStart w:id="146" w:name="_Toc9748"/>
      <w:r>
        <w:rPr>
          <w:rFonts w:hint="eastAsia"/>
        </w:rPr>
        <w:t>密码设备部署示意图</w:t>
      </w:r>
      <w:bookmarkEnd w:id="145"/>
      <w:bookmarkEnd w:id="146"/>
    </w:p>
    <w:p w14:paraId="1887B4F1">
      <w:pPr>
        <w:wordWrap w:val="0"/>
        <w:ind w:firstLine="560" w:firstLineChars="200"/>
        <w:rPr>
          <w:rFonts w:hint="eastAsia"/>
          <w:szCs w:val="28"/>
        </w:rPr>
      </w:pPr>
      <w:r>
        <w:rPr>
          <w:rFonts w:hint="eastAsia"/>
          <w:szCs w:val="28"/>
        </w:rPr>
        <w:t>根据本项目设计，其密码应用部署拓扑如下图所示：</w:t>
      </w:r>
    </w:p>
    <w:p w14:paraId="167AB51E">
      <w:pPr>
        <w:pStyle w:val="31"/>
        <w:wordWrap w:val="0"/>
        <w:ind w:firstLine="0" w:firstLineChars="0"/>
        <w:jc w:val="center"/>
        <w:rPr>
          <w:rFonts w:hint="eastAsia" w:eastAsia="仿宋"/>
          <w:highlight w:val="none"/>
          <w:lang w:eastAsia="zh-CN"/>
        </w:rPr>
      </w:pPr>
      <w:r>
        <w:rPr>
          <w:rFonts w:hint="eastAsia" w:eastAsia="仿宋"/>
          <w:highlight w:val="none"/>
          <w:lang w:eastAsia="zh-CN"/>
        </w:rPr>
        <w:drawing>
          <wp:inline distT="0" distB="0" distL="114300" distR="114300">
            <wp:extent cx="5760085" cy="3422015"/>
            <wp:effectExtent l="0" t="0" r="0" b="0"/>
            <wp:docPr id="28" name="ECB019B1-382A-4266-B25C-5B523AA43C14-10" descr="C:/Users/eetrust/AppData/Local/Temp/wps.yhsWO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B019B1-382A-4266-B25C-5B523AA43C14-10" descr="C:/Users/eetrust/AppData/Local/Temp/wps.yhsWOnwps"/>
                    <pic:cNvPicPr>
                      <a:picLocks noChangeAspect="1"/>
                    </pic:cNvPicPr>
                  </pic:nvPicPr>
                  <pic:blipFill>
                    <a:blip r:embed="rId35"/>
                    <a:stretch>
                      <a:fillRect/>
                    </a:stretch>
                  </pic:blipFill>
                  <pic:spPr>
                    <a:xfrm>
                      <a:off x="0" y="0"/>
                      <a:ext cx="5760085" cy="3422015"/>
                    </a:xfrm>
                    <a:prstGeom prst="rect">
                      <a:avLst/>
                    </a:prstGeom>
                  </pic:spPr>
                </pic:pic>
              </a:graphicData>
            </a:graphic>
          </wp:inline>
        </w:drawing>
      </w:r>
    </w:p>
    <w:p w14:paraId="0CA03BE9">
      <w:pPr>
        <w:pStyle w:val="12"/>
        <w:tabs>
          <w:tab w:val="center" w:pos="4201"/>
          <w:tab w:val="right" w:leader="dot" w:pos="9298"/>
        </w:tabs>
        <w:wordWrap w:val="0"/>
        <w:ind w:firstLine="420" w:firstLineChars="200"/>
        <w:jc w:val="center"/>
      </w:pPr>
      <w:bookmarkStart w:id="147" w:name="_Hlk129676970"/>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12</w:t>
      </w:r>
      <w:r>
        <w:fldChar w:fldCharType="end"/>
      </w:r>
      <w:r>
        <w:rPr>
          <w:rFonts w:hint="eastAsia"/>
        </w:rPr>
        <w:t xml:space="preserve"> 密码应用部署拓扑</w:t>
      </w:r>
    </w:p>
    <w:p w14:paraId="75738DBC">
      <w:pPr>
        <w:wordWrap w:val="0"/>
        <w:ind w:firstLine="560" w:firstLineChars="200"/>
        <w:rPr>
          <w:szCs w:val="28"/>
        </w:rPr>
      </w:pPr>
      <w:r>
        <w:rPr>
          <w:rFonts w:hint="eastAsia"/>
          <w:szCs w:val="28"/>
        </w:rPr>
        <w:t>部署说明：</w:t>
      </w:r>
    </w:p>
    <w:p w14:paraId="01FE6931">
      <w:pPr>
        <w:pStyle w:val="31"/>
        <w:numPr>
          <w:ilvl w:val="0"/>
          <w:numId w:val="44"/>
        </w:numPr>
      </w:pPr>
      <w:r>
        <w:rPr>
          <w:rFonts w:hint="eastAsia"/>
        </w:rPr>
        <w:t>环境监控区</w:t>
      </w:r>
    </w:p>
    <w:p w14:paraId="707AF881">
      <w:pPr>
        <w:wordWrap w:val="0"/>
        <w:ind w:firstLine="560" w:firstLineChars="200"/>
        <w:rPr>
          <w:szCs w:val="28"/>
        </w:rPr>
      </w:pPr>
      <w:r>
        <w:rPr>
          <w:rFonts w:hint="eastAsia"/>
          <w:szCs w:val="28"/>
          <w:lang w:eastAsia="zh-CN"/>
        </w:rPr>
        <w:t>私有云机房</w:t>
      </w:r>
      <w:r>
        <w:rPr>
          <w:rFonts w:hint="eastAsia"/>
          <w:szCs w:val="28"/>
        </w:rPr>
        <w:t>部署</w:t>
      </w:r>
      <w:r>
        <w:rPr>
          <w:rFonts w:hint="eastAsia"/>
          <w:szCs w:val="28"/>
          <w:lang w:val="en-US" w:eastAsia="zh-CN"/>
        </w:rPr>
        <w:t>国密</w:t>
      </w:r>
      <w:r>
        <w:rPr>
          <w:rFonts w:hint="eastAsia"/>
          <w:szCs w:val="28"/>
        </w:rPr>
        <w:t>门禁系统和</w:t>
      </w:r>
      <w:r>
        <w:rPr>
          <w:rFonts w:hint="eastAsia"/>
          <w:szCs w:val="28"/>
          <w:lang w:val="en-US" w:eastAsia="zh-CN"/>
        </w:rPr>
        <w:t>国密</w:t>
      </w:r>
      <w:r>
        <w:rPr>
          <w:rFonts w:hint="eastAsia"/>
          <w:szCs w:val="28"/>
        </w:rPr>
        <w:t>视频监控系统，采用</w:t>
      </w:r>
      <w:r>
        <w:rPr>
          <w:rFonts w:hint="eastAsia"/>
          <w:szCs w:val="28"/>
          <w:lang w:val="en-US" w:eastAsia="zh-CN"/>
        </w:rPr>
        <w:t>密码</w:t>
      </w:r>
      <w:r>
        <w:rPr>
          <w:rFonts w:hint="eastAsia"/>
          <w:szCs w:val="28"/>
        </w:rPr>
        <w:t>技术实现出入机房人员身份鉴别</w:t>
      </w:r>
      <w:r>
        <w:rPr>
          <w:rFonts w:hint="eastAsia"/>
          <w:szCs w:val="28"/>
          <w:lang w:val="en-US" w:eastAsia="zh-CN"/>
        </w:rPr>
        <w:t>以及电子门禁记录和视频监控记录完整性</w:t>
      </w:r>
      <w:r>
        <w:rPr>
          <w:rFonts w:hint="eastAsia"/>
          <w:szCs w:val="28"/>
        </w:rPr>
        <w:t>。</w:t>
      </w:r>
    </w:p>
    <w:p w14:paraId="70451DF7">
      <w:pPr>
        <w:pStyle w:val="31"/>
        <w:numPr>
          <w:ilvl w:val="0"/>
          <w:numId w:val="44"/>
        </w:numPr>
      </w:pPr>
      <w:r>
        <w:rPr>
          <w:rFonts w:hint="eastAsia"/>
          <w:lang w:val="en-US" w:eastAsia="zh-CN"/>
        </w:rPr>
        <w:t>网络资源池</w:t>
      </w:r>
    </w:p>
    <w:p w14:paraId="4FC4A1DC">
      <w:pPr>
        <w:pStyle w:val="50"/>
        <w:wordWrap w:val="0"/>
        <w:spacing w:before="120" w:after="120"/>
      </w:pPr>
      <w:r>
        <w:rPr>
          <w:rFonts w:hint="eastAsia" w:ascii="仿宋" w:hAnsi="仿宋" w:cs="仿宋"/>
          <w:szCs w:val="28"/>
        </w:rPr>
        <w:t>部署了出口</w:t>
      </w:r>
      <w:r>
        <w:rPr>
          <w:rFonts w:hint="eastAsia" w:ascii="仿宋" w:hAnsi="仿宋" w:cs="仿宋"/>
          <w:szCs w:val="28"/>
          <w:lang w:val="en-US" w:eastAsia="zh-CN"/>
        </w:rPr>
        <w:t>防火墙、零信任安全网关、上网行为管理</w:t>
      </w:r>
      <w:r>
        <w:rPr>
          <w:rFonts w:hint="eastAsia" w:ascii="仿宋" w:hAnsi="仿宋" w:cs="仿宋"/>
          <w:szCs w:val="28"/>
        </w:rPr>
        <w:t>、核心交换机、</w:t>
      </w:r>
      <w:r>
        <w:rPr>
          <w:rFonts w:hint="eastAsia" w:ascii="仿宋" w:hAnsi="仿宋" w:cs="仿宋"/>
          <w:szCs w:val="28"/>
          <w:lang w:val="en-US" w:eastAsia="zh-CN"/>
        </w:rPr>
        <w:t>服务器防火墙</w:t>
      </w:r>
      <w:r>
        <w:rPr>
          <w:rFonts w:hint="eastAsia" w:ascii="仿宋" w:hAnsi="仿宋" w:cs="仿宋"/>
          <w:szCs w:val="28"/>
        </w:rPr>
        <w:t>等设备，</w:t>
      </w:r>
      <w:r>
        <w:rPr>
          <w:rFonts w:hint="eastAsia" w:ascii="仿宋" w:hAnsi="仿宋" w:cs="仿宋"/>
          <w:szCs w:val="28"/>
          <w:lang w:val="en-US" w:eastAsia="zh-CN"/>
        </w:rPr>
        <w:t>新增国密堡垒机，</w:t>
      </w:r>
      <w:r>
        <w:rPr>
          <w:rFonts w:hint="eastAsia" w:ascii="仿宋" w:hAnsi="仿宋" w:cs="仿宋"/>
          <w:szCs w:val="28"/>
        </w:rPr>
        <w:t>实现对系统中设备的集中运维管理</w:t>
      </w:r>
      <w:r>
        <w:rPr>
          <w:rFonts w:hint="eastAsia" w:ascii="仿宋" w:hAnsi="仿宋" w:eastAsia="仿宋"/>
          <w:color w:val="000000" w:themeColor="text1"/>
          <w14:textFill>
            <w14:solidFill>
              <w14:schemeClr w14:val="tx1"/>
            </w14:solidFill>
          </w14:textFill>
        </w:rPr>
        <w:t>。</w:t>
      </w:r>
    </w:p>
    <w:p w14:paraId="39A86E48">
      <w:pPr>
        <w:pStyle w:val="31"/>
        <w:numPr>
          <w:ilvl w:val="0"/>
          <w:numId w:val="44"/>
        </w:numPr>
      </w:pPr>
      <w:r>
        <w:rPr>
          <w:rFonts w:hint="eastAsia"/>
          <w:lang w:val="en-US" w:eastAsia="zh-CN"/>
        </w:rPr>
        <w:t>计算资源池</w:t>
      </w:r>
    </w:p>
    <w:p w14:paraId="4EDFF802">
      <w:pPr>
        <w:pStyle w:val="31"/>
        <w:numPr>
          <w:ilvl w:val="0"/>
          <w:numId w:val="0"/>
        </w:numPr>
        <w:ind w:firstLine="420" w:firstLineChars="0"/>
        <w:rPr>
          <w:rFonts w:hint="eastAsia" w:eastAsia="仿宋"/>
          <w:lang w:eastAsia="zh-CN"/>
        </w:rPr>
      </w:pPr>
      <w:r>
        <w:rPr>
          <w:rFonts w:hint="eastAsia" w:ascii="仿宋" w:hAnsi="仿宋" w:eastAsia="仿宋"/>
          <w:color w:val="000000" w:themeColor="text1"/>
          <w:lang w:val="en-US" w:eastAsia="zh-CN"/>
          <w14:textFill>
            <w14:solidFill>
              <w14:schemeClr w14:val="tx1"/>
            </w14:solidFill>
          </w14:textFill>
        </w:rPr>
        <w:t>计算资源池</w:t>
      </w:r>
      <w:r>
        <w:rPr>
          <w:rFonts w:hint="eastAsia" w:ascii="仿宋" w:hAnsi="仿宋" w:eastAsia="仿宋"/>
          <w:color w:val="000000" w:themeColor="text1"/>
          <w14:textFill>
            <w14:solidFill>
              <w14:schemeClr w14:val="tx1"/>
            </w14:solidFill>
          </w14:textFill>
        </w:rPr>
        <w:t>主要部署</w:t>
      </w:r>
      <w:r>
        <w:rPr>
          <w:rFonts w:hint="eastAsia" w:ascii="仿宋" w:hAnsi="仿宋" w:eastAsia="仿宋"/>
          <w:color w:val="000000" w:themeColor="text1"/>
          <w:lang w:eastAsia="zh-CN"/>
          <w14:textFill>
            <w14:solidFill>
              <w14:schemeClr w14:val="tx1"/>
            </w14:solidFill>
          </w14:textFill>
        </w:rPr>
        <w:t>城投诚悦荟信息系统</w:t>
      </w:r>
      <w:r>
        <w:rPr>
          <w:rFonts w:hint="eastAsia" w:ascii="仿宋" w:hAnsi="仿宋" w:eastAsia="仿宋"/>
          <w:color w:val="000000" w:themeColor="text1"/>
          <w14:textFill>
            <w14:solidFill>
              <w14:schemeClr w14:val="tx1"/>
            </w14:solidFill>
          </w14:textFill>
        </w:rPr>
        <w:t>的应用服务器、数据库服务器</w:t>
      </w:r>
      <w:r>
        <w:rPr>
          <w:rFonts w:hint="eastAsia" w:ascii="仿宋" w:hAnsi="仿宋"/>
          <w:color w:val="000000" w:themeColor="text1"/>
          <w:lang w:eastAsia="zh-CN"/>
          <w14:textFill>
            <w14:solidFill>
              <w14:schemeClr w14:val="tx1"/>
            </w14:solidFill>
          </w14:textFill>
        </w:rPr>
        <w:t>。</w:t>
      </w:r>
    </w:p>
    <w:p w14:paraId="7006B82E">
      <w:pPr>
        <w:pStyle w:val="31"/>
        <w:numPr>
          <w:ilvl w:val="0"/>
          <w:numId w:val="44"/>
        </w:numPr>
      </w:pPr>
      <w:r>
        <w:rPr>
          <w:rFonts w:hint="eastAsia"/>
        </w:rPr>
        <w:t>密码资源区</w:t>
      </w:r>
    </w:p>
    <w:p w14:paraId="10541FF0">
      <w:pPr>
        <w:pStyle w:val="31"/>
      </w:pPr>
      <w:r>
        <w:rPr>
          <w:rFonts w:hint="eastAsia"/>
        </w:rPr>
        <w:t>密码资源区部署服务器密码机、</w:t>
      </w:r>
      <w:r>
        <w:rPr>
          <w:rFonts w:hint="eastAsia"/>
          <w:lang w:val="en-US" w:eastAsia="zh-CN"/>
        </w:rPr>
        <w:t>密码一体机，其中密码一体机集成部署密码服务管理平台、数字证书认证系统、密钥管理系统、协同签名系统，各密码系统独立部署</w:t>
      </w:r>
      <w:r>
        <w:rPr>
          <w:rFonts w:hint="eastAsia"/>
        </w:rPr>
        <w:t>。</w:t>
      </w:r>
    </w:p>
    <w:p w14:paraId="31B06A65">
      <w:pPr>
        <w:pStyle w:val="31"/>
        <w:numPr>
          <w:ilvl w:val="0"/>
          <w:numId w:val="44"/>
        </w:numPr>
      </w:pPr>
      <w:r>
        <w:rPr>
          <w:rFonts w:hint="eastAsia"/>
        </w:rPr>
        <w:t>终端部署</w:t>
      </w:r>
    </w:p>
    <w:p w14:paraId="5197CD95">
      <w:pPr>
        <w:wordWrap w:val="0"/>
        <w:ind w:firstLine="560" w:firstLineChars="200"/>
        <w:rPr>
          <w:rFonts w:hint="eastAsia"/>
        </w:rPr>
      </w:pPr>
      <w:r>
        <w:rPr>
          <w:rFonts w:hint="eastAsia"/>
        </w:rPr>
        <w:t>在</w:t>
      </w:r>
      <w:r>
        <w:rPr>
          <w:rFonts w:hint="eastAsia"/>
          <w:lang w:eastAsia="zh-CN"/>
        </w:rPr>
        <w:t>内部用户</w:t>
      </w:r>
      <w:r>
        <w:rPr>
          <w:rFonts w:hint="eastAsia"/>
        </w:rPr>
        <w:t>PC端部署国密浏览器，使用智能密码钥匙，智能密码钥匙中承载个人证书。</w:t>
      </w:r>
    </w:p>
    <w:p w14:paraId="7061ED72">
      <w:pPr>
        <w:wordWrap w:val="0"/>
        <w:ind w:firstLine="560" w:firstLineChars="200"/>
        <w:rPr>
          <w:rFonts w:hint="default" w:eastAsia="仿宋"/>
          <w:lang w:val="en-US" w:eastAsia="zh-CN"/>
        </w:rPr>
      </w:pPr>
      <w:r>
        <w:rPr>
          <w:rFonts w:hint="eastAsia"/>
          <w:lang w:val="en-US" w:eastAsia="zh-CN"/>
        </w:rPr>
        <w:t>在移动终端部署协同签名客户端。</w:t>
      </w:r>
    </w:p>
    <w:p w14:paraId="4A9F6919">
      <w:pPr>
        <w:pStyle w:val="4"/>
      </w:pPr>
      <w:bookmarkStart w:id="148" w:name="_Toc27659"/>
      <w:r>
        <w:rPr>
          <w:rFonts w:hint="eastAsia"/>
        </w:rPr>
        <w:t>密码设备部署设计</w:t>
      </w:r>
      <w:bookmarkEnd w:id="148"/>
    </w:p>
    <w:p w14:paraId="7CB267CB">
      <w:pPr>
        <w:ind w:firstLine="560"/>
      </w:pPr>
      <w:r>
        <w:rPr>
          <w:rFonts w:hint="eastAsia"/>
        </w:rPr>
        <w:t>本方案涉及的密码产品清单及选型原则如下表所示。</w:t>
      </w:r>
    </w:p>
    <w:p w14:paraId="6974B5C2">
      <w:pPr>
        <w:pStyle w:val="12"/>
        <w:jc w:val="center"/>
      </w:pPr>
      <w:bookmarkStart w:id="149" w:name="_Ref26804"/>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18</w:t>
      </w:r>
      <w:r>
        <w:fldChar w:fldCharType="end"/>
      </w:r>
      <w:bookmarkEnd w:id="149"/>
      <w:r>
        <w:rPr>
          <w:rFonts w:hint="eastAsia"/>
        </w:rPr>
        <w:t xml:space="preserve"> 密码产品清单及选型原则</w:t>
      </w:r>
    </w:p>
    <w:tbl>
      <w:tblPr>
        <w:tblStyle w:val="53"/>
        <w:tblW w:w="99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8"/>
        <w:gridCol w:w="1722"/>
        <w:gridCol w:w="2496"/>
        <w:gridCol w:w="1811"/>
        <w:gridCol w:w="491"/>
        <w:gridCol w:w="2974"/>
      </w:tblGrid>
      <w:tr w14:paraId="1A79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Merge w:val="restart"/>
            <w:shd w:val="clear" w:color="auto" w:fill="D8D8D8" w:themeFill="background1" w:themeFillShade="D9"/>
            <w:vAlign w:val="center"/>
          </w:tcPr>
          <w:p w14:paraId="4BB255D9">
            <w:pPr>
              <w:pStyle w:val="73"/>
              <w:snapToGrid w:val="0"/>
              <w:ind w:left="0" w:leftChars="0" w:right="0" w:rightChars="0" w:firstLine="0" w:firstLineChars="0"/>
              <w:rPr>
                <w:rFonts w:hint="default"/>
                <w:b/>
                <w:bCs/>
                <w:sz w:val="21"/>
                <w:szCs w:val="21"/>
              </w:rPr>
            </w:pPr>
            <w:r>
              <w:rPr>
                <w:b/>
                <w:bCs/>
                <w:sz w:val="21"/>
                <w:szCs w:val="21"/>
              </w:rPr>
              <w:t>序号</w:t>
            </w:r>
          </w:p>
        </w:tc>
        <w:tc>
          <w:tcPr>
            <w:tcW w:w="1722" w:type="dxa"/>
            <w:vMerge w:val="restart"/>
            <w:shd w:val="clear" w:color="auto" w:fill="D8D8D8" w:themeFill="background1" w:themeFillShade="D9"/>
            <w:vAlign w:val="center"/>
          </w:tcPr>
          <w:p w14:paraId="75815455">
            <w:pPr>
              <w:pStyle w:val="73"/>
              <w:snapToGrid w:val="0"/>
              <w:ind w:left="0" w:leftChars="0" w:right="0" w:rightChars="0" w:firstLine="0" w:firstLineChars="0"/>
              <w:rPr>
                <w:b/>
                <w:bCs/>
                <w:sz w:val="21"/>
                <w:szCs w:val="21"/>
              </w:rPr>
            </w:pPr>
            <w:r>
              <w:rPr>
                <w:b/>
                <w:bCs/>
                <w:sz w:val="21"/>
                <w:szCs w:val="21"/>
              </w:rPr>
              <w:t>产品</w:t>
            </w:r>
          </w:p>
          <w:p w14:paraId="36FBDAE8">
            <w:pPr>
              <w:pStyle w:val="73"/>
              <w:snapToGrid w:val="0"/>
              <w:ind w:left="0" w:leftChars="0" w:right="0" w:rightChars="0" w:firstLine="0" w:firstLineChars="0"/>
              <w:rPr>
                <w:rFonts w:hint="default"/>
                <w:b/>
                <w:bCs/>
                <w:sz w:val="21"/>
                <w:szCs w:val="21"/>
              </w:rPr>
            </w:pPr>
            <w:r>
              <w:rPr>
                <w:b/>
                <w:bCs/>
                <w:sz w:val="21"/>
                <w:szCs w:val="21"/>
              </w:rPr>
              <w:t>（服务）名称</w:t>
            </w:r>
          </w:p>
        </w:tc>
        <w:tc>
          <w:tcPr>
            <w:tcW w:w="4307" w:type="dxa"/>
            <w:gridSpan w:val="2"/>
            <w:shd w:val="clear" w:color="auto" w:fill="D8D8D8" w:themeFill="background1" w:themeFillShade="D9"/>
            <w:vAlign w:val="center"/>
          </w:tcPr>
          <w:p w14:paraId="0220F942">
            <w:pPr>
              <w:pStyle w:val="73"/>
              <w:snapToGrid w:val="0"/>
              <w:ind w:left="0" w:leftChars="0" w:right="0" w:rightChars="0" w:firstLine="0" w:firstLineChars="0"/>
              <w:rPr>
                <w:rFonts w:hint="default"/>
                <w:b/>
                <w:bCs/>
                <w:sz w:val="21"/>
                <w:szCs w:val="21"/>
              </w:rPr>
            </w:pPr>
            <w:r>
              <w:rPr>
                <w:b/>
                <w:bCs/>
                <w:sz w:val="21"/>
                <w:szCs w:val="21"/>
              </w:rPr>
              <w:t>选型原则</w:t>
            </w:r>
          </w:p>
        </w:tc>
        <w:tc>
          <w:tcPr>
            <w:tcW w:w="491" w:type="dxa"/>
            <w:vMerge w:val="restart"/>
            <w:shd w:val="clear" w:color="auto" w:fill="D8D8D8" w:themeFill="background1" w:themeFillShade="D9"/>
            <w:vAlign w:val="center"/>
          </w:tcPr>
          <w:p w14:paraId="629C19C9">
            <w:pPr>
              <w:pStyle w:val="73"/>
              <w:snapToGrid w:val="0"/>
              <w:ind w:left="0" w:leftChars="0" w:right="0" w:rightChars="0" w:firstLine="0" w:firstLineChars="0"/>
              <w:rPr>
                <w:rFonts w:hint="default"/>
                <w:b/>
                <w:bCs/>
                <w:sz w:val="21"/>
                <w:szCs w:val="21"/>
              </w:rPr>
            </w:pPr>
            <w:r>
              <w:rPr>
                <w:b/>
                <w:bCs/>
                <w:sz w:val="21"/>
                <w:szCs w:val="21"/>
              </w:rPr>
              <w:t>数量</w:t>
            </w:r>
          </w:p>
        </w:tc>
        <w:tc>
          <w:tcPr>
            <w:tcW w:w="2974" w:type="dxa"/>
            <w:vMerge w:val="restart"/>
            <w:shd w:val="clear" w:color="auto" w:fill="D8D8D8" w:themeFill="background1" w:themeFillShade="D9"/>
            <w:vAlign w:val="center"/>
          </w:tcPr>
          <w:p w14:paraId="133C2D97">
            <w:pPr>
              <w:pStyle w:val="73"/>
              <w:snapToGrid w:val="0"/>
              <w:ind w:left="0" w:leftChars="0" w:right="0" w:rightChars="0" w:firstLine="0" w:firstLineChars="0"/>
              <w:rPr>
                <w:rFonts w:hint="default"/>
                <w:b/>
                <w:bCs/>
                <w:sz w:val="21"/>
                <w:szCs w:val="21"/>
              </w:rPr>
            </w:pPr>
            <w:r>
              <w:rPr>
                <w:b/>
                <w:bCs/>
                <w:sz w:val="21"/>
                <w:szCs w:val="21"/>
              </w:rPr>
              <w:t>用途</w:t>
            </w:r>
          </w:p>
        </w:tc>
      </w:tr>
      <w:tr w14:paraId="3B33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Merge w:val="continue"/>
            <w:shd w:val="clear" w:color="auto" w:fill="D8D8D8" w:themeFill="background1" w:themeFillShade="D9"/>
            <w:vAlign w:val="center"/>
          </w:tcPr>
          <w:p w14:paraId="5E99A2AE">
            <w:pPr>
              <w:pStyle w:val="73"/>
              <w:snapToGrid w:val="0"/>
              <w:ind w:left="0" w:leftChars="0" w:right="0" w:rightChars="0" w:firstLine="0" w:firstLineChars="0"/>
              <w:rPr>
                <w:rFonts w:hint="default"/>
                <w:b/>
                <w:bCs/>
                <w:sz w:val="21"/>
                <w:szCs w:val="21"/>
              </w:rPr>
            </w:pPr>
          </w:p>
        </w:tc>
        <w:tc>
          <w:tcPr>
            <w:tcW w:w="1722" w:type="dxa"/>
            <w:vMerge w:val="continue"/>
            <w:shd w:val="clear" w:color="auto" w:fill="D8D8D8" w:themeFill="background1" w:themeFillShade="D9"/>
            <w:vAlign w:val="center"/>
          </w:tcPr>
          <w:p w14:paraId="597BE920">
            <w:pPr>
              <w:pStyle w:val="73"/>
              <w:snapToGrid w:val="0"/>
              <w:ind w:left="0" w:leftChars="0" w:right="0" w:rightChars="0" w:firstLine="0" w:firstLineChars="0"/>
              <w:rPr>
                <w:rFonts w:hint="default"/>
                <w:b/>
                <w:bCs/>
                <w:sz w:val="21"/>
                <w:szCs w:val="21"/>
              </w:rPr>
            </w:pPr>
          </w:p>
        </w:tc>
        <w:tc>
          <w:tcPr>
            <w:tcW w:w="2496" w:type="dxa"/>
            <w:shd w:val="clear" w:color="auto" w:fill="D8D8D8" w:themeFill="background1" w:themeFillShade="D9"/>
            <w:vAlign w:val="center"/>
          </w:tcPr>
          <w:p w14:paraId="4DE25972">
            <w:pPr>
              <w:pStyle w:val="73"/>
              <w:snapToGrid w:val="0"/>
              <w:ind w:left="0" w:leftChars="0" w:right="0" w:rightChars="0" w:firstLine="0" w:firstLineChars="0"/>
              <w:rPr>
                <w:rFonts w:hint="default"/>
                <w:b/>
                <w:bCs/>
                <w:sz w:val="21"/>
                <w:szCs w:val="21"/>
              </w:rPr>
            </w:pPr>
            <w:r>
              <w:rPr>
                <w:b/>
                <w:bCs/>
                <w:sz w:val="21"/>
                <w:szCs w:val="21"/>
              </w:rPr>
              <w:t>遵循标准</w:t>
            </w:r>
          </w:p>
        </w:tc>
        <w:tc>
          <w:tcPr>
            <w:tcW w:w="1811" w:type="dxa"/>
            <w:shd w:val="clear" w:color="auto" w:fill="D8D8D8" w:themeFill="background1" w:themeFillShade="D9"/>
            <w:vAlign w:val="center"/>
          </w:tcPr>
          <w:p w14:paraId="4CA165DC">
            <w:pPr>
              <w:pStyle w:val="73"/>
              <w:snapToGrid w:val="0"/>
              <w:ind w:left="0" w:leftChars="0" w:right="0" w:rightChars="0" w:firstLine="0" w:firstLineChars="0"/>
              <w:rPr>
                <w:rFonts w:hint="default"/>
                <w:b/>
                <w:bCs/>
                <w:sz w:val="21"/>
                <w:szCs w:val="21"/>
              </w:rPr>
            </w:pPr>
            <w:r>
              <w:rPr>
                <w:b/>
                <w:bCs/>
                <w:sz w:val="21"/>
                <w:szCs w:val="21"/>
              </w:rPr>
              <w:t>使用的密码算法</w:t>
            </w:r>
          </w:p>
        </w:tc>
        <w:tc>
          <w:tcPr>
            <w:tcW w:w="491" w:type="dxa"/>
            <w:vMerge w:val="continue"/>
            <w:shd w:val="clear" w:color="auto" w:fill="D8D8D8" w:themeFill="background1" w:themeFillShade="D9"/>
            <w:vAlign w:val="center"/>
          </w:tcPr>
          <w:p w14:paraId="54BD94DF">
            <w:pPr>
              <w:pStyle w:val="73"/>
              <w:snapToGrid w:val="0"/>
              <w:ind w:left="0" w:leftChars="0" w:right="0" w:rightChars="0" w:firstLine="0" w:firstLineChars="0"/>
              <w:rPr>
                <w:rFonts w:hint="default"/>
                <w:b/>
                <w:bCs/>
                <w:sz w:val="21"/>
                <w:szCs w:val="21"/>
              </w:rPr>
            </w:pPr>
          </w:p>
        </w:tc>
        <w:tc>
          <w:tcPr>
            <w:tcW w:w="2974" w:type="dxa"/>
            <w:vMerge w:val="continue"/>
            <w:shd w:val="clear" w:color="auto" w:fill="D8D8D8" w:themeFill="background1" w:themeFillShade="D9"/>
            <w:vAlign w:val="center"/>
          </w:tcPr>
          <w:p w14:paraId="4BAA6EEE">
            <w:pPr>
              <w:pStyle w:val="73"/>
              <w:snapToGrid w:val="0"/>
              <w:ind w:left="0" w:leftChars="0" w:right="0" w:rightChars="0" w:firstLine="0" w:firstLineChars="0"/>
              <w:rPr>
                <w:rFonts w:hint="default"/>
                <w:b/>
                <w:bCs/>
                <w:sz w:val="21"/>
                <w:szCs w:val="21"/>
              </w:rPr>
            </w:pPr>
          </w:p>
        </w:tc>
      </w:tr>
      <w:tr w14:paraId="19F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6CF3E115">
            <w:pPr>
              <w:pStyle w:val="73"/>
              <w:numPr>
                <w:ilvl w:val="0"/>
                <w:numId w:val="45"/>
              </w:numPr>
              <w:snapToGrid w:val="0"/>
              <w:ind w:left="425" w:leftChars="0" w:right="0" w:rightChars="0" w:hanging="425" w:firstLineChars="0"/>
              <w:rPr>
                <w:rFonts w:hint="default"/>
                <w:b w:val="0"/>
                <w:bCs/>
                <w:sz w:val="21"/>
                <w:szCs w:val="21"/>
              </w:rPr>
            </w:pPr>
          </w:p>
        </w:tc>
        <w:tc>
          <w:tcPr>
            <w:tcW w:w="1722" w:type="dxa"/>
            <w:vAlign w:val="center"/>
          </w:tcPr>
          <w:p w14:paraId="6DEF5ACD">
            <w:pPr>
              <w:pStyle w:val="73"/>
              <w:snapToGrid w:val="0"/>
              <w:ind w:left="0" w:leftChars="0" w:right="0" w:rightChars="0" w:firstLine="0" w:firstLineChars="0"/>
              <w:jc w:val="center"/>
              <w:rPr>
                <w:rFonts w:hint="default"/>
                <w:b/>
                <w:bCs/>
                <w:sz w:val="21"/>
                <w:szCs w:val="21"/>
              </w:rPr>
            </w:pPr>
            <w:r>
              <w:rPr>
                <w:b w:val="0"/>
                <w:bCs/>
                <w:sz w:val="21"/>
                <w:szCs w:val="21"/>
              </w:rPr>
              <w:t>国密浏览器</w:t>
            </w:r>
          </w:p>
        </w:tc>
        <w:tc>
          <w:tcPr>
            <w:tcW w:w="2496" w:type="dxa"/>
            <w:vAlign w:val="center"/>
          </w:tcPr>
          <w:p w14:paraId="14BE7568">
            <w:pPr>
              <w:pStyle w:val="73"/>
              <w:snapToGrid w:val="0"/>
              <w:ind w:left="0" w:leftChars="0" w:right="0" w:rightChars="0" w:firstLine="0" w:firstLineChars="0"/>
              <w:jc w:val="left"/>
              <w:rPr>
                <w:rFonts w:hint="default"/>
                <w:b w:val="0"/>
                <w:bCs/>
                <w:sz w:val="21"/>
                <w:szCs w:val="21"/>
              </w:rPr>
            </w:pPr>
            <w:r>
              <w:rPr>
                <w:b w:val="0"/>
                <w:bCs/>
                <w:sz w:val="21"/>
                <w:szCs w:val="21"/>
              </w:rPr>
              <w:t>GM/T 0028《密码模块安全技术要求》</w:t>
            </w:r>
          </w:p>
          <w:p w14:paraId="06FDB2F9">
            <w:pPr>
              <w:pStyle w:val="73"/>
              <w:snapToGrid w:val="0"/>
              <w:ind w:left="0" w:leftChars="0" w:right="0" w:rightChars="0" w:firstLine="0" w:firstLineChars="0"/>
              <w:jc w:val="left"/>
              <w:rPr>
                <w:rFonts w:hint="default"/>
                <w:b w:val="0"/>
                <w:bCs/>
                <w:sz w:val="21"/>
                <w:szCs w:val="21"/>
                <w:lang w:eastAsia="zh-Hans"/>
              </w:rPr>
            </w:pPr>
            <w:r>
              <w:rPr>
                <w:b w:val="0"/>
                <w:bCs/>
                <w:sz w:val="21"/>
                <w:szCs w:val="21"/>
              </w:rPr>
              <w:t>GB/T 38636《信息安全技术 传输层密码协议（TLCP）》</w:t>
            </w:r>
          </w:p>
        </w:tc>
        <w:tc>
          <w:tcPr>
            <w:tcW w:w="1811" w:type="dxa"/>
            <w:vAlign w:val="center"/>
          </w:tcPr>
          <w:p w14:paraId="1CB80DDF">
            <w:pPr>
              <w:pStyle w:val="73"/>
              <w:snapToGrid w:val="0"/>
              <w:ind w:left="0" w:leftChars="0" w:right="0" w:rightChars="0" w:firstLine="0" w:firstLineChars="0"/>
              <w:jc w:val="left"/>
              <w:rPr>
                <w:rFonts w:hint="default"/>
                <w:b w:val="0"/>
                <w:bCs/>
                <w:sz w:val="21"/>
                <w:szCs w:val="21"/>
              </w:rPr>
            </w:pPr>
            <w:r>
              <w:rPr>
                <w:b w:val="0"/>
                <w:bCs/>
                <w:sz w:val="21"/>
                <w:szCs w:val="21"/>
              </w:rPr>
              <w:t>SM2/SM3/SM4</w:t>
            </w:r>
          </w:p>
        </w:tc>
        <w:tc>
          <w:tcPr>
            <w:tcW w:w="491" w:type="dxa"/>
            <w:vAlign w:val="center"/>
          </w:tcPr>
          <w:p w14:paraId="1FDC8FA6">
            <w:pPr>
              <w:pStyle w:val="73"/>
              <w:snapToGrid w:val="0"/>
              <w:ind w:left="0" w:leftChars="0" w:right="0" w:rightChars="0" w:firstLine="0" w:firstLineChars="0"/>
              <w:rPr>
                <w:rFonts w:hint="default"/>
                <w:b w:val="0"/>
                <w:bCs/>
                <w:sz w:val="21"/>
                <w:szCs w:val="21"/>
              </w:rPr>
            </w:pPr>
            <w:r>
              <w:rPr>
                <w:b w:val="0"/>
                <w:bCs/>
                <w:sz w:val="21"/>
                <w:szCs w:val="21"/>
              </w:rPr>
              <w:t>按需</w:t>
            </w:r>
          </w:p>
        </w:tc>
        <w:tc>
          <w:tcPr>
            <w:tcW w:w="2974" w:type="dxa"/>
            <w:vAlign w:val="center"/>
          </w:tcPr>
          <w:p w14:paraId="3B344475">
            <w:pPr>
              <w:pStyle w:val="73"/>
              <w:snapToGrid w:val="0"/>
              <w:ind w:left="0" w:leftChars="0" w:right="0" w:rightChars="0" w:firstLine="0" w:firstLineChars="0"/>
              <w:jc w:val="left"/>
              <w:rPr>
                <w:rFonts w:hint="default"/>
                <w:b w:val="0"/>
                <w:bCs/>
                <w:sz w:val="21"/>
                <w:szCs w:val="21"/>
                <w:lang w:eastAsia="zh-Hans"/>
              </w:rPr>
            </w:pPr>
            <w:r>
              <w:rPr>
                <w:rFonts w:hint="default"/>
                <w:b w:val="0"/>
                <w:bCs/>
                <w:sz w:val="21"/>
                <w:szCs w:val="21"/>
              </w:rPr>
              <w:t>与服务端建立国密TLCP安全通信链路</w:t>
            </w:r>
            <w:r>
              <w:rPr>
                <w:b w:val="0"/>
                <w:bCs/>
                <w:sz w:val="21"/>
                <w:szCs w:val="21"/>
              </w:rPr>
              <w:t>。</w:t>
            </w:r>
          </w:p>
        </w:tc>
      </w:tr>
      <w:tr w14:paraId="7810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6180B05C">
            <w:pPr>
              <w:pStyle w:val="73"/>
              <w:numPr>
                <w:ilvl w:val="0"/>
                <w:numId w:val="45"/>
              </w:numPr>
              <w:snapToGrid w:val="0"/>
              <w:ind w:left="425" w:leftChars="0" w:right="0" w:rightChars="0" w:hanging="425" w:firstLineChars="0"/>
              <w:rPr>
                <w:rFonts w:hint="default"/>
                <w:b w:val="0"/>
                <w:bCs/>
                <w:sz w:val="21"/>
                <w:szCs w:val="21"/>
              </w:rPr>
            </w:pPr>
          </w:p>
        </w:tc>
        <w:tc>
          <w:tcPr>
            <w:tcW w:w="1722" w:type="dxa"/>
            <w:vAlign w:val="center"/>
          </w:tcPr>
          <w:p w14:paraId="241337BB">
            <w:pPr>
              <w:pStyle w:val="73"/>
              <w:snapToGrid w:val="0"/>
              <w:ind w:left="0" w:leftChars="0" w:right="0" w:rightChars="0" w:firstLine="0" w:firstLineChars="0"/>
              <w:jc w:val="center"/>
              <w:rPr>
                <w:rFonts w:hint="default"/>
                <w:b/>
                <w:bCs/>
                <w:sz w:val="21"/>
                <w:szCs w:val="21"/>
              </w:rPr>
            </w:pPr>
            <w:r>
              <w:rPr>
                <w:b w:val="0"/>
                <w:bCs/>
                <w:sz w:val="21"/>
                <w:szCs w:val="21"/>
              </w:rPr>
              <w:t>电子认证服务（站点）</w:t>
            </w:r>
          </w:p>
        </w:tc>
        <w:tc>
          <w:tcPr>
            <w:tcW w:w="2496" w:type="dxa"/>
            <w:vAlign w:val="center"/>
          </w:tcPr>
          <w:p w14:paraId="36D7939A">
            <w:pPr>
              <w:pStyle w:val="73"/>
              <w:snapToGrid w:val="0"/>
              <w:ind w:left="0" w:leftChars="0" w:right="0" w:rightChars="0" w:firstLine="0" w:firstLineChars="0"/>
              <w:jc w:val="left"/>
              <w:rPr>
                <w:rFonts w:hint="default"/>
                <w:b w:val="0"/>
                <w:bCs/>
                <w:sz w:val="21"/>
                <w:szCs w:val="21"/>
                <w:lang w:eastAsia="zh-Hans"/>
              </w:rPr>
            </w:pPr>
            <w:r>
              <w:rPr>
                <w:b w:val="0"/>
                <w:bCs/>
                <w:sz w:val="21"/>
                <w:szCs w:val="21"/>
              </w:rPr>
              <w:t>/</w:t>
            </w:r>
          </w:p>
        </w:tc>
        <w:tc>
          <w:tcPr>
            <w:tcW w:w="1811" w:type="dxa"/>
            <w:vAlign w:val="center"/>
          </w:tcPr>
          <w:p w14:paraId="73C6D427">
            <w:pPr>
              <w:pStyle w:val="73"/>
              <w:snapToGrid w:val="0"/>
              <w:ind w:left="0" w:leftChars="0" w:right="0" w:rightChars="0" w:firstLine="0" w:firstLineChars="0"/>
              <w:jc w:val="left"/>
              <w:rPr>
                <w:rFonts w:hint="default"/>
                <w:b w:val="0"/>
                <w:bCs/>
                <w:sz w:val="21"/>
                <w:szCs w:val="21"/>
              </w:rPr>
            </w:pPr>
            <w:r>
              <w:rPr>
                <w:b w:val="0"/>
                <w:bCs/>
                <w:sz w:val="21"/>
                <w:szCs w:val="21"/>
              </w:rPr>
              <w:t>/</w:t>
            </w:r>
          </w:p>
        </w:tc>
        <w:tc>
          <w:tcPr>
            <w:tcW w:w="491" w:type="dxa"/>
            <w:vAlign w:val="center"/>
          </w:tcPr>
          <w:p w14:paraId="5D0D3946">
            <w:pPr>
              <w:pStyle w:val="73"/>
              <w:snapToGrid w:val="0"/>
              <w:ind w:left="0" w:leftChars="0" w:right="0" w:rightChars="0" w:firstLine="0" w:firstLineChars="0"/>
              <w:rPr>
                <w:rFonts w:hint="eastAsia" w:eastAsia="仿宋"/>
                <w:b w:val="0"/>
                <w:bCs/>
                <w:sz w:val="21"/>
                <w:szCs w:val="21"/>
                <w:lang w:eastAsia="zh-CN"/>
              </w:rPr>
            </w:pPr>
            <w:r>
              <w:rPr>
                <w:rFonts w:hint="eastAsia"/>
                <w:b w:val="0"/>
                <w:bCs/>
                <w:sz w:val="21"/>
                <w:szCs w:val="21"/>
                <w:lang w:val="en-US" w:eastAsia="zh-CN"/>
              </w:rPr>
              <w:t>2</w:t>
            </w:r>
          </w:p>
        </w:tc>
        <w:tc>
          <w:tcPr>
            <w:tcW w:w="2974" w:type="dxa"/>
            <w:vAlign w:val="center"/>
          </w:tcPr>
          <w:p w14:paraId="51A210DA">
            <w:pPr>
              <w:pStyle w:val="73"/>
              <w:snapToGrid w:val="0"/>
              <w:ind w:left="0" w:leftChars="0" w:right="0" w:rightChars="0" w:firstLine="0" w:firstLineChars="0"/>
              <w:jc w:val="left"/>
              <w:rPr>
                <w:rFonts w:hint="default"/>
                <w:b w:val="0"/>
                <w:bCs/>
                <w:sz w:val="21"/>
                <w:szCs w:val="21"/>
              </w:rPr>
            </w:pPr>
            <w:r>
              <w:rPr>
                <w:b w:val="0"/>
                <w:bCs/>
                <w:sz w:val="21"/>
                <w:szCs w:val="21"/>
              </w:rPr>
              <w:t>向电子认证服务机构申请的站点数字证书，用于建立安全通信链路。</w:t>
            </w:r>
          </w:p>
        </w:tc>
      </w:tr>
      <w:tr w14:paraId="1C66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5BA6ED1C">
            <w:pPr>
              <w:pStyle w:val="73"/>
              <w:numPr>
                <w:ilvl w:val="0"/>
                <w:numId w:val="45"/>
              </w:numPr>
              <w:snapToGrid w:val="0"/>
              <w:ind w:left="425" w:leftChars="0" w:right="0" w:rightChars="0" w:hanging="425" w:firstLineChars="0"/>
              <w:rPr>
                <w:rFonts w:hint="default"/>
                <w:b w:val="0"/>
                <w:bCs/>
                <w:sz w:val="21"/>
                <w:szCs w:val="21"/>
              </w:rPr>
            </w:pPr>
          </w:p>
        </w:tc>
        <w:tc>
          <w:tcPr>
            <w:tcW w:w="1722" w:type="dxa"/>
            <w:vAlign w:val="center"/>
          </w:tcPr>
          <w:p w14:paraId="0897539B">
            <w:pPr>
              <w:pStyle w:val="73"/>
              <w:snapToGrid w:val="0"/>
              <w:ind w:left="0" w:leftChars="0" w:right="0" w:rightChars="0" w:firstLine="0" w:firstLineChars="0"/>
              <w:jc w:val="center"/>
              <w:rPr>
                <w:rFonts w:hint="eastAsia" w:eastAsia="仿宋"/>
                <w:b/>
                <w:bCs/>
                <w:sz w:val="21"/>
                <w:szCs w:val="21"/>
                <w:lang w:eastAsia="zh-CN"/>
              </w:rPr>
            </w:pPr>
            <w:r>
              <w:rPr>
                <w:rFonts w:hint="eastAsia"/>
                <w:b w:val="0"/>
                <w:bCs/>
                <w:sz w:val="21"/>
                <w:szCs w:val="21"/>
                <w:lang w:eastAsia="zh-CN"/>
              </w:rPr>
              <w:t>零信任安全网关</w:t>
            </w:r>
          </w:p>
        </w:tc>
        <w:tc>
          <w:tcPr>
            <w:tcW w:w="2496" w:type="dxa"/>
            <w:vAlign w:val="center"/>
          </w:tcPr>
          <w:p w14:paraId="6661CA40">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0028《密码模块安全技术要求》</w:t>
            </w:r>
          </w:p>
          <w:p w14:paraId="223CCF47">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0025-2023</w:t>
            </w:r>
            <w:r>
              <w:rPr>
                <w:b w:val="0"/>
                <w:bCs/>
                <w:sz w:val="21"/>
                <w:szCs w:val="21"/>
              </w:rPr>
              <w:t>《SSL VPN 网关产品规范》</w:t>
            </w:r>
          </w:p>
        </w:tc>
        <w:tc>
          <w:tcPr>
            <w:tcW w:w="1811" w:type="dxa"/>
            <w:vAlign w:val="center"/>
          </w:tcPr>
          <w:p w14:paraId="535ED5BA">
            <w:pPr>
              <w:pStyle w:val="73"/>
              <w:snapToGrid w:val="0"/>
              <w:ind w:left="0" w:leftChars="0" w:right="0" w:rightChars="0" w:firstLine="0" w:firstLineChars="0"/>
              <w:jc w:val="left"/>
              <w:rPr>
                <w:rFonts w:hint="default"/>
                <w:b w:val="0"/>
                <w:bCs/>
                <w:sz w:val="21"/>
                <w:szCs w:val="21"/>
              </w:rPr>
            </w:pPr>
            <w:r>
              <w:rPr>
                <w:b w:val="0"/>
                <w:bCs/>
                <w:sz w:val="21"/>
                <w:szCs w:val="21"/>
              </w:rPr>
              <w:t>SM2/SM3/SM4</w:t>
            </w:r>
          </w:p>
          <w:p w14:paraId="34265615">
            <w:pPr>
              <w:pStyle w:val="73"/>
              <w:snapToGrid w:val="0"/>
              <w:ind w:left="0" w:leftChars="0" w:right="0" w:rightChars="0" w:firstLine="0" w:firstLineChars="0"/>
              <w:jc w:val="left"/>
              <w:rPr>
                <w:rFonts w:hint="default"/>
                <w:b w:val="0"/>
                <w:bCs/>
                <w:sz w:val="21"/>
                <w:szCs w:val="21"/>
              </w:rPr>
            </w:pPr>
            <w:r>
              <w:rPr>
                <w:b w:val="0"/>
                <w:bCs/>
                <w:sz w:val="21"/>
                <w:szCs w:val="21"/>
              </w:rPr>
              <w:t>RSA/SHA256/AES</w:t>
            </w:r>
          </w:p>
        </w:tc>
        <w:tc>
          <w:tcPr>
            <w:tcW w:w="491" w:type="dxa"/>
            <w:vAlign w:val="center"/>
          </w:tcPr>
          <w:p w14:paraId="579C38AF">
            <w:pPr>
              <w:pStyle w:val="73"/>
              <w:snapToGrid w:val="0"/>
              <w:ind w:left="0" w:leftChars="0" w:right="0" w:rightChars="0" w:firstLine="0" w:firstLineChars="0"/>
              <w:rPr>
                <w:rFonts w:hint="default"/>
                <w:b w:val="0"/>
                <w:bCs/>
                <w:sz w:val="21"/>
                <w:szCs w:val="21"/>
              </w:rPr>
            </w:pPr>
            <w:r>
              <w:rPr>
                <w:b w:val="0"/>
                <w:bCs/>
                <w:sz w:val="21"/>
                <w:szCs w:val="21"/>
              </w:rPr>
              <w:t>1</w:t>
            </w:r>
          </w:p>
        </w:tc>
        <w:tc>
          <w:tcPr>
            <w:tcW w:w="2974" w:type="dxa"/>
            <w:vAlign w:val="center"/>
          </w:tcPr>
          <w:p w14:paraId="42D0FBCC">
            <w:pPr>
              <w:pStyle w:val="73"/>
              <w:snapToGrid w:val="0"/>
              <w:ind w:left="0" w:leftChars="0" w:right="0" w:rightChars="0" w:firstLine="0" w:firstLineChars="0"/>
              <w:jc w:val="left"/>
              <w:rPr>
                <w:b w:val="0"/>
                <w:bCs/>
                <w:sz w:val="21"/>
                <w:szCs w:val="21"/>
              </w:rPr>
            </w:pPr>
            <w:r>
              <w:rPr>
                <w:b w:val="0"/>
                <w:bCs/>
                <w:sz w:val="21"/>
                <w:szCs w:val="21"/>
              </w:rPr>
              <w:t>用于建立HTTPS安全通信链路。</w:t>
            </w:r>
          </w:p>
          <w:p w14:paraId="6172E970">
            <w:pPr>
              <w:pStyle w:val="73"/>
              <w:snapToGrid w:val="0"/>
              <w:ind w:left="0" w:leftChars="0" w:right="0" w:rightChars="0" w:firstLine="0" w:firstLineChars="0"/>
              <w:jc w:val="left"/>
              <w:rPr>
                <w:rFonts w:hint="default"/>
                <w:b w:val="0"/>
                <w:bCs/>
                <w:sz w:val="21"/>
                <w:szCs w:val="21"/>
              </w:rPr>
            </w:pPr>
            <w:r>
              <w:rPr>
                <w:rFonts w:hint="eastAsia" w:ascii="仿宋" w:hAnsi="仿宋"/>
                <w:sz w:val="21"/>
                <w:szCs w:val="21"/>
                <w:lang w:val="en-US" w:eastAsia="zh-CN"/>
              </w:rPr>
              <w:t>为应用提供用户身份鉴别服务。</w:t>
            </w:r>
          </w:p>
        </w:tc>
      </w:tr>
      <w:tr w14:paraId="4FF8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4025B788">
            <w:pPr>
              <w:pStyle w:val="73"/>
              <w:numPr>
                <w:ilvl w:val="0"/>
                <w:numId w:val="45"/>
              </w:numPr>
              <w:snapToGrid w:val="0"/>
              <w:ind w:left="425" w:leftChars="0" w:right="0" w:rightChars="0" w:hanging="425" w:firstLineChars="0"/>
              <w:rPr>
                <w:rFonts w:hint="default"/>
                <w:b w:val="0"/>
                <w:bCs/>
                <w:sz w:val="21"/>
                <w:szCs w:val="21"/>
              </w:rPr>
            </w:pPr>
          </w:p>
        </w:tc>
        <w:tc>
          <w:tcPr>
            <w:tcW w:w="1722" w:type="dxa"/>
            <w:vAlign w:val="center"/>
          </w:tcPr>
          <w:p w14:paraId="7DAB4E65">
            <w:pPr>
              <w:pStyle w:val="73"/>
              <w:snapToGrid w:val="0"/>
              <w:ind w:left="0" w:leftChars="0" w:right="0" w:rightChars="0" w:firstLine="0" w:firstLineChars="0"/>
              <w:jc w:val="center"/>
              <w:rPr>
                <w:rFonts w:hint="default"/>
                <w:b w:val="0"/>
                <w:bCs/>
                <w:sz w:val="21"/>
                <w:szCs w:val="21"/>
                <w:lang w:val="en-US" w:eastAsia="zh-CN"/>
              </w:rPr>
            </w:pPr>
            <w:r>
              <w:rPr>
                <w:rFonts w:hint="eastAsia"/>
                <w:b w:val="0"/>
                <w:bCs/>
                <w:sz w:val="21"/>
                <w:szCs w:val="21"/>
                <w:lang w:val="en-US" w:eastAsia="zh-CN"/>
              </w:rPr>
              <w:t>国密堡垒机</w:t>
            </w:r>
          </w:p>
        </w:tc>
        <w:tc>
          <w:tcPr>
            <w:tcW w:w="2496" w:type="dxa"/>
            <w:vAlign w:val="center"/>
          </w:tcPr>
          <w:p w14:paraId="221539CE">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0028《密码模块安全技术要求》</w:t>
            </w:r>
          </w:p>
        </w:tc>
        <w:tc>
          <w:tcPr>
            <w:tcW w:w="1811" w:type="dxa"/>
            <w:vAlign w:val="center"/>
          </w:tcPr>
          <w:p w14:paraId="246CD1A8">
            <w:pPr>
              <w:pStyle w:val="73"/>
              <w:snapToGrid w:val="0"/>
              <w:ind w:left="0" w:leftChars="0" w:right="0" w:rightChars="0" w:firstLine="0" w:firstLineChars="0"/>
              <w:jc w:val="left"/>
              <w:rPr>
                <w:rFonts w:hint="default"/>
                <w:b w:val="0"/>
                <w:bCs/>
                <w:sz w:val="21"/>
                <w:szCs w:val="21"/>
              </w:rPr>
            </w:pPr>
            <w:r>
              <w:rPr>
                <w:b w:val="0"/>
                <w:bCs/>
                <w:sz w:val="21"/>
                <w:szCs w:val="21"/>
              </w:rPr>
              <w:t>SM2/SM3/SM4</w:t>
            </w:r>
          </w:p>
        </w:tc>
        <w:tc>
          <w:tcPr>
            <w:tcW w:w="491" w:type="dxa"/>
            <w:vAlign w:val="center"/>
          </w:tcPr>
          <w:p w14:paraId="54A33641">
            <w:pPr>
              <w:pStyle w:val="73"/>
              <w:snapToGrid w:val="0"/>
              <w:ind w:left="0" w:leftChars="0" w:right="0" w:rightChars="0" w:firstLine="0" w:firstLineChars="0"/>
              <w:rPr>
                <w:rFonts w:hint="default"/>
                <w:b w:val="0"/>
                <w:bCs/>
                <w:sz w:val="21"/>
                <w:szCs w:val="21"/>
              </w:rPr>
            </w:pPr>
            <w:r>
              <w:rPr>
                <w:b w:val="0"/>
                <w:bCs/>
                <w:sz w:val="21"/>
                <w:szCs w:val="21"/>
              </w:rPr>
              <w:t>1</w:t>
            </w:r>
          </w:p>
        </w:tc>
        <w:tc>
          <w:tcPr>
            <w:tcW w:w="2974" w:type="dxa"/>
            <w:vAlign w:val="center"/>
          </w:tcPr>
          <w:p w14:paraId="462897BC">
            <w:pPr>
              <w:pStyle w:val="73"/>
              <w:snapToGrid w:val="0"/>
              <w:ind w:left="0" w:leftChars="0" w:right="0" w:rightChars="0" w:firstLine="0" w:firstLineChars="0"/>
              <w:jc w:val="left"/>
              <w:rPr>
                <w:rFonts w:hint="default"/>
                <w:b w:val="0"/>
                <w:bCs/>
                <w:sz w:val="21"/>
                <w:szCs w:val="21"/>
              </w:rPr>
            </w:pPr>
            <w:r>
              <w:rPr>
                <w:rFonts w:hint="eastAsia" w:ascii="仿宋" w:hAnsi="仿宋"/>
                <w:sz w:val="21"/>
                <w:szCs w:val="21"/>
              </w:rPr>
              <w:t>为</w:t>
            </w:r>
            <w:r>
              <w:rPr>
                <w:rFonts w:hint="eastAsia" w:ascii="仿宋" w:hAnsi="仿宋"/>
                <w:sz w:val="21"/>
                <w:szCs w:val="21"/>
                <w:lang w:val="en-US" w:eastAsia="zh-CN"/>
              </w:rPr>
              <w:t>运维管理提供管理通道安全保护以及身份鉴别服务</w:t>
            </w:r>
            <w:r>
              <w:rPr>
                <w:b w:val="0"/>
                <w:bCs/>
                <w:sz w:val="21"/>
                <w:szCs w:val="21"/>
              </w:rPr>
              <w:t>。</w:t>
            </w:r>
          </w:p>
        </w:tc>
      </w:tr>
      <w:tr w14:paraId="723F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03B844CA">
            <w:pPr>
              <w:pStyle w:val="73"/>
              <w:numPr>
                <w:ilvl w:val="0"/>
                <w:numId w:val="45"/>
              </w:numPr>
              <w:snapToGrid w:val="0"/>
              <w:ind w:left="425" w:leftChars="0" w:right="0" w:rightChars="0" w:hanging="425" w:firstLineChars="0"/>
              <w:rPr>
                <w:rFonts w:hint="default"/>
                <w:b w:val="0"/>
                <w:bCs/>
                <w:sz w:val="21"/>
                <w:szCs w:val="21"/>
              </w:rPr>
            </w:pPr>
          </w:p>
        </w:tc>
        <w:tc>
          <w:tcPr>
            <w:tcW w:w="1722" w:type="dxa"/>
            <w:vAlign w:val="center"/>
          </w:tcPr>
          <w:p w14:paraId="1D68332B">
            <w:pPr>
              <w:pStyle w:val="73"/>
              <w:snapToGrid w:val="0"/>
              <w:ind w:left="0" w:leftChars="0" w:right="0" w:rightChars="0" w:firstLine="0" w:firstLineChars="0"/>
              <w:jc w:val="center"/>
              <w:rPr>
                <w:rFonts w:hint="default"/>
                <w:b/>
                <w:bCs/>
                <w:sz w:val="21"/>
                <w:szCs w:val="21"/>
              </w:rPr>
            </w:pPr>
            <w:r>
              <w:rPr>
                <w:b w:val="0"/>
                <w:bCs/>
                <w:sz w:val="21"/>
                <w:szCs w:val="21"/>
              </w:rPr>
              <w:t>智能密码钥匙</w:t>
            </w:r>
          </w:p>
        </w:tc>
        <w:tc>
          <w:tcPr>
            <w:tcW w:w="2496" w:type="dxa"/>
            <w:vAlign w:val="center"/>
          </w:tcPr>
          <w:p w14:paraId="555B278F">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0027《智能密码钥匙技术规范》</w:t>
            </w:r>
          </w:p>
          <w:p w14:paraId="7D6023BE">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0028《密码模块安全技术要求》</w:t>
            </w:r>
          </w:p>
        </w:tc>
        <w:tc>
          <w:tcPr>
            <w:tcW w:w="1811" w:type="dxa"/>
            <w:vAlign w:val="center"/>
          </w:tcPr>
          <w:p w14:paraId="1BF63B3B">
            <w:pPr>
              <w:pStyle w:val="73"/>
              <w:snapToGrid w:val="0"/>
              <w:ind w:left="0" w:leftChars="0" w:right="0" w:rightChars="0" w:firstLine="0" w:firstLineChars="0"/>
              <w:jc w:val="left"/>
              <w:rPr>
                <w:rFonts w:hint="default"/>
                <w:b w:val="0"/>
                <w:bCs/>
                <w:sz w:val="21"/>
                <w:szCs w:val="21"/>
              </w:rPr>
            </w:pPr>
            <w:r>
              <w:rPr>
                <w:b w:val="0"/>
                <w:bCs/>
                <w:sz w:val="21"/>
                <w:szCs w:val="21"/>
              </w:rPr>
              <w:t>SM2/SM3/SM4</w:t>
            </w:r>
          </w:p>
        </w:tc>
        <w:tc>
          <w:tcPr>
            <w:tcW w:w="491" w:type="dxa"/>
            <w:vAlign w:val="center"/>
          </w:tcPr>
          <w:p w14:paraId="3BCFBB67">
            <w:pPr>
              <w:pStyle w:val="73"/>
              <w:snapToGrid w:val="0"/>
              <w:ind w:left="0" w:leftChars="0" w:right="0" w:rightChars="0" w:firstLine="0" w:firstLineChars="0"/>
              <w:rPr>
                <w:rFonts w:hint="default"/>
                <w:b w:val="0"/>
                <w:bCs/>
                <w:sz w:val="21"/>
                <w:szCs w:val="21"/>
              </w:rPr>
            </w:pPr>
            <w:r>
              <w:rPr>
                <w:b w:val="0"/>
                <w:bCs/>
                <w:sz w:val="21"/>
                <w:szCs w:val="21"/>
              </w:rPr>
              <w:t>按需</w:t>
            </w:r>
          </w:p>
        </w:tc>
        <w:tc>
          <w:tcPr>
            <w:tcW w:w="2974" w:type="dxa"/>
            <w:vAlign w:val="center"/>
          </w:tcPr>
          <w:p w14:paraId="4F6C14BD">
            <w:pPr>
              <w:pStyle w:val="73"/>
              <w:snapToGrid w:val="0"/>
              <w:ind w:left="0" w:leftChars="0" w:right="0" w:rightChars="0" w:firstLine="0" w:firstLineChars="0"/>
              <w:jc w:val="left"/>
              <w:rPr>
                <w:rFonts w:hint="default"/>
                <w:b w:val="0"/>
                <w:bCs/>
                <w:sz w:val="21"/>
                <w:szCs w:val="21"/>
              </w:rPr>
            </w:pPr>
            <w:r>
              <w:rPr>
                <w:b w:val="0"/>
                <w:bCs/>
                <w:sz w:val="21"/>
                <w:szCs w:val="21"/>
              </w:rPr>
              <w:t>用户个人数字证书私钥的载体。</w:t>
            </w:r>
          </w:p>
        </w:tc>
      </w:tr>
      <w:tr w14:paraId="25FE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41E0C71D">
            <w:pPr>
              <w:pStyle w:val="73"/>
              <w:numPr>
                <w:ilvl w:val="0"/>
                <w:numId w:val="45"/>
              </w:numPr>
              <w:snapToGrid w:val="0"/>
              <w:ind w:left="425" w:leftChars="0" w:right="0" w:rightChars="0" w:hanging="425" w:firstLineChars="0"/>
              <w:rPr>
                <w:rFonts w:hint="default"/>
                <w:b w:val="0"/>
                <w:bCs/>
                <w:sz w:val="21"/>
                <w:szCs w:val="21"/>
              </w:rPr>
            </w:pPr>
          </w:p>
        </w:tc>
        <w:tc>
          <w:tcPr>
            <w:tcW w:w="1722" w:type="dxa"/>
            <w:vAlign w:val="center"/>
          </w:tcPr>
          <w:p w14:paraId="50F687AE">
            <w:pPr>
              <w:pStyle w:val="73"/>
              <w:snapToGrid w:val="0"/>
              <w:ind w:left="0" w:leftChars="0" w:right="0" w:rightChars="0" w:firstLine="0" w:firstLineChars="0"/>
              <w:jc w:val="center"/>
              <w:rPr>
                <w:rFonts w:hint="default"/>
                <w:b/>
                <w:bCs/>
                <w:sz w:val="21"/>
                <w:szCs w:val="21"/>
              </w:rPr>
            </w:pPr>
            <w:r>
              <w:rPr>
                <w:b w:val="0"/>
                <w:bCs/>
                <w:sz w:val="21"/>
                <w:szCs w:val="21"/>
              </w:rPr>
              <w:t>服务器密码机</w:t>
            </w:r>
          </w:p>
        </w:tc>
        <w:tc>
          <w:tcPr>
            <w:tcW w:w="2496" w:type="dxa"/>
            <w:vAlign w:val="center"/>
          </w:tcPr>
          <w:p w14:paraId="6261CE52">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0028《密码模块安全技术要求》</w:t>
            </w:r>
          </w:p>
          <w:p w14:paraId="77B08504">
            <w:pPr>
              <w:pStyle w:val="73"/>
              <w:snapToGrid w:val="0"/>
              <w:ind w:left="0" w:leftChars="0" w:right="0" w:rightChars="0" w:firstLine="0" w:firstLineChars="0"/>
              <w:jc w:val="left"/>
              <w:rPr>
                <w:rFonts w:hint="default"/>
                <w:b w:val="0"/>
                <w:bCs/>
                <w:sz w:val="21"/>
                <w:szCs w:val="21"/>
                <w:lang w:eastAsia="zh-Hans"/>
              </w:rPr>
            </w:pPr>
            <w:r>
              <w:rPr>
                <w:b w:val="0"/>
                <w:bCs/>
                <w:sz w:val="21"/>
                <w:szCs w:val="21"/>
                <w:lang w:eastAsia="zh-Hans"/>
              </w:rPr>
              <w:t>GM/T 0030《服务器密码机技术规范》</w:t>
            </w:r>
          </w:p>
        </w:tc>
        <w:tc>
          <w:tcPr>
            <w:tcW w:w="1811" w:type="dxa"/>
            <w:vAlign w:val="center"/>
          </w:tcPr>
          <w:p w14:paraId="0016846F">
            <w:pPr>
              <w:pStyle w:val="73"/>
              <w:snapToGrid w:val="0"/>
              <w:ind w:left="0" w:leftChars="0" w:right="0" w:rightChars="0" w:firstLine="0" w:firstLineChars="0"/>
              <w:jc w:val="left"/>
              <w:rPr>
                <w:rFonts w:hint="default"/>
                <w:b w:val="0"/>
                <w:bCs/>
                <w:sz w:val="21"/>
                <w:szCs w:val="21"/>
              </w:rPr>
            </w:pPr>
            <w:r>
              <w:rPr>
                <w:b w:val="0"/>
                <w:bCs/>
                <w:sz w:val="21"/>
                <w:szCs w:val="21"/>
              </w:rPr>
              <w:t>SM2/SM3/SM4</w:t>
            </w:r>
          </w:p>
        </w:tc>
        <w:tc>
          <w:tcPr>
            <w:tcW w:w="491" w:type="dxa"/>
            <w:vAlign w:val="center"/>
          </w:tcPr>
          <w:p w14:paraId="35F90745">
            <w:pPr>
              <w:pStyle w:val="73"/>
              <w:snapToGrid w:val="0"/>
              <w:ind w:left="0" w:leftChars="0" w:right="0" w:rightChars="0" w:firstLine="0" w:firstLineChars="0"/>
              <w:rPr>
                <w:rFonts w:hint="default"/>
                <w:b w:val="0"/>
                <w:bCs/>
                <w:sz w:val="21"/>
                <w:szCs w:val="21"/>
              </w:rPr>
            </w:pPr>
            <w:r>
              <w:rPr>
                <w:b w:val="0"/>
                <w:bCs/>
                <w:sz w:val="21"/>
                <w:szCs w:val="21"/>
              </w:rPr>
              <w:t>1</w:t>
            </w:r>
          </w:p>
        </w:tc>
        <w:tc>
          <w:tcPr>
            <w:tcW w:w="2974" w:type="dxa"/>
            <w:vAlign w:val="center"/>
          </w:tcPr>
          <w:p w14:paraId="07062407">
            <w:pPr>
              <w:pStyle w:val="73"/>
              <w:snapToGrid w:val="0"/>
              <w:ind w:left="0" w:leftChars="0" w:right="0" w:rightChars="0" w:firstLine="0" w:firstLineChars="0"/>
              <w:jc w:val="left"/>
              <w:rPr>
                <w:rFonts w:hint="default"/>
                <w:b w:val="0"/>
                <w:bCs/>
                <w:sz w:val="21"/>
                <w:szCs w:val="21"/>
                <w:lang w:eastAsia="zh-Hans"/>
              </w:rPr>
            </w:pPr>
            <w:r>
              <w:rPr>
                <w:b w:val="0"/>
                <w:bCs/>
                <w:sz w:val="21"/>
                <w:szCs w:val="21"/>
              </w:rPr>
              <w:t>进行HMAC-SM3、SM4-CBC运算。</w:t>
            </w:r>
          </w:p>
        </w:tc>
      </w:tr>
      <w:tr w14:paraId="613F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26C6698D">
            <w:pPr>
              <w:pStyle w:val="73"/>
              <w:numPr>
                <w:ilvl w:val="0"/>
                <w:numId w:val="45"/>
              </w:numPr>
              <w:snapToGrid w:val="0"/>
              <w:ind w:left="425" w:leftChars="0" w:right="0" w:rightChars="0" w:hanging="425" w:firstLineChars="0"/>
              <w:rPr>
                <w:rFonts w:hint="eastAsia" w:eastAsia="仿宋"/>
                <w:b w:val="0"/>
                <w:bCs/>
                <w:sz w:val="21"/>
                <w:szCs w:val="21"/>
                <w:lang w:val="en-US" w:eastAsia="zh-CN"/>
              </w:rPr>
            </w:pPr>
          </w:p>
        </w:tc>
        <w:tc>
          <w:tcPr>
            <w:tcW w:w="1722" w:type="dxa"/>
            <w:vAlign w:val="center"/>
          </w:tcPr>
          <w:p w14:paraId="68E06D7E">
            <w:pPr>
              <w:pStyle w:val="73"/>
              <w:snapToGrid w:val="0"/>
              <w:ind w:left="0" w:leftChars="0" w:right="0" w:rightChars="0" w:firstLine="0" w:firstLineChars="0"/>
              <w:jc w:val="center"/>
              <w:rPr>
                <w:rFonts w:hint="default" w:eastAsia="仿宋"/>
                <w:b w:val="0"/>
                <w:bCs/>
                <w:sz w:val="21"/>
                <w:szCs w:val="21"/>
                <w:lang w:val="en-US" w:eastAsia="zh-CN"/>
              </w:rPr>
            </w:pPr>
            <w:r>
              <w:rPr>
                <w:rFonts w:hint="eastAsia"/>
                <w:b w:val="0"/>
                <w:bCs/>
                <w:sz w:val="21"/>
                <w:szCs w:val="21"/>
                <w:lang w:val="en-US" w:eastAsia="zh-CN"/>
              </w:rPr>
              <w:t>密码服务管理平台</w:t>
            </w:r>
          </w:p>
        </w:tc>
        <w:tc>
          <w:tcPr>
            <w:tcW w:w="2496" w:type="dxa"/>
            <w:vAlign w:val="center"/>
          </w:tcPr>
          <w:p w14:paraId="299D2E8A">
            <w:pPr>
              <w:pStyle w:val="73"/>
              <w:snapToGrid w:val="0"/>
              <w:ind w:left="0" w:leftChars="0" w:right="0" w:rightChars="0" w:firstLine="0" w:firstLineChars="0"/>
              <w:jc w:val="left"/>
              <w:rPr>
                <w:b w:val="0"/>
                <w:bCs/>
                <w:sz w:val="21"/>
                <w:szCs w:val="21"/>
                <w:lang w:eastAsia="zh-Hans"/>
              </w:rPr>
            </w:pPr>
            <w:r>
              <w:rPr>
                <w:b w:val="0"/>
                <w:bCs/>
                <w:sz w:val="21"/>
                <w:szCs w:val="21"/>
                <w:lang w:eastAsia="zh-Hans"/>
              </w:rPr>
              <w:t>GM/T 0028《密码模块安全技术要求》</w:t>
            </w:r>
          </w:p>
        </w:tc>
        <w:tc>
          <w:tcPr>
            <w:tcW w:w="1811" w:type="dxa"/>
            <w:shd w:val="clear" w:color="auto" w:fill="auto"/>
            <w:vAlign w:val="center"/>
          </w:tcPr>
          <w:p w14:paraId="0DE255D5">
            <w:pPr>
              <w:pStyle w:val="73"/>
              <w:snapToGrid w:val="0"/>
              <w:ind w:left="0" w:leftChars="0" w:right="0" w:rightChars="0" w:firstLine="0" w:firstLineChars="0"/>
              <w:jc w:val="left"/>
              <w:rPr>
                <w:rFonts w:hint="default" w:eastAsia="仿宋" w:asciiTheme="minorHAnsi" w:hAnsiTheme="minorHAnsi" w:cstheme="minorBidi"/>
                <w:b w:val="0"/>
                <w:bCs/>
                <w:kern w:val="2"/>
                <w:sz w:val="21"/>
                <w:szCs w:val="21"/>
                <w:lang w:val="en-US" w:eastAsia="zh-CN" w:bidi="ar-SA"/>
              </w:rPr>
            </w:pPr>
            <w:r>
              <w:rPr>
                <w:b w:val="0"/>
                <w:bCs/>
                <w:sz w:val="21"/>
                <w:szCs w:val="21"/>
              </w:rPr>
              <w:t>SM2/SM3/SM4</w:t>
            </w:r>
          </w:p>
        </w:tc>
        <w:tc>
          <w:tcPr>
            <w:tcW w:w="491" w:type="dxa"/>
            <w:shd w:val="clear" w:color="auto" w:fill="auto"/>
            <w:vAlign w:val="center"/>
          </w:tcPr>
          <w:p w14:paraId="322F1584">
            <w:pPr>
              <w:pStyle w:val="73"/>
              <w:snapToGrid w:val="0"/>
              <w:ind w:left="0" w:leftChars="0" w:right="0" w:rightChars="0" w:firstLine="0" w:firstLineChars="0"/>
              <w:rPr>
                <w:rFonts w:hint="default" w:eastAsia="仿宋" w:asciiTheme="minorHAnsi" w:hAnsiTheme="minorHAnsi" w:cstheme="minorBidi"/>
                <w:b w:val="0"/>
                <w:bCs/>
                <w:kern w:val="2"/>
                <w:sz w:val="21"/>
                <w:szCs w:val="21"/>
                <w:lang w:val="en-US" w:eastAsia="zh-CN" w:bidi="ar-SA"/>
              </w:rPr>
            </w:pPr>
            <w:r>
              <w:rPr>
                <w:b w:val="0"/>
                <w:bCs/>
                <w:sz w:val="21"/>
                <w:szCs w:val="21"/>
              </w:rPr>
              <w:t>1</w:t>
            </w:r>
          </w:p>
        </w:tc>
        <w:tc>
          <w:tcPr>
            <w:tcW w:w="2974" w:type="dxa"/>
            <w:shd w:val="clear" w:color="auto" w:fill="auto"/>
            <w:vAlign w:val="center"/>
          </w:tcPr>
          <w:p w14:paraId="76D289C7">
            <w:pPr>
              <w:pStyle w:val="73"/>
              <w:snapToGrid w:val="0"/>
              <w:ind w:left="0" w:leftChars="0" w:right="0" w:rightChars="0" w:firstLine="0" w:firstLineChars="0"/>
              <w:jc w:val="left"/>
              <w:rPr>
                <w:rFonts w:hint="default" w:eastAsia="仿宋" w:asciiTheme="minorHAnsi" w:hAnsiTheme="minorHAnsi" w:cstheme="minorBidi"/>
                <w:b w:val="0"/>
                <w:bCs/>
                <w:kern w:val="2"/>
                <w:sz w:val="21"/>
                <w:szCs w:val="21"/>
                <w:lang w:val="en-US" w:eastAsia="zh-Hans" w:bidi="ar-SA"/>
              </w:rPr>
            </w:pPr>
            <w:r>
              <w:rPr>
                <w:rFonts w:hint="eastAsia"/>
                <w:b w:val="0"/>
                <w:bCs/>
                <w:sz w:val="21"/>
                <w:szCs w:val="21"/>
                <w:lang w:val="en-US" w:eastAsia="zh-CN"/>
              </w:rPr>
              <w:t>屏蔽密码设备硬件差异，为应用系统提供密钥管理和密码运算服务</w:t>
            </w:r>
            <w:r>
              <w:rPr>
                <w:b w:val="0"/>
                <w:bCs/>
                <w:sz w:val="21"/>
                <w:szCs w:val="21"/>
              </w:rPr>
              <w:t>。</w:t>
            </w:r>
          </w:p>
        </w:tc>
      </w:tr>
      <w:tr w14:paraId="4E87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679ADB18">
            <w:pPr>
              <w:pStyle w:val="73"/>
              <w:numPr>
                <w:ilvl w:val="0"/>
                <w:numId w:val="45"/>
              </w:numPr>
              <w:snapToGrid w:val="0"/>
              <w:ind w:left="425" w:leftChars="0" w:right="0" w:rightChars="0" w:hanging="425" w:firstLineChars="0"/>
              <w:rPr>
                <w:rFonts w:hint="eastAsia"/>
                <w:b w:val="0"/>
                <w:bCs/>
                <w:sz w:val="21"/>
                <w:szCs w:val="21"/>
                <w:lang w:val="en-US" w:eastAsia="zh-CN"/>
              </w:rPr>
            </w:pPr>
          </w:p>
        </w:tc>
        <w:tc>
          <w:tcPr>
            <w:tcW w:w="1722" w:type="dxa"/>
            <w:vAlign w:val="center"/>
          </w:tcPr>
          <w:p w14:paraId="1704FE7D">
            <w:pPr>
              <w:pStyle w:val="73"/>
              <w:snapToGrid w:val="0"/>
              <w:ind w:left="0" w:leftChars="0" w:right="0" w:rightChars="0" w:firstLine="0" w:firstLineChars="0"/>
              <w:jc w:val="center"/>
              <w:rPr>
                <w:rFonts w:hint="default"/>
                <w:b w:val="0"/>
                <w:bCs/>
                <w:sz w:val="21"/>
                <w:szCs w:val="21"/>
                <w:lang w:val="en-US" w:eastAsia="zh-CN"/>
              </w:rPr>
            </w:pPr>
            <w:r>
              <w:rPr>
                <w:rFonts w:hint="eastAsia"/>
                <w:b w:val="0"/>
                <w:bCs/>
                <w:sz w:val="21"/>
                <w:szCs w:val="21"/>
                <w:lang w:val="en-US" w:eastAsia="zh-CN"/>
              </w:rPr>
              <w:t>数字证书认证系统</w:t>
            </w:r>
          </w:p>
        </w:tc>
        <w:tc>
          <w:tcPr>
            <w:tcW w:w="2496" w:type="dxa"/>
            <w:vAlign w:val="center"/>
          </w:tcPr>
          <w:p w14:paraId="3A93DF50">
            <w:pPr>
              <w:pStyle w:val="73"/>
              <w:snapToGrid w:val="0"/>
              <w:ind w:left="0" w:leftChars="0" w:right="0" w:rightChars="0" w:firstLine="0" w:firstLineChars="0"/>
              <w:jc w:val="left"/>
              <w:rPr>
                <w:b w:val="0"/>
                <w:bCs/>
                <w:sz w:val="21"/>
                <w:szCs w:val="21"/>
                <w:lang w:eastAsia="zh-Hans"/>
              </w:rPr>
            </w:pPr>
            <w:r>
              <w:rPr>
                <w:rFonts w:hint="eastAsia"/>
                <w:b w:val="0"/>
                <w:bCs/>
                <w:sz w:val="21"/>
                <w:szCs w:val="21"/>
                <w:lang w:val="en-US" w:eastAsia="zh-CN"/>
              </w:rPr>
              <w:t>GM/T 0034 《基于SM2密码算法的证书认证系统密码及其相关安全技术规范》</w:t>
            </w:r>
          </w:p>
        </w:tc>
        <w:tc>
          <w:tcPr>
            <w:tcW w:w="1811" w:type="dxa"/>
            <w:shd w:val="clear" w:color="auto" w:fill="auto"/>
            <w:vAlign w:val="center"/>
          </w:tcPr>
          <w:p w14:paraId="7D722E1B">
            <w:pPr>
              <w:pStyle w:val="73"/>
              <w:snapToGrid w:val="0"/>
              <w:ind w:left="0" w:leftChars="0" w:right="0" w:rightChars="0" w:firstLine="0" w:firstLineChars="0"/>
              <w:jc w:val="left"/>
              <w:rPr>
                <w:b w:val="0"/>
                <w:bCs/>
                <w:sz w:val="21"/>
                <w:szCs w:val="21"/>
              </w:rPr>
            </w:pPr>
            <w:r>
              <w:rPr>
                <w:b w:val="0"/>
                <w:bCs/>
                <w:sz w:val="21"/>
                <w:szCs w:val="21"/>
              </w:rPr>
              <w:t>SM2/SM3/SM4</w:t>
            </w:r>
          </w:p>
        </w:tc>
        <w:tc>
          <w:tcPr>
            <w:tcW w:w="491" w:type="dxa"/>
            <w:shd w:val="clear" w:color="auto" w:fill="auto"/>
            <w:vAlign w:val="center"/>
          </w:tcPr>
          <w:p w14:paraId="21F6B9CE">
            <w:pPr>
              <w:pStyle w:val="73"/>
              <w:snapToGrid w:val="0"/>
              <w:ind w:left="0" w:leftChars="0" w:right="0" w:rightChars="0" w:firstLine="0" w:firstLineChars="0"/>
              <w:rPr>
                <w:rFonts w:hint="eastAsia" w:eastAsia="仿宋"/>
                <w:b w:val="0"/>
                <w:bCs/>
                <w:sz w:val="21"/>
                <w:szCs w:val="21"/>
                <w:lang w:val="en-US" w:eastAsia="zh-CN"/>
              </w:rPr>
            </w:pPr>
            <w:r>
              <w:rPr>
                <w:rFonts w:hint="eastAsia"/>
                <w:b w:val="0"/>
                <w:bCs/>
                <w:sz w:val="21"/>
                <w:szCs w:val="21"/>
                <w:lang w:val="en-US" w:eastAsia="zh-CN"/>
              </w:rPr>
              <w:t>1</w:t>
            </w:r>
          </w:p>
        </w:tc>
        <w:tc>
          <w:tcPr>
            <w:tcW w:w="2974" w:type="dxa"/>
            <w:shd w:val="clear" w:color="auto" w:fill="auto"/>
            <w:vAlign w:val="center"/>
          </w:tcPr>
          <w:p w14:paraId="0563021C">
            <w:pPr>
              <w:pStyle w:val="73"/>
              <w:snapToGrid w:val="0"/>
              <w:ind w:left="0" w:leftChars="0" w:right="0" w:rightChars="0" w:firstLine="0" w:firstLineChars="0"/>
              <w:jc w:val="left"/>
              <w:rPr>
                <w:rFonts w:hint="eastAsia"/>
                <w:b w:val="0"/>
                <w:bCs/>
                <w:sz w:val="21"/>
                <w:szCs w:val="21"/>
                <w:lang w:val="en-US" w:eastAsia="zh-CN"/>
              </w:rPr>
            </w:pPr>
            <w:r>
              <w:rPr>
                <w:rFonts w:hint="eastAsia" w:ascii="仿宋" w:hAnsi="仿宋"/>
                <w:sz w:val="21"/>
                <w:szCs w:val="21"/>
                <w:lang w:val="en-US" w:eastAsia="zh-CN"/>
              </w:rPr>
              <w:t>为用户提供数字证书生命周期管理服务。</w:t>
            </w:r>
          </w:p>
        </w:tc>
      </w:tr>
      <w:tr w14:paraId="5E60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31AD71EA">
            <w:pPr>
              <w:pStyle w:val="73"/>
              <w:numPr>
                <w:ilvl w:val="0"/>
                <w:numId w:val="45"/>
              </w:numPr>
              <w:snapToGrid w:val="0"/>
              <w:ind w:left="425" w:leftChars="0" w:right="0" w:rightChars="0" w:hanging="425" w:firstLineChars="0"/>
              <w:rPr>
                <w:rFonts w:hint="eastAsia"/>
                <w:b w:val="0"/>
                <w:bCs/>
                <w:sz w:val="21"/>
                <w:szCs w:val="21"/>
                <w:lang w:val="en-US" w:eastAsia="zh-CN"/>
              </w:rPr>
            </w:pPr>
          </w:p>
        </w:tc>
        <w:tc>
          <w:tcPr>
            <w:tcW w:w="1722" w:type="dxa"/>
            <w:vAlign w:val="center"/>
          </w:tcPr>
          <w:p w14:paraId="1E3381F5">
            <w:pPr>
              <w:pStyle w:val="73"/>
              <w:snapToGrid w:val="0"/>
              <w:ind w:left="0" w:leftChars="0" w:right="0" w:rightChars="0" w:firstLine="0" w:firstLineChars="0"/>
              <w:jc w:val="center"/>
              <w:rPr>
                <w:rFonts w:hint="default"/>
                <w:b w:val="0"/>
                <w:bCs/>
                <w:sz w:val="21"/>
                <w:szCs w:val="21"/>
                <w:lang w:val="en-US" w:eastAsia="zh-CN"/>
              </w:rPr>
            </w:pPr>
            <w:r>
              <w:rPr>
                <w:rFonts w:hint="eastAsia"/>
                <w:b w:val="0"/>
                <w:bCs/>
                <w:sz w:val="21"/>
                <w:szCs w:val="21"/>
                <w:lang w:val="en-US" w:eastAsia="zh-CN"/>
              </w:rPr>
              <w:t>密钥管理系统</w:t>
            </w:r>
          </w:p>
        </w:tc>
        <w:tc>
          <w:tcPr>
            <w:tcW w:w="2496" w:type="dxa"/>
            <w:vAlign w:val="center"/>
          </w:tcPr>
          <w:p w14:paraId="076812A2">
            <w:pPr>
              <w:pStyle w:val="73"/>
              <w:snapToGrid w:val="0"/>
              <w:ind w:left="0" w:leftChars="0" w:right="0" w:rightChars="0" w:firstLine="0" w:firstLineChars="0"/>
              <w:jc w:val="left"/>
              <w:rPr>
                <w:rFonts w:hint="eastAsia"/>
                <w:b w:val="0"/>
                <w:bCs/>
                <w:sz w:val="21"/>
                <w:szCs w:val="21"/>
                <w:lang w:val="en-US" w:eastAsia="zh-CN"/>
              </w:rPr>
            </w:pPr>
            <w:r>
              <w:rPr>
                <w:rFonts w:hint="eastAsia"/>
                <w:b w:val="0"/>
                <w:bCs/>
                <w:sz w:val="21"/>
                <w:szCs w:val="21"/>
                <w:lang w:val="en-US" w:eastAsia="zh-CN"/>
              </w:rPr>
              <w:t>GM/T 0034 《基于SM2密码算法的证书认证系统密码及其相关安全技术规范》</w:t>
            </w:r>
          </w:p>
        </w:tc>
        <w:tc>
          <w:tcPr>
            <w:tcW w:w="1811" w:type="dxa"/>
            <w:shd w:val="clear" w:color="auto" w:fill="auto"/>
            <w:vAlign w:val="center"/>
          </w:tcPr>
          <w:p w14:paraId="187098F0">
            <w:pPr>
              <w:pStyle w:val="73"/>
              <w:snapToGrid w:val="0"/>
              <w:ind w:left="0" w:leftChars="0" w:right="0" w:rightChars="0" w:firstLine="0" w:firstLineChars="0"/>
              <w:jc w:val="left"/>
              <w:rPr>
                <w:rFonts w:hint="eastAsia" w:eastAsia="仿宋" w:asciiTheme="minorHAnsi" w:hAnsiTheme="minorHAnsi" w:cstheme="minorBidi"/>
                <w:b w:val="0"/>
                <w:bCs/>
                <w:kern w:val="2"/>
                <w:sz w:val="21"/>
                <w:szCs w:val="21"/>
                <w:lang w:val="en-US" w:eastAsia="zh-CN" w:bidi="ar-SA"/>
              </w:rPr>
            </w:pPr>
            <w:r>
              <w:rPr>
                <w:b w:val="0"/>
                <w:bCs/>
                <w:sz w:val="21"/>
                <w:szCs w:val="21"/>
              </w:rPr>
              <w:t>SM2/SM3/SM4</w:t>
            </w:r>
          </w:p>
        </w:tc>
        <w:tc>
          <w:tcPr>
            <w:tcW w:w="491" w:type="dxa"/>
            <w:shd w:val="clear" w:color="auto" w:fill="auto"/>
            <w:vAlign w:val="center"/>
          </w:tcPr>
          <w:p w14:paraId="51AB1ABB">
            <w:pPr>
              <w:pStyle w:val="73"/>
              <w:snapToGrid w:val="0"/>
              <w:ind w:left="0" w:leftChars="0" w:right="0" w:rightChars="0" w:firstLine="0" w:firstLineChars="0"/>
              <w:rPr>
                <w:rFonts w:hint="eastAsia" w:eastAsia="仿宋" w:asciiTheme="minorHAnsi" w:hAnsiTheme="minorHAnsi" w:cstheme="minorBidi"/>
                <w:b w:val="0"/>
                <w:bCs/>
                <w:kern w:val="2"/>
                <w:sz w:val="21"/>
                <w:szCs w:val="21"/>
                <w:lang w:val="en-US" w:eastAsia="zh-CN" w:bidi="ar-SA"/>
              </w:rPr>
            </w:pPr>
            <w:r>
              <w:rPr>
                <w:rFonts w:hint="eastAsia"/>
                <w:b w:val="0"/>
                <w:bCs/>
                <w:sz w:val="21"/>
                <w:szCs w:val="21"/>
                <w:lang w:val="en-US" w:eastAsia="zh-CN"/>
              </w:rPr>
              <w:t>1</w:t>
            </w:r>
          </w:p>
        </w:tc>
        <w:tc>
          <w:tcPr>
            <w:tcW w:w="2974" w:type="dxa"/>
            <w:shd w:val="clear" w:color="auto" w:fill="auto"/>
            <w:vAlign w:val="center"/>
          </w:tcPr>
          <w:p w14:paraId="775A7C36">
            <w:pPr>
              <w:pStyle w:val="73"/>
              <w:snapToGrid w:val="0"/>
              <w:ind w:left="0" w:leftChars="0" w:right="0" w:rightChars="0" w:firstLine="0" w:firstLineChars="0"/>
              <w:jc w:val="left"/>
              <w:rPr>
                <w:rFonts w:hint="eastAsia" w:eastAsia="仿宋" w:asciiTheme="minorHAnsi" w:hAnsiTheme="minorHAnsi" w:cstheme="minorBidi"/>
                <w:b w:val="0"/>
                <w:bCs/>
                <w:kern w:val="2"/>
                <w:sz w:val="21"/>
                <w:szCs w:val="21"/>
                <w:lang w:val="en-US" w:eastAsia="zh-CN" w:bidi="ar-SA"/>
              </w:rPr>
            </w:pPr>
            <w:r>
              <w:rPr>
                <w:rFonts w:hint="eastAsia" w:ascii="仿宋" w:hAnsi="仿宋"/>
                <w:sz w:val="21"/>
                <w:szCs w:val="21"/>
                <w:lang w:val="en-US" w:eastAsia="zh-CN"/>
              </w:rPr>
              <w:t>为应用和用户提供密钥全生命周期管理服务。</w:t>
            </w:r>
          </w:p>
        </w:tc>
      </w:tr>
      <w:tr w14:paraId="235F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 w:type="dxa"/>
            <w:vAlign w:val="center"/>
          </w:tcPr>
          <w:p w14:paraId="7E35EF3F">
            <w:pPr>
              <w:pStyle w:val="73"/>
              <w:numPr>
                <w:ilvl w:val="0"/>
                <w:numId w:val="45"/>
              </w:numPr>
              <w:snapToGrid w:val="0"/>
              <w:ind w:left="425" w:leftChars="0" w:right="0" w:rightChars="0" w:hanging="425" w:firstLineChars="0"/>
              <w:rPr>
                <w:rFonts w:hint="eastAsia"/>
                <w:b w:val="0"/>
                <w:bCs/>
                <w:sz w:val="21"/>
                <w:szCs w:val="21"/>
                <w:lang w:val="en-US" w:eastAsia="zh-CN"/>
              </w:rPr>
            </w:pPr>
          </w:p>
        </w:tc>
        <w:tc>
          <w:tcPr>
            <w:tcW w:w="1722" w:type="dxa"/>
            <w:vAlign w:val="center"/>
          </w:tcPr>
          <w:p w14:paraId="4D310E15">
            <w:pPr>
              <w:pStyle w:val="73"/>
              <w:snapToGrid w:val="0"/>
              <w:ind w:left="0" w:leftChars="0" w:right="0" w:rightChars="0" w:firstLine="0" w:firstLineChars="0"/>
              <w:jc w:val="center"/>
              <w:rPr>
                <w:rFonts w:hint="default"/>
                <w:b w:val="0"/>
                <w:bCs/>
                <w:sz w:val="21"/>
                <w:szCs w:val="21"/>
                <w:lang w:val="en-US" w:eastAsia="zh-CN"/>
              </w:rPr>
            </w:pPr>
            <w:r>
              <w:rPr>
                <w:rFonts w:hint="eastAsia"/>
                <w:b w:val="0"/>
                <w:bCs/>
                <w:sz w:val="21"/>
                <w:szCs w:val="21"/>
                <w:lang w:val="en-US" w:eastAsia="zh-CN"/>
              </w:rPr>
              <w:t>协同签名系统</w:t>
            </w:r>
          </w:p>
        </w:tc>
        <w:tc>
          <w:tcPr>
            <w:tcW w:w="2496" w:type="dxa"/>
            <w:vAlign w:val="center"/>
          </w:tcPr>
          <w:p w14:paraId="2D6070B8">
            <w:pPr>
              <w:pStyle w:val="73"/>
              <w:snapToGrid w:val="0"/>
              <w:ind w:left="0" w:leftChars="0" w:right="0" w:rightChars="0" w:firstLine="0" w:firstLineChars="0"/>
              <w:jc w:val="left"/>
              <w:rPr>
                <w:b w:val="0"/>
                <w:bCs/>
                <w:sz w:val="21"/>
                <w:szCs w:val="21"/>
                <w:lang w:eastAsia="zh-Hans"/>
              </w:rPr>
            </w:pPr>
            <w:r>
              <w:rPr>
                <w:b w:val="0"/>
                <w:bCs/>
                <w:sz w:val="21"/>
                <w:szCs w:val="21"/>
                <w:lang w:eastAsia="zh-Hans"/>
              </w:rPr>
              <w:t>GM/T 0028《密码模块安全技术要求》</w:t>
            </w:r>
          </w:p>
        </w:tc>
        <w:tc>
          <w:tcPr>
            <w:tcW w:w="1811" w:type="dxa"/>
            <w:shd w:val="clear" w:color="auto" w:fill="auto"/>
            <w:vAlign w:val="center"/>
          </w:tcPr>
          <w:p w14:paraId="16F6FB19">
            <w:pPr>
              <w:pStyle w:val="73"/>
              <w:snapToGrid w:val="0"/>
              <w:ind w:left="0" w:leftChars="0" w:right="0" w:rightChars="0" w:firstLine="0" w:firstLineChars="0"/>
              <w:jc w:val="left"/>
              <w:rPr>
                <w:b w:val="0"/>
                <w:bCs/>
                <w:sz w:val="21"/>
                <w:szCs w:val="21"/>
              </w:rPr>
            </w:pPr>
            <w:r>
              <w:rPr>
                <w:b w:val="0"/>
                <w:bCs/>
                <w:sz w:val="21"/>
                <w:szCs w:val="21"/>
              </w:rPr>
              <w:t>SM2/SM3/SM4</w:t>
            </w:r>
          </w:p>
        </w:tc>
        <w:tc>
          <w:tcPr>
            <w:tcW w:w="491" w:type="dxa"/>
            <w:shd w:val="clear" w:color="auto" w:fill="auto"/>
            <w:vAlign w:val="center"/>
          </w:tcPr>
          <w:p w14:paraId="1C743969">
            <w:pPr>
              <w:pStyle w:val="73"/>
              <w:snapToGrid w:val="0"/>
              <w:ind w:left="0" w:leftChars="0" w:right="0" w:rightChars="0" w:firstLine="0" w:firstLineChars="0"/>
              <w:rPr>
                <w:rFonts w:hint="eastAsia" w:eastAsia="仿宋"/>
                <w:b w:val="0"/>
                <w:bCs/>
                <w:sz w:val="21"/>
                <w:szCs w:val="21"/>
                <w:lang w:val="en-US" w:eastAsia="zh-CN"/>
              </w:rPr>
            </w:pPr>
            <w:r>
              <w:rPr>
                <w:rFonts w:hint="eastAsia"/>
                <w:b w:val="0"/>
                <w:bCs/>
                <w:sz w:val="21"/>
                <w:szCs w:val="21"/>
                <w:lang w:val="en-US" w:eastAsia="zh-CN"/>
              </w:rPr>
              <w:t>1</w:t>
            </w:r>
          </w:p>
        </w:tc>
        <w:tc>
          <w:tcPr>
            <w:tcW w:w="2974" w:type="dxa"/>
            <w:shd w:val="clear" w:color="auto" w:fill="auto"/>
            <w:vAlign w:val="center"/>
          </w:tcPr>
          <w:p w14:paraId="69790B7D">
            <w:pPr>
              <w:pStyle w:val="73"/>
              <w:snapToGrid w:val="0"/>
              <w:ind w:left="0" w:leftChars="0" w:right="0" w:rightChars="0" w:firstLine="0" w:firstLineChars="0"/>
              <w:jc w:val="left"/>
              <w:rPr>
                <w:rFonts w:hint="eastAsia"/>
                <w:b w:val="0"/>
                <w:bCs/>
                <w:sz w:val="21"/>
                <w:szCs w:val="21"/>
                <w:lang w:val="en-US" w:eastAsia="zh-CN"/>
              </w:rPr>
            </w:pPr>
            <w:r>
              <w:rPr>
                <w:rFonts w:hint="eastAsia" w:ascii="仿宋" w:hAnsi="仿宋"/>
                <w:sz w:val="21"/>
                <w:szCs w:val="21"/>
                <w:lang w:val="en-US" w:eastAsia="zh-CN"/>
              </w:rPr>
              <w:t>为移动端提供身份鉴别的数字签名服务。</w:t>
            </w:r>
          </w:p>
        </w:tc>
      </w:tr>
    </w:tbl>
    <w:p w14:paraId="48063558"/>
    <w:p w14:paraId="6D2500C8"/>
    <w:bookmarkEnd w:id="147"/>
    <w:p w14:paraId="3A0FDD97">
      <w:pPr>
        <w:pStyle w:val="31"/>
        <w:wordWrap w:val="0"/>
        <w:ind w:firstLineChars="0"/>
        <w:rPr>
          <w:rFonts w:hint="eastAsia" w:ascii="仿宋" w:hAnsi="仿宋"/>
        </w:rPr>
      </w:pPr>
    </w:p>
    <w:p w14:paraId="44E07366">
      <w:pPr>
        <w:wordWrap w:val="0"/>
      </w:pPr>
      <w:r>
        <w:rPr>
          <w:rFonts w:hint="eastAsia"/>
        </w:rPr>
        <w:br w:type="page"/>
      </w:r>
    </w:p>
    <w:p w14:paraId="3562F394">
      <w:pPr>
        <w:pStyle w:val="2"/>
        <w:rPr>
          <w:rFonts w:hint="eastAsia"/>
        </w:rPr>
      </w:pPr>
      <w:bookmarkStart w:id="150" w:name="_Toc16609"/>
      <w:r>
        <w:rPr>
          <w:rFonts w:hint="eastAsia"/>
        </w:rPr>
        <w:t>安全管理方案</w:t>
      </w:r>
      <w:bookmarkEnd w:id="150"/>
    </w:p>
    <w:p w14:paraId="5F54FE28">
      <w:pPr>
        <w:pStyle w:val="3"/>
        <w:rPr>
          <w:rFonts w:hint="eastAsia"/>
        </w:rPr>
      </w:pPr>
      <w:bookmarkStart w:id="151" w:name="_Toc18465"/>
      <w:bookmarkStart w:id="152" w:name="_Toc13791"/>
      <w:bookmarkStart w:id="153" w:name="_Toc30351"/>
      <w:bookmarkStart w:id="154" w:name="_Toc20385"/>
      <w:bookmarkStart w:id="155" w:name="_Toc15585"/>
      <w:bookmarkStart w:id="156" w:name="_Toc17665"/>
      <w:bookmarkStart w:id="157" w:name="_Toc134436134"/>
      <w:bookmarkStart w:id="158" w:name="_Toc9799"/>
      <w:bookmarkStart w:id="159" w:name="_Toc65761991"/>
      <w:bookmarkStart w:id="160" w:name="_Toc435"/>
      <w:bookmarkStart w:id="161" w:name="_Toc68707174"/>
      <w:bookmarkStart w:id="162" w:name="_Toc7183"/>
      <w:bookmarkStart w:id="163" w:name="_Toc17871"/>
      <w:bookmarkStart w:id="164" w:name="_Toc26057"/>
      <w:bookmarkStart w:id="165" w:name="_Toc75271554"/>
      <w:bookmarkStart w:id="166" w:name="_Toc23621"/>
      <w:bookmarkStart w:id="167" w:name="_Toc24522"/>
      <w:bookmarkStart w:id="168" w:name="_Toc25651"/>
      <w:r>
        <w:rPr>
          <w:rFonts w:hint="eastAsia"/>
        </w:rPr>
        <w:t>管理制度</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400057B3">
      <w:pPr>
        <w:pStyle w:val="31"/>
        <w:wordWrap w:val="0"/>
      </w:pPr>
      <w:r>
        <w:rPr>
          <w:rFonts w:hint="eastAsia"/>
        </w:rPr>
        <w:t>根据《基本要求》中安全管理制度方面的要求，制定与本系统相适应的密码应用安全管理制度，内容包含密码软硬件及介质管理制度、密码应用安全组织机构管理制度、密码应用安全人员管理制度、密码应用建设运行管理制度、密码应用安全应急管理制度五个方面，</w:t>
      </w:r>
      <w:bookmarkStart w:id="169" w:name="OLE_LINK4"/>
      <w:r>
        <w:rPr>
          <w:rFonts w:hint="eastAsia"/>
        </w:rPr>
        <w:t>并同步在单位现有的制度发布流程中补充密码应用相关管理制度发布流程，待新制定的密码应用安全管理制度和内部评审通过后，按照密码相关管理制度发布流程予以发布并遵照执行。</w:t>
      </w:r>
    </w:p>
    <w:bookmarkEnd w:id="169"/>
    <w:p w14:paraId="1F2833A4">
      <w:pPr>
        <w:pStyle w:val="31"/>
        <w:wordWrap w:val="0"/>
      </w:pPr>
      <w:r>
        <w:rPr>
          <w:rFonts w:hint="eastAsia"/>
        </w:rPr>
        <w:t>根据密码应用方案和具体的密码设备及服务建立密钥安全管理规范，密钥安全管理规范涵盖方案中涉及到的密钥体系、类型及密钥的全生命周期（包括生成、分发、存储、更新、归档、使用、撤销、备份、恢复、销毁10个阶段，明确各阶段执行角色、密钥保护方法或密钥分发协议、密钥更新时间、密钥撤销要求、密钥备份和恢复要求等），密钥安全管理规范经安全专家评审后在单位内宣贯予以发布并遵照执行。</w:t>
      </w:r>
    </w:p>
    <w:p w14:paraId="7A09EE1D">
      <w:pPr>
        <w:pStyle w:val="31"/>
        <w:wordWrap w:val="0"/>
      </w:pPr>
      <w:r>
        <w:rPr>
          <w:rFonts w:hint="eastAsia"/>
        </w:rPr>
        <w:t>根据密钥管理规则和具体密码设备或密码服务产品的用户手册，制定管理人员或操作人员的密码应用安全操作规程，该规程包括密码设备或密码服务的部署操作流程（网络配置、管理配置、人员配置、重置、启动、重启、停止、密钥管理），操作要求（具体各操作的执行时间点、执行时间长度阈值和操作执行人）、错误识别及处理流程等。</w:t>
      </w:r>
    </w:p>
    <w:p w14:paraId="6C40A743">
      <w:pPr>
        <w:pStyle w:val="31"/>
        <w:wordWrap w:val="0"/>
      </w:pPr>
      <w:r>
        <w:rPr>
          <w:rFonts w:hint="eastAsia" w:ascii="Times New Roman" w:hAnsi="Times New Roman" w:cs="Times New Roman"/>
        </w:rPr>
        <w:t>西藏自治区市场监督管理局</w:t>
      </w:r>
      <w:r>
        <w:rPr>
          <w:rFonts w:ascii="Times New Roman" w:hAnsi="Times New Roman" w:cs="Times New Roman"/>
        </w:rPr>
        <w:t>信息安全领导小组负责制定、解释、修改和完善</w:t>
      </w:r>
      <w:r>
        <w:rPr>
          <w:rFonts w:hint="eastAsia" w:ascii="Times New Roman" w:hAnsi="Times New Roman" w:cs="Times New Roman"/>
        </w:rPr>
        <w:t>《密码应用安全操作规程》、《密码软硬件及介质管理制度》、《密码应用安全组织机构管理制度》、《密码应用安全人员管理制度》、《密码应用建设运行管理制度》、《密码应用安全应急管理制度》以及《密钥安全管理规范》。</w:t>
      </w:r>
    </w:p>
    <w:p w14:paraId="73994DA5">
      <w:pPr>
        <w:pStyle w:val="31"/>
        <w:wordWrap w:val="0"/>
      </w:pPr>
      <w:r>
        <w:rPr>
          <w:rFonts w:hint="eastAsia"/>
        </w:rPr>
        <w:t>密码应用安全管理制度和操作规程发布后，每年年底，在单位内部组织专家和密码相关人员对密码应用安全管理制度和操作规程在使用过程中的合理性和适用性进行论证和审定，对存在不足或需要改进的安全管理制度进行修订。</w:t>
      </w:r>
    </w:p>
    <w:p w14:paraId="13C3ECE0">
      <w:pPr>
        <w:pStyle w:val="31"/>
        <w:wordWrap w:val="0"/>
      </w:pPr>
      <w:r>
        <w:rPr>
          <w:rFonts w:hint="eastAsia"/>
        </w:rPr>
        <w:t>密码应用相关管理制度和操作规程同步在单位现有制度发布流程中并进行文档版本控制，每年例行修订后，若有更新应按照发布流程进行发布和文档版本变更。</w:t>
      </w:r>
    </w:p>
    <w:p w14:paraId="20FB4E10">
      <w:pPr>
        <w:pStyle w:val="31"/>
        <w:wordWrap w:val="0"/>
      </w:pPr>
      <w:r>
        <w:rPr>
          <w:rFonts w:hint="eastAsia"/>
        </w:rPr>
        <w:t>密码应用安全管理制度的修订应保存相关会议记录和签到记录，会议记录明确会议时间、地点、参与人员、会议内容和会议结论；管理人员或操作人员按操作规程进行的操作应留存执行记录，执行记录包括执行时间、操作地点、操作的设备或服务、操作原因、操作行为、操作结果。</w:t>
      </w:r>
    </w:p>
    <w:p w14:paraId="4C9F96DA">
      <w:pPr>
        <w:pStyle w:val="3"/>
        <w:rPr>
          <w:rFonts w:hint="eastAsia"/>
        </w:rPr>
      </w:pPr>
      <w:bookmarkStart w:id="170" w:name="_Toc65761992"/>
      <w:bookmarkStart w:id="171" w:name="_Toc1853"/>
      <w:bookmarkStart w:id="172" w:name="_Toc75271555"/>
      <w:bookmarkStart w:id="173" w:name="_Toc134436145"/>
      <w:bookmarkStart w:id="174" w:name="_Toc4645"/>
      <w:bookmarkStart w:id="175" w:name="_Toc27775"/>
      <w:bookmarkStart w:id="176" w:name="_Toc26344"/>
      <w:bookmarkStart w:id="177" w:name="_Toc2469"/>
      <w:bookmarkStart w:id="178" w:name="_Toc2378"/>
      <w:bookmarkStart w:id="179" w:name="_Toc30947"/>
      <w:bookmarkStart w:id="180" w:name="_Toc11565"/>
      <w:bookmarkStart w:id="181" w:name="_Toc9139"/>
      <w:bookmarkStart w:id="182" w:name="_Toc9956"/>
      <w:bookmarkStart w:id="183" w:name="_Toc19564"/>
      <w:bookmarkStart w:id="184" w:name="_Toc68707175"/>
      <w:bookmarkStart w:id="185" w:name="_Toc21164"/>
      <w:bookmarkStart w:id="186" w:name="_Toc8806"/>
      <w:bookmarkStart w:id="187" w:name="_Toc3746"/>
      <w:r>
        <w:rPr>
          <w:rFonts w:hint="eastAsia"/>
        </w:rPr>
        <w:t>人员</w:t>
      </w:r>
      <w:bookmarkEnd w:id="170"/>
      <w:r>
        <w:rPr>
          <w:rFonts w:hint="eastAsia"/>
        </w:rPr>
        <w:t>管理</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3BB4434E">
      <w:pPr>
        <w:pStyle w:val="31"/>
        <w:wordWrap w:val="0"/>
      </w:pPr>
      <w:r>
        <w:rPr>
          <w:rFonts w:hint="eastAsia"/>
        </w:rPr>
        <w:t>根据《基本要求》中安全管理人员方面的要求，对本系统现有的人员管理制度进行补充和完善。</w:t>
      </w:r>
    </w:p>
    <w:p w14:paraId="1658465C">
      <w:pPr>
        <w:pStyle w:val="31"/>
        <w:wordWrap w:val="0"/>
      </w:pPr>
      <w:r>
        <w:rPr>
          <w:rFonts w:hint="eastAsia"/>
        </w:rPr>
        <w:t>一是设置内部密码专题培训机制，每6个月组织一次，由内部人员或聘请外部专家担任培训讲师，内容涉及密码相关法律法规和标准规范、商用密码应用、商用密码应用安全性评估、密码应用安全管理制度等多个方面，使相关人员了解密码相关的法律和法规，掌握密码安全管理制度，并遵照执行；在本系统完成密码应用改造后，安排项目建设单位、相关密码设备厂商对本系统部署使用的所有密码产品进行操作培训，确保上岗人员能够正确配置使用本系统中部署的密码产品；</w:t>
      </w:r>
    </w:p>
    <w:p w14:paraId="28FE181B">
      <w:pPr>
        <w:pStyle w:val="31"/>
        <w:wordWrap w:val="0"/>
      </w:pPr>
      <w:r>
        <w:rPr>
          <w:rFonts w:hint="eastAsia"/>
        </w:rPr>
        <w:t>二是结合本系统情况，分别设立密钥管理员、密码安全审计员、密码操作员等岗位，明确各岗位职责，每个岗位均由2人及以上担任；密钥管理、密码安全审计、密码操作人员职责互相制约、互相监督；明确密码安全审计员岗位不兼任密钥管理员和密码操作员；相关密码设备、服务和系统的管理和使用账号由专人专用，不得多人共用；</w:t>
      </w:r>
    </w:p>
    <w:p w14:paraId="66ADCADB">
      <w:pPr>
        <w:pStyle w:val="31"/>
        <w:wordWrap w:val="0"/>
      </w:pPr>
      <w:r>
        <w:rPr>
          <w:rFonts w:hint="eastAsia"/>
        </w:rPr>
        <w:t>三是建立上岗人员培训制度，对所有上岗人员均进行岗前培训，通过培训考核后才能上岗；每年应对所有上岗人员进行岗位培训，培训不少于4个学时，岗位培训也进行考核，该考核结果的奖惩同步到本单位相关奖惩制度内；培训内容包括国家密码相关制度、密码应用安全管理制度、操作规程、密码设备或服务的管理操作、岗位职责和其它相关职业技能等；</w:t>
      </w:r>
    </w:p>
    <w:p w14:paraId="497D5A9A">
      <w:pPr>
        <w:pStyle w:val="31"/>
        <w:wordWrap w:val="0"/>
      </w:pPr>
      <w:r>
        <w:rPr>
          <w:rFonts w:hint="eastAsia"/>
        </w:rPr>
        <w:t>四是在现有的安全管理制度中，补充密码相关人员考核、奖惩、保密、调离制度，每年对密钥管理人员、安全审计人员、密码操作人员组织一次考核，对考核成绩优异的予以表扬和奖励，考核成绩不合格者，进行批评教育；</w:t>
      </w:r>
    </w:p>
    <w:p w14:paraId="7445C6C4">
      <w:pPr>
        <w:pStyle w:val="31"/>
        <w:wordWrap w:val="0"/>
      </w:pPr>
      <w:r>
        <w:rPr>
          <w:rFonts w:hint="eastAsia"/>
        </w:rPr>
        <w:t>五是密钥管理人员、密码安全审计人员、密码操作人员与单位订保密协议，承担保密义务，相关人员若要调离岗位时，按照制定的人员调离制度承担相应的保密义务。</w:t>
      </w:r>
    </w:p>
    <w:p w14:paraId="71596FB5">
      <w:pPr>
        <w:pStyle w:val="3"/>
        <w:rPr>
          <w:rFonts w:hint="eastAsia"/>
        </w:rPr>
      </w:pPr>
      <w:bookmarkStart w:id="188" w:name="_Toc5265"/>
      <w:bookmarkStart w:id="189" w:name="_Toc2695"/>
      <w:bookmarkStart w:id="190" w:name="_Toc5450"/>
      <w:bookmarkStart w:id="191" w:name="_Toc32764"/>
      <w:bookmarkStart w:id="192" w:name="_Toc5939"/>
      <w:bookmarkStart w:id="193" w:name="_Toc22244"/>
      <w:bookmarkStart w:id="194" w:name="_Toc25274"/>
      <w:bookmarkStart w:id="195" w:name="_Toc9364"/>
      <w:bookmarkStart w:id="196" w:name="_Toc20563"/>
      <w:bookmarkStart w:id="197" w:name="_Toc25591"/>
      <w:bookmarkStart w:id="198" w:name="_Toc5025"/>
      <w:bookmarkStart w:id="199" w:name="_Toc134436146"/>
      <w:bookmarkStart w:id="200" w:name="_Toc16701"/>
      <w:bookmarkStart w:id="201" w:name="_Toc75271556"/>
      <w:bookmarkStart w:id="202" w:name="_Toc2031"/>
      <w:bookmarkStart w:id="203" w:name="_Toc68707176"/>
      <w:bookmarkStart w:id="204" w:name="_Toc22638"/>
      <w:r>
        <w:rPr>
          <w:rFonts w:hint="eastAsia"/>
        </w:rPr>
        <w:t>建设运行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F839C27">
      <w:pPr>
        <w:pStyle w:val="31"/>
        <w:wordWrap w:val="0"/>
      </w:pPr>
      <w:r>
        <w:rPr>
          <w:rFonts w:hint="eastAsia"/>
        </w:rPr>
        <w:t>完成本方案编制后，委托密评机构对本方案进行评估，评估通过后，将本系统密码应用改造方案向</w:t>
      </w:r>
      <w:r>
        <w:rPr>
          <w:rFonts w:hint="eastAsia"/>
          <w:lang w:eastAsia="zh-CN"/>
        </w:rPr>
        <w:t>四川省密码管理局</w:t>
      </w:r>
      <w:r>
        <w:rPr>
          <w:rFonts w:hint="eastAsia"/>
        </w:rPr>
        <w:t>备案，并同步对本系统进行密码应用改造，选用通过检测认证合格的服务器密码机、</w:t>
      </w:r>
      <w:r>
        <w:rPr>
          <w:rFonts w:hint="eastAsia"/>
          <w:lang w:eastAsia="zh-CN"/>
        </w:rPr>
        <w:t>零信任安全网关</w:t>
      </w:r>
      <w:r>
        <w:rPr>
          <w:rFonts w:hint="eastAsia"/>
        </w:rPr>
        <w:t>、</w:t>
      </w:r>
      <w:r>
        <w:rPr>
          <w:rFonts w:hint="eastAsia"/>
          <w:lang w:val="en-US" w:eastAsia="zh-CN"/>
        </w:rPr>
        <w:t>密码服务管理平台、数字证书认证系统、密钥管理系统、协同签名系统、</w:t>
      </w:r>
      <w:r>
        <w:rPr>
          <w:rFonts w:hint="eastAsia"/>
        </w:rPr>
        <w:t>智能密码钥匙、</w:t>
      </w:r>
      <w:r>
        <w:rPr>
          <w:rFonts w:hint="eastAsia"/>
          <w:lang w:val="en-US" w:eastAsia="zh-CN"/>
        </w:rPr>
        <w:t>国密浏览器</w:t>
      </w:r>
      <w:r>
        <w:rPr>
          <w:rFonts w:hint="eastAsia"/>
        </w:rPr>
        <w:t>等合规的商用密码产品，根据密码应用方案，确定系统所涉及到的密钥种类、体系及其生命周期环节，各环境安全管理要求参照GB/T 39786《信息安全技术 信息系统密码应用基本要求》合规、正确、有效的建设密码保障系统。</w:t>
      </w:r>
    </w:p>
    <w:p w14:paraId="378C104F">
      <w:pPr>
        <w:pStyle w:val="31"/>
        <w:wordWrap w:val="0"/>
      </w:pPr>
      <w:r>
        <w:rPr>
          <w:rFonts w:hint="eastAsia"/>
        </w:rPr>
        <w:t>依据评估通过的密码应用方案改造完成后，委托密评机构对本系统进行密评，密评通过后上线运行，上线运行后，每年对本系统进行一次密码应用安全性评估及攻防对抗演戏，并根据评估结果进行整改。当本系统在运行过程中发现重大密码应用安全隐患时，将停止系统运行，制定整改方案，按照整改方案对系统进行整改和密码应用安全性评估，评估通过后重新上线运行。</w:t>
      </w:r>
    </w:p>
    <w:p w14:paraId="5BFB10A9">
      <w:pPr>
        <w:pStyle w:val="3"/>
        <w:rPr>
          <w:rFonts w:hint="eastAsia"/>
        </w:rPr>
      </w:pPr>
      <w:bookmarkStart w:id="205" w:name="_Toc3176"/>
      <w:bookmarkStart w:id="206" w:name="_Toc10154"/>
      <w:bookmarkStart w:id="207" w:name="_Toc31557"/>
      <w:bookmarkStart w:id="208" w:name="_Toc23307"/>
      <w:bookmarkStart w:id="209" w:name="_Toc8076"/>
      <w:bookmarkStart w:id="210" w:name="_Toc15963"/>
      <w:bookmarkStart w:id="211" w:name="_Toc134436147"/>
      <w:bookmarkStart w:id="212" w:name="_Toc5793"/>
      <w:bookmarkStart w:id="213" w:name="_Toc32406"/>
      <w:bookmarkStart w:id="214" w:name="_Toc32453"/>
      <w:bookmarkStart w:id="215" w:name="_Toc12752"/>
      <w:bookmarkStart w:id="216" w:name="_Toc68707177"/>
      <w:bookmarkStart w:id="217" w:name="_Toc14439"/>
      <w:bookmarkStart w:id="218" w:name="_Toc65761994"/>
      <w:bookmarkStart w:id="219" w:name="_Toc10002"/>
      <w:bookmarkStart w:id="220" w:name="_Toc31928"/>
      <w:bookmarkStart w:id="221" w:name="_Toc19255"/>
      <w:bookmarkStart w:id="222" w:name="_Toc75271557"/>
      <w:bookmarkStart w:id="223" w:name="_Toc8954"/>
      <w:bookmarkStart w:id="224" w:name="_Toc30007"/>
      <w:bookmarkStart w:id="225" w:name="_Toc28891"/>
      <w:bookmarkStart w:id="226" w:name="_Toc373830416"/>
      <w:bookmarkStart w:id="227" w:name="_Toc389569561"/>
      <w:bookmarkStart w:id="228" w:name="_Toc389557381"/>
      <w:r>
        <w:rPr>
          <w:rFonts w:hint="eastAsia"/>
        </w:rPr>
        <w:t>应急处置</w:t>
      </w:r>
      <w:bookmarkEnd w:id="205"/>
      <w:bookmarkEnd w:id="206"/>
      <w:bookmarkEnd w:id="207"/>
      <w:bookmarkEnd w:id="208"/>
      <w:bookmarkEnd w:id="209"/>
      <w:bookmarkEnd w:id="210"/>
      <w:bookmarkEnd w:id="211"/>
      <w:bookmarkEnd w:id="212"/>
      <w:bookmarkEnd w:id="213"/>
      <w:bookmarkEnd w:id="214"/>
      <w:bookmarkEnd w:id="215"/>
    </w:p>
    <w:p w14:paraId="42C6865C">
      <w:pPr>
        <w:pStyle w:val="31"/>
        <w:rPr>
          <w:lang w:val="zh-CN"/>
        </w:rPr>
      </w:pPr>
      <w:r>
        <w:rPr>
          <w:rFonts w:hint="eastAsia"/>
          <w:lang w:val="zh-CN"/>
        </w:rPr>
        <w:t>根据GB/T</w:t>
      </w:r>
      <w:r>
        <w:rPr>
          <w:rFonts w:hint="eastAsia"/>
        </w:rPr>
        <w:t xml:space="preserve"> </w:t>
      </w:r>
      <w:r>
        <w:rPr>
          <w:rFonts w:hint="eastAsia"/>
          <w:lang w:val="zh-CN"/>
        </w:rPr>
        <w:t>39786-2021《信息安全技术信息系统密码应用基本要求》中安全管理应急方面的要求，为保证本项目的密码应用安全，加强和完善密码安全应急管理措施，遵循以人为本、预防为主、统一领导、分级负责、快速反应、协同应对的原则，最大限度地消除密码安全突发事件的危害和影响，确保信息系统和网络的通畅运行，结合实际，特制定本应急预案。</w:t>
      </w:r>
    </w:p>
    <w:p w14:paraId="6D6B21A8">
      <w:pPr>
        <w:pStyle w:val="31"/>
        <w:rPr>
          <w:lang w:val="zh-CN"/>
        </w:rPr>
      </w:pPr>
      <w:r>
        <w:rPr>
          <w:rFonts w:hint="eastAsia"/>
          <w:lang w:val="zh-CN"/>
        </w:rPr>
        <w:t>本预案是本项目基于国产密码算法的网络与信息安全的专项预案，适用于针对该项目发生或可能导致发生网络与信息安全突发事件的应急处置策略工作。本应急管理措施只涉及与密码产品、服务、技术相关的内容，其他非密码服务的应急管理措施由各关联单位提供。</w:t>
      </w:r>
    </w:p>
    <w:p w14:paraId="183ACE3D">
      <w:pPr>
        <w:pStyle w:val="4"/>
      </w:pPr>
      <w:bookmarkStart w:id="229" w:name="_Toc18603"/>
      <w:bookmarkStart w:id="230" w:name="_Toc21536"/>
      <w:r>
        <w:rPr>
          <w:rFonts w:hint="eastAsia"/>
        </w:rPr>
        <w:t>潜在的安全事件分析</w:t>
      </w:r>
      <w:bookmarkEnd w:id="229"/>
      <w:bookmarkEnd w:id="230"/>
    </w:p>
    <w:bookmarkEnd w:id="216"/>
    <w:bookmarkEnd w:id="217"/>
    <w:bookmarkEnd w:id="218"/>
    <w:bookmarkEnd w:id="219"/>
    <w:bookmarkEnd w:id="220"/>
    <w:bookmarkEnd w:id="221"/>
    <w:bookmarkEnd w:id="222"/>
    <w:bookmarkEnd w:id="223"/>
    <w:bookmarkEnd w:id="224"/>
    <w:p w14:paraId="6E4650FE">
      <w:pPr>
        <w:pStyle w:val="5"/>
      </w:pPr>
      <w:bookmarkStart w:id="231" w:name="_Toc48781473"/>
      <w:bookmarkStart w:id="232" w:name="_Toc54086796"/>
      <w:bookmarkStart w:id="233" w:name="_Toc15872"/>
      <w:bookmarkStart w:id="234" w:name="_Toc20142517"/>
      <w:bookmarkStart w:id="235" w:name="_Toc20544"/>
      <w:r>
        <w:rPr>
          <w:rFonts w:hint="eastAsia"/>
        </w:rPr>
        <w:t>安全事件分析</w:t>
      </w:r>
      <w:bookmarkEnd w:id="231"/>
      <w:bookmarkEnd w:id="232"/>
      <w:bookmarkEnd w:id="233"/>
    </w:p>
    <w:p w14:paraId="117D3C3E">
      <w:pPr>
        <w:pStyle w:val="31"/>
        <w:rPr>
          <w:lang w:val="zh-CN"/>
        </w:rPr>
      </w:pPr>
      <w:r>
        <w:rPr>
          <w:rFonts w:hint="eastAsia"/>
          <w:lang w:val="zh-CN"/>
        </w:rPr>
        <w:t>结合本项目实际情况，根据密码安全事件对信息系统可能造成的破坏程度进行相应分类分级，本项目中重点识别两类事件。</w:t>
      </w:r>
      <w:bookmarkEnd w:id="234"/>
      <w:bookmarkEnd w:id="235"/>
    </w:p>
    <w:p w14:paraId="357D7018">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（一）项目实施过程中的安全事件：</w:t>
      </w:r>
    </w:p>
    <w:p w14:paraId="201B505E">
      <w:pPr>
        <w:adjustRightInd w:val="0"/>
        <w:ind w:firstLine="560" w:firstLineChars="200"/>
        <w:rPr>
          <w:rFonts w:hint="eastAsia" w:ascii="仿宋" w:hAnsi="仿宋" w:cs="仿宋"/>
          <w:color w:val="000000"/>
          <w:szCs w:val="28"/>
        </w:rPr>
      </w:pPr>
      <w:r>
        <w:rPr>
          <w:rFonts w:hint="eastAsia" w:ascii="仿宋" w:hAnsi="仿宋" w:cs="仿宋"/>
          <w:color w:val="000000"/>
          <w:szCs w:val="28"/>
        </w:rPr>
        <w:t>1、配置错误安全事件：因实施过程中配置错误、人员误操作等原因，造成密码系统无法正确有效的使用。常规的配置错误包括：系统对接授权、服务端口接入授权、安全服务通道授权、后台服务通道授权、监督服务通道授权、设备分组授权、服务路由、密钥值属性等内容。</w:t>
      </w:r>
    </w:p>
    <w:p w14:paraId="232A7B71">
      <w:pPr>
        <w:adjustRightInd w:val="0"/>
        <w:ind w:firstLine="560" w:firstLineChars="200"/>
        <w:rPr>
          <w:rFonts w:hint="eastAsia" w:ascii="仿宋" w:hAnsi="仿宋" w:cs="仿宋"/>
          <w:color w:val="000000"/>
          <w:szCs w:val="28"/>
        </w:rPr>
      </w:pPr>
      <w:r>
        <w:rPr>
          <w:rFonts w:hint="eastAsia" w:ascii="仿宋" w:hAnsi="仿宋" w:cs="仿宋"/>
          <w:color w:val="000000"/>
          <w:szCs w:val="28"/>
        </w:rPr>
        <w:t>2、信息内容安全事件：因遭受网络攻击造成密码系统无法使用，造成重要内部关键敏感信息泄露。</w:t>
      </w:r>
    </w:p>
    <w:p w14:paraId="1899FE16">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（二）密码运行过程中出现的安全事件：</w:t>
      </w:r>
    </w:p>
    <w:p w14:paraId="4D3818DC">
      <w:pPr>
        <w:adjustRightInd w:val="0"/>
        <w:ind w:firstLine="560" w:firstLineChars="200"/>
        <w:rPr>
          <w:rFonts w:hint="eastAsia" w:ascii="仿宋" w:hAnsi="仿宋" w:cs="仿宋"/>
          <w:color w:val="000000"/>
          <w:szCs w:val="28"/>
        </w:rPr>
      </w:pPr>
      <w:r>
        <w:rPr>
          <w:rFonts w:hint="eastAsia" w:ascii="仿宋" w:hAnsi="仿宋" w:cs="仿宋"/>
          <w:color w:val="000000"/>
          <w:szCs w:val="28"/>
        </w:rPr>
        <w:t>1、信息窃取事件：通过网络技术手段，利用密码系统配置缺陷、协议缺陷、程序缺陷攻击实施攻击，造成信息系统的数据或信息被窃取、泄露。</w:t>
      </w:r>
    </w:p>
    <w:p w14:paraId="142DCAA4">
      <w:pPr>
        <w:adjustRightInd w:val="0"/>
        <w:ind w:firstLine="560" w:firstLineChars="200"/>
        <w:rPr>
          <w:rFonts w:hint="eastAsia" w:ascii="仿宋" w:hAnsi="仿宋" w:cs="仿宋"/>
          <w:color w:val="000000"/>
          <w:szCs w:val="28"/>
        </w:rPr>
      </w:pPr>
      <w:r>
        <w:rPr>
          <w:rFonts w:hint="eastAsia" w:ascii="仿宋" w:hAnsi="仿宋" w:cs="仿宋"/>
          <w:color w:val="000000"/>
          <w:szCs w:val="28"/>
        </w:rPr>
        <w:t>2、网络服务异常事件：通过网络技术手段，利用密码系统配置缺陷、协议缺陷、协议组件缺陷、程序缺陷或使用暴力攻击实施攻击，造成信息系统运行异常、网络服务中断或网络服务欺骗。</w:t>
      </w:r>
    </w:p>
    <w:p w14:paraId="135F49EF">
      <w:pPr>
        <w:adjustRightInd w:val="0"/>
        <w:ind w:firstLine="560" w:firstLineChars="200"/>
        <w:rPr>
          <w:rFonts w:hint="eastAsia" w:ascii="仿宋" w:hAnsi="仿宋" w:cs="仿宋"/>
          <w:color w:val="000000"/>
          <w:szCs w:val="28"/>
        </w:rPr>
      </w:pPr>
      <w:r>
        <w:rPr>
          <w:rFonts w:hint="eastAsia" w:ascii="仿宋" w:hAnsi="仿宋" w:cs="仿宋"/>
          <w:color w:val="000000"/>
          <w:szCs w:val="28"/>
        </w:rPr>
        <w:t>3、有害程序事件：因受到人为蓄意制造或传播的有害程序危害导致密码服务程序中断，造成系统中重要数据保密性、可用性、完整性受到影响。</w:t>
      </w:r>
    </w:p>
    <w:p w14:paraId="5EB3C96A">
      <w:pPr>
        <w:adjustRightInd w:val="0"/>
        <w:ind w:firstLine="560" w:firstLineChars="200"/>
        <w:rPr>
          <w:rFonts w:hint="eastAsia" w:ascii="仿宋" w:hAnsi="仿宋" w:cs="仿宋"/>
          <w:color w:val="000000"/>
          <w:szCs w:val="28"/>
        </w:rPr>
      </w:pPr>
      <w:r>
        <w:rPr>
          <w:rFonts w:hint="eastAsia" w:ascii="仿宋" w:hAnsi="仿宋" w:cs="仿宋"/>
          <w:color w:val="000000"/>
          <w:szCs w:val="28"/>
        </w:rPr>
        <w:t>4、信息破坏事件：通过网络技术手段，假冒合法用户控制密码系统，以及因误操作、人为蓄意等原因导致密钥实例、节点实例、密钥值文件丢失。</w:t>
      </w:r>
    </w:p>
    <w:p w14:paraId="0F0D3E84">
      <w:pPr>
        <w:adjustRightInd w:val="0"/>
        <w:ind w:firstLine="560" w:firstLineChars="200"/>
        <w:rPr>
          <w:rFonts w:hint="eastAsia" w:ascii="仿宋" w:hAnsi="仿宋" w:cs="仿宋"/>
          <w:color w:val="000000"/>
          <w:szCs w:val="28"/>
        </w:rPr>
      </w:pPr>
      <w:r>
        <w:rPr>
          <w:rFonts w:hint="eastAsia" w:ascii="仿宋" w:hAnsi="仿宋" w:cs="仿宋"/>
          <w:color w:val="000000"/>
          <w:szCs w:val="28"/>
        </w:rPr>
        <w:t>5、设备设施故障事件：因软硬件设备故障、外围保障设施故障以及人为使用非技术手段有意或无意造成密码系统被破坏。</w:t>
      </w:r>
    </w:p>
    <w:p w14:paraId="302AE307">
      <w:pPr>
        <w:adjustRightInd w:val="0"/>
        <w:ind w:firstLine="560" w:firstLineChars="200"/>
        <w:rPr>
          <w:rFonts w:hint="eastAsia" w:ascii="仿宋" w:hAnsi="仿宋" w:cs="仿宋"/>
          <w:color w:val="000000"/>
          <w:szCs w:val="28"/>
        </w:rPr>
      </w:pPr>
      <w:r>
        <w:rPr>
          <w:rFonts w:hint="eastAsia" w:ascii="仿宋" w:hAnsi="仿宋" w:cs="仿宋"/>
          <w:color w:val="000000"/>
          <w:szCs w:val="28"/>
        </w:rPr>
        <w:t>6、灾害性事件：由于不可抗力对密码系统设备设施造成物理破坏。</w:t>
      </w:r>
    </w:p>
    <w:p w14:paraId="16F63B50">
      <w:pPr>
        <w:adjustRightInd w:val="0"/>
        <w:ind w:firstLine="560" w:firstLineChars="200"/>
        <w:rPr>
          <w:rFonts w:hint="eastAsia" w:ascii="仿宋" w:hAnsi="仿宋" w:cs="仿宋"/>
          <w:color w:val="000000"/>
          <w:szCs w:val="28"/>
        </w:rPr>
      </w:pPr>
      <w:r>
        <w:rPr>
          <w:rFonts w:hint="eastAsia" w:ascii="仿宋" w:hAnsi="仿宋" w:cs="仿宋"/>
          <w:color w:val="000000"/>
          <w:szCs w:val="28"/>
        </w:rPr>
        <w:t>7、其他安全事件，是指上述以外的事件。</w:t>
      </w:r>
    </w:p>
    <w:p w14:paraId="310DAC09">
      <w:pPr>
        <w:pStyle w:val="5"/>
      </w:pPr>
      <w:bookmarkStart w:id="236" w:name="_Toc29929"/>
      <w:bookmarkStart w:id="237" w:name="_Toc54086797"/>
      <w:bookmarkStart w:id="238" w:name="_Toc513373904"/>
      <w:bookmarkStart w:id="239" w:name="_Toc48781474"/>
      <w:r>
        <w:rPr>
          <w:rFonts w:hint="eastAsia"/>
        </w:rPr>
        <w:t>安全事件评级与分类</w:t>
      </w:r>
      <w:bookmarkEnd w:id="236"/>
      <w:bookmarkEnd w:id="237"/>
      <w:bookmarkEnd w:id="238"/>
      <w:bookmarkEnd w:id="239"/>
    </w:p>
    <w:p w14:paraId="00D4710F">
      <w:pPr>
        <w:adjustRightInd w:val="0"/>
        <w:ind w:firstLine="560" w:firstLineChars="200"/>
        <w:rPr>
          <w:rFonts w:hint="eastAsia" w:ascii="仿宋" w:hAnsi="仿宋" w:cs="仿宋"/>
          <w:color w:val="000000"/>
          <w:szCs w:val="28"/>
        </w:rPr>
      </w:pPr>
      <w:r>
        <w:rPr>
          <w:rFonts w:hint="eastAsia" w:ascii="仿宋" w:hAnsi="仿宋" w:cs="仿宋"/>
          <w:color w:val="000000"/>
          <w:szCs w:val="28"/>
        </w:rPr>
        <w:t>根据本项目国产密码安全应用安全突发事件的可控性、严重程度和影响范围，安全事件分为四级：一级（特别重大）、二级（重大）、三级（较大）、四级（一般）。</w:t>
      </w:r>
    </w:p>
    <w:p w14:paraId="102BD5EA">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符合下列情形之一的，为特别重大安全事件(一级)</w:t>
      </w:r>
    </w:p>
    <w:p w14:paraId="4C9245C7">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大量密码设备损坏、丢失、被病毒木马攻击、非法入侵、系统宕机、网络长时间中断，丧失了控制能力等特别重大事件，造成本项目秘密或重要内部敏感信息、反动信息、煽动性信息、谣言等大面积传播，对用户单位的形象、秩序、利益构成特别严重损害的。</w:t>
      </w:r>
    </w:p>
    <w:p w14:paraId="432E0A66">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对于大规模密钥丢失、泄漏等密码应用安全事件发生，本项目的重要关键数据、敏感数据发生大规模丢失或被窃取、篡改，对用户单位的形象、秩序、利益构成特别严重损害的。</w:t>
      </w:r>
    </w:p>
    <w:p w14:paraId="1C13E208">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符合下列情形之一，且未达到特别重大网络安全事件的，为重大安全事件(二级)</w:t>
      </w:r>
    </w:p>
    <w:p w14:paraId="7087DDE0">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部分密码设备损坏、丢失、被病毒木马攻击、非法入侵、系统宕机、网络中断，丧失了控制能力等特别重大事件，造成发生信息内容安全事件，造成本项目秘密或重要内部敏感信息、反动信息、煽动性信息、谣言等大面积传播，对用户单位的形象、秩序、利益构成严重损害的。</w:t>
      </w:r>
    </w:p>
    <w:p w14:paraId="58053740">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对于中等规模密钥丢失、泄漏等密码应用安全事件发生，本项目的重要关键数据、敏感数据发生大规模丢失或被窃取、篡改，对用户单位的形象、秩序、利益构成严重损害的。</w:t>
      </w:r>
    </w:p>
    <w:p w14:paraId="5FDBC070">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符合下列情形之一的，为较大安全事件(三级)</w:t>
      </w:r>
    </w:p>
    <w:p w14:paraId="65214745">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对于个别密码设备损坏、个别密码系统运行故障，少量密钥丢失等密码应用安全事件发生后，对用户单位的形象、秩序、利益构成一定威胁，并造成较大影响的网络安全事件，为较大安全事件(三级)。</w:t>
      </w:r>
    </w:p>
    <w:p w14:paraId="030BCDB4">
      <w:pPr>
        <w:adjustRightInd w:val="0"/>
        <w:ind w:firstLine="562" w:firstLineChars="200"/>
        <w:rPr>
          <w:rFonts w:hint="eastAsia" w:ascii="仿宋" w:hAnsi="仿宋" w:cs="仿宋"/>
          <w:color w:val="000000"/>
          <w:szCs w:val="28"/>
        </w:rPr>
      </w:pPr>
      <w:r>
        <w:rPr>
          <w:rFonts w:hint="eastAsia" w:ascii="仿宋" w:hAnsi="仿宋" w:cs="仿宋"/>
          <w:b/>
          <w:bCs/>
          <w:color w:val="000000"/>
          <w:szCs w:val="28"/>
        </w:rPr>
        <w:t>·</w:t>
      </w:r>
      <w:r>
        <w:rPr>
          <w:rFonts w:hint="eastAsia" w:ascii="仿宋" w:hAnsi="仿宋" w:cs="仿宋"/>
          <w:color w:val="000000"/>
          <w:szCs w:val="28"/>
        </w:rPr>
        <w:t>除上述情形外，例如对于个别用户密钥丢失等密码应用安全事件，对用户单位的形象、秩序、利益构成一定威协，造成一定影响的网络安全事件，为一般安全事件（四级)。</w:t>
      </w:r>
    </w:p>
    <w:p w14:paraId="3CABB187">
      <w:pPr>
        <w:pStyle w:val="4"/>
      </w:pPr>
      <w:bookmarkStart w:id="240" w:name="_Toc13271"/>
      <w:bookmarkStart w:id="241" w:name="_Toc54137545"/>
      <w:bookmarkStart w:id="242" w:name="_Toc29358"/>
      <w:bookmarkStart w:id="243" w:name="_Toc4484"/>
      <w:bookmarkStart w:id="244" w:name="_Toc8877"/>
      <w:bookmarkStart w:id="245" w:name="_Toc31183"/>
      <w:bookmarkStart w:id="246" w:name="_Toc48781475"/>
      <w:bookmarkStart w:id="247" w:name="_Toc54086798"/>
      <w:r>
        <w:rPr>
          <w:rFonts w:hint="eastAsia"/>
        </w:rPr>
        <w:t>应急处置组织机构与职责</w:t>
      </w:r>
      <w:bookmarkEnd w:id="240"/>
      <w:bookmarkEnd w:id="241"/>
      <w:bookmarkEnd w:id="242"/>
      <w:bookmarkEnd w:id="243"/>
      <w:bookmarkEnd w:id="244"/>
      <w:bookmarkEnd w:id="245"/>
      <w:bookmarkEnd w:id="246"/>
      <w:bookmarkEnd w:id="247"/>
    </w:p>
    <w:p w14:paraId="2AE997DF">
      <w:pPr>
        <w:pStyle w:val="5"/>
      </w:pPr>
      <w:bookmarkStart w:id="248" w:name="_Toc54086799"/>
      <w:bookmarkStart w:id="249" w:name="_Toc48781476"/>
      <w:bookmarkStart w:id="250" w:name="_Toc13635"/>
      <w:r>
        <w:rPr>
          <w:rFonts w:hint="eastAsia"/>
        </w:rPr>
        <w:t>应急处置组织机构</w:t>
      </w:r>
      <w:bookmarkEnd w:id="248"/>
      <w:bookmarkEnd w:id="249"/>
      <w:bookmarkEnd w:id="250"/>
    </w:p>
    <w:p w14:paraId="1145A9DD">
      <w:pPr>
        <w:adjustRightInd w:val="0"/>
        <w:ind w:firstLine="560" w:firstLineChars="200"/>
        <w:rPr>
          <w:rFonts w:hint="eastAsia" w:ascii="仿宋" w:hAnsi="仿宋" w:cs="仿宋"/>
          <w:color w:val="000000"/>
          <w:szCs w:val="28"/>
        </w:rPr>
      </w:pPr>
      <w:r>
        <w:rPr>
          <w:rFonts w:hint="eastAsia" w:ascii="仿宋" w:hAnsi="仿宋" w:cs="仿宋"/>
          <w:color w:val="000000"/>
          <w:szCs w:val="28"/>
        </w:rPr>
        <w:t>为保证本项目的安全运行，成立密码应用安全事件应急领导小组，并下设：损失评估小组、设备及网络恢复小组、数据备份恢复小组，负责本项目密码应用安全事件应急跨部门、跨地区协调和处置等事务性工作，组织指导本项目中涉及的密码应用安全应急技术支撑队伍和厂商做好应急处置的技术支撑工作。</w:t>
      </w:r>
    </w:p>
    <w:p w14:paraId="392794C5">
      <w:pPr>
        <w:adjustRightInd w:val="0"/>
        <w:ind w:firstLine="480" w:firstLineChars="200"/>
        <w:rPr>
          <w:rFonts w:hint="eastAsia" w:ascii="仿宋" w:hAnsi="仿宋" w:cs="仿宋"/>
          <w:color w:val="000000"/>
          <w:sz w:val="24"/>
        </w:rPr>
      </w:pPr>
    </w:p>
    <w:p w14:paraId="3216ACEA">
      <w:pPr>
        <w:adjustRightInd w:val="0"/>
        <w:ind w:firstLine="480" w:firstLineChars="200"/>
        <w:rPr>
          <w:rFonts w:hint="eastAsia" w:ascii="仿宋" w:hAnsi="仿宋" w:cs="仿宋"/>
          <w:color w:val="000000"/>
          <w:sz w:val="24"/>
        </w:rPr>
      </w:pPr>
      <w:r>
        <w:rPr>
          <w:rFonts w:hint="eastAsia" w:ascii="仿宋" w:hAnsi="仿宋" w:cs="仿宋"/>
          <w:color w:val="000000"/>
          <w:sz w:val="24"/>
        </w:rPr>
        <w:drawing>
          <wp:inline distT="0" distB="0" distL="0" distR="0">
            <wp:extent cx="4905375" cy="2739390"/>
            <wp:effectExtent l="0" t="0" r="9525" b="3810"/>
            <wp:docPr id="1030" name="图片 11"/>
            <wp:cNvGraphicFramePr/>
            <a:graphic xmlns:a="http://schemas.openxmlformats.org/drawingml/2006/main">
              <a:graphicData uri="http://schemas.openxmlformats.org/drawingml/2006/picture">
                <pic:pic xmlns:pic="http://schemas.openxmlformats.org/drawingml/2006/picture">
                  <pic:nvPicPr>
                    <pic:cNvPr id="1030" name="图片 11"/>
                    <pic:cNvPicPr/>
                  </pic:nvPicPr>
                  <pic:blipFill>
                    <a:blip r:embed="rId36" cstate="print"/>
                    <a:srcRect t="6531"/>
                    <a:stretch>
                      <a:fillRect/>
                    </a:stretch>
                  </pic:blipFill>
                  <pic:spPr>
                    <a:xfrm>
                      <a:off x="0" y="0"/>
                      <a:ext cx="4905375" cy="2739390"/>
                    </a:xfrm>
                    <a:prstGeom prst="rect">
                      <a:avLst/>
                    </a:prstGeom>
                    <a:ln>
                      <a:noFill/>
                    </a:ln>
                  </pic:spPr>
                </pic:pic>
              </a:graphicData>
            </a:graphic>
          </wp:inline>
        </w:drawing>
      </w:r>
    </w:p>
    <w:p w14:paraId="5FB14FD2">
      <w:pPr>
        <w:pStyle w:val="5"/>
      </w:pPr>
      <w:bookmarkStart w:id="251" w:name="_Toc48781477"/>
      <w:bookmarkStart w:id="252" w:name="_Toc31435"/>
      <w:bookmarkStart w:id="253" w:name="_Toc54086800"/>
      <w:bookmarkStart w:id="254" w:name="_Toc513373906"/>
      <w:r>
        <w:rPr>
          <w:rFonts w:hint="eastAsia"/>
        </w:rPr>
        <w:t>6.4.2.2应急处理人员角色和责任</w:t>
      </w:r>
      <w:bookmarkEnd w:id="251"/>
      <w:bookmarkEnd w:id="252"/>
      <w:bookmarkEnd w:id="253"/>
    </w:p>
    <w:p w14:paraId="72AE7BDC">
      <w:pPr>
        <w:adjustRightInd w:val="0"/>
        <w:ind w:firstLine="560" w:firstLineChars="200"/>
        <w:rPr>
          <w:rFonts w:hint="eastAsia" w:ascii="仿宋" w:hAnsi="仿宋" w:cs="仿宋"/>
          <w:color w:val="000000"/>
          <w:szCs w:val="28"/>
        </w:rPr>
      </w:pPr>
      <w:r>
        <w:rPr>
          <w:rFonts w:hint="eastAsia" w:ascii="仿宋" w:hAnsi="仿宋" w:cs="仿宋"/>
          <w:color w:val="000000"/>
          <w:szCs w:val="28"/>
        </w:rPr>
        <w:t>应急处理人员名单（模板）</w:t>
      </w:r>
    </w:p>
    <w:tbl>
      <w:tblPr>
        <w:tblStyle w:val="32"/>
        <w:tblW w:w="92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6" w:type="dxa"/>
          <w:left w:w="96" w:type="dxa"/>
          <w:bottom w:w="56" w:type="dxa"/>
          <w:right w:w="96" w:type="dxa"/>
        </w:tblCellMar>
      </w:tblPr>
      <w:tblGrid>
        <w:gridCol w:w="857"/>
        <w:gridCol w:w="1473"/>
        <w:gridCol w:w="1392"/>
        <w:gridCol w:w="4684"/>
        <w:gridCol w:w="858"/>
      </w:tblGrid>
      <w:tr w14:paraId="3537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blHeader/>
          <w:jc w:val="center"/>
        </w:trPr>
        <w:tc>
          <w:tcPr>
            <w:tcW w:w="857" w:type="dxa"/>
            <w:vAlign w:val="center"/>
          </w:tcPr>
          <w:p w14:paraId="661D5335">
            <w:pPr>
              <w:adjustRightInd w:val="0"/>
              <w:snapToGrid w:val="0"/>
              <w:spacing w:line="240" w:lineRule="auto"/>
              <w:jc w:val="center"/>
              <w:rPr>
                <w:rFonts w:hint="eastAsia" w:ascii="仿宋" w:hAnsi="仿宋" w:cs="仿宋"/>
                <w:b/>
                <w:color w:val="000000"/>
                <w:sz w:val="21"/>
                <w:szCs w:val="21"/>
              </w:rPr>
            </w:pPr>
            <w:r>
              <w:rPr>
                <w:rFonts w:hint="eastAsia" w:ascii="仿宋" w:hAnsi="仿宋" w:cs="仿宋"/>
                <w:b/>
                <w:color w:val="000000"/>
                <w:sz w:val="21"/>
                <w:szCs w:val="21"/>
              </w:rPr>
              <w:t>序号</w:t>
            </w:r>
          </w:p>
        </w:tc>
        <w:tc>
          <w:tcPr>
            <w:tcW w:w="1473" w:type="dxa"/>
            <w:vAlign w:val="center"/>
          </w:tcPr>
          <w:p w14:paraId="216AC344">
            <w:pPr>
              <w:adjustRightInd w:val="0"/>
              <w:snapToGrid w:val="0"/>
              <w:spacing w:line="240" w:lineRule="auto"/>
              <w:jc w:val="center"/>
              <w:rPr>
                <w:rFonts w:hint="eastAsia" w:ascii="仿宋" w:hAnsi="仿宋" w:cs="仿宋"/>
                <w:b/>
                <w:color w:val="000000"/>
                <w:sz w:val="21"/>
                <w:szCs w:val="21"/>
              </w:rPr>
            </w:pPr>
            <w:r>
              <w:rPr>
                <w:rFonts w:hint="eastAsia" w:ascii="仿宋" w:hAnsi="仿宋" w:cs="仿宋"/>
                <w:b/>
                <w:color w:val="000000"/>
                <w:sz w:val="21"/>
                <w:szCs w:val="21"/>
              </w:rPr>
              <w:t>小组</w:t>
            </w:r>
          </w:p>
        </w:tc>
        <w:tc>
          <w:tcPr>
            <w:tcW w:w="1392" w:type="dxa"/>
            <w:vAlign w:val="center"/>
          </w:tcPr>
          <w:p w14:paraId="6A8C9055">
            <w:pPr>
              <w:adjustRightInd w:val="0"/>
              <w:snapToGrid w:val="0"/>
              <w:spacing w:line="240" w:lineRule="auto"/>
              <w:jc w:val="center"/>
              <w:rPr>
                <w:rFonts w:hint="eastAsia" w:ascii="仿宋" w:hAnsi="仿宋" w:cs="仿宋"/>
                <w:b/>
                <w:color w:val="000000"/>
                <w:sz w:val="21"/>
                <w:szCs w:val="21"/>
              </w:rPr>
            </w:pPr>
            <w:r>
              <w:rPr>
                <w:rFonts w:hint="eastAsia" w:ascii="仿宋" w:hAnsi="仿宋" w:cs="仿宋"/>
                <w:b/>
                <w:color w:val="000000"/>
                <w:sz w:val="21"/>
                <w:szCs w:val="21"/>
              </w:rPr>
              <w:t>岗位</w:t>
            </w:r>
          </w:p>
        </w:tc>
        <w:tc>
          <w:tcPr>
            <w:tcW w:w="4684" w:type="dxa"/>
            <w:vAlign w:val="center"/>
          </w:tcPr>
          <w:p w14:paraId="3F28671D">
            <w:pPr>
              <w:adjustRightInd w:val="0"/>
              <w:snapToGrid w:val="0"/>
              <w:spacing w:line="240" w:lineRule="auto"/>
              <w:jc w:val="center"/>
              <w:rPr>
                <w:rFonts w:hint="eastAsia" w:ascii="仿宋" w:hAnsi="仿宋" w:cs="仿宋"/>
                <w:b/>
                <w:color w:val="000000"/>
                <w:sz w:val="21"/>
                <w:szCs w:val="21"/>
              </w:rPr>
            </w:pPr>
            <w:r>
              <w:rPr>
                <w:rFonts w:hint="eastAsia" w:ascii="仿宋" w:hAnsi="仿宋" w:cs="仿宋"/>
                <w:b/>
                <w:color w:val="000000"/>
                <w:sz w:val="21"/>
                <w:szCs w:val="21"/>
              </w:rPr>
              <w:t>职责</w:t>
            </w:r>
          </w:p>
        </w:tc>
        <w:tc>
          <w:tcPr>
            <w:tcW w:w="858" w:type="dxa"/>
            <w:vAlign w:val="center"/>
          </w:tcPr>
          <w:p w14:paraId="0A195D00">
            <w:pPr>
              <w:adjustRightInd w:val="0"/>
              <w:snapToGrid w:val="0"/>
              <w:spacing w:line="240" w:lineRule="auto"/>
              <w:jc w:val="center"/>
              <w:rPr>
                <w:rFonts w:hint="eastAsia" w:ascii="仿宋" w:hAnsi="仿宋" w:cs="仿宋"/>
                <w:b/>
                <w:color w:val="000000"/>
                <w:sz w:val="21"/>
                <w:szCs w:val="21"/>
              </w:rPr>
            </w:pPr>
            <w:r>
              <w:rPr>
                <w:rFonts w:hint="eastAsia" w:ascii="仿宋" w:hAnsi="仿宋" w:cs="仿宋"/>
                <w:b/>
                <w:color w:val="000000"/>
                <w:sz w:val="21"/>
                <w:szCs w:val="21"/>
              </w:rPr>
              <w:t>责任人</w:t>
            </w:r>
          </w:p>
        </w:tc>
      </w:tr>
      <w:tr w14:paraId="4DAA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23D6C59D">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1</w:t>
            </w:r>
          </w:p>
        </w:tc>
        <w:tc>
          <w:tcPr>
            <w:tcW w:w="1473" w:type="dxa"/>
            <w:vMerge w:val="restart"/>
            <w:vAlign w:val="center"/>
          </w:tcPr>
          <w:p w14:paraId="31F97F2B">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损失评估小组</w:t>
            </w:r>
          </w:p>
        </w:tc>
        <w:tc>
          <w:tcPr>
            <w:tcW w:w="1392" w:type="dxa"/>
            <w:vAlign w:val="center"/>
          </w:tcPr>
          <w:p w14:paraId="0FCF041D">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平台损失评估工程师</w:t>
            </w:r>
          </w:p>
        </w:tc>
        <w:tc>
          <w:tcPr>
            <w:tcW w:w="4684" w:type="dxa"/>
            <w:vAlign w:val="center"/>
          </w:tcPr>
          <w:p w14:paraId="022A5949">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负责评估密码安全事件对网络、应用服务器、Web服务器、数据库服务器、应用系统、密码设备等造成的破坏和影响情况</w:t>
            </w:r>
          </w:p>
        </w:tc>
        <w:tc>
          <w:tcPr>
            <w:tcW w:w="858" w:type="dxa"/>
            <w:vAlign w:val="center"/>
          </w:tcPr>
          <w:p w14:paraId="12112CB6">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tr w14:paraId="3BB9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2D80EA8D">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2</w:t>
            </w:r>
          </w:p>
        </w:tc>
        <w:tc>
          <w:tcPr>
            <w:tcW w:w="1473" w:type="dxa"/>
            <w:vMerge w:val="continue"/>
            <w:vAlign w:val="center"/>
          </w:tcPr>
          <w:p w14:paraId="77310C6D">
            <w:pPr>
              <w:adjustRightInd w:val="0"/>
              <w:snapToGrid w:val="0"/>
              <w:spacing w:line="240" w:lineRule="auto"/>
              <w:ind w:firstLine="420" w:firstLineChars="200"/>
              <w:jc w:val="center"/>
              <w:rPr>
                <w:rFonts w:hint="eastAsia" w:ascii="仿宋" w:hAnsi="仿宋" w:cs="仿宋"/>
                <w:color w:val="000000"/>
                <w:sz w:val="21"/>
                <w:szCs w:val="21"/>
              </w:rPr>
            </w:pPr>
          </w:p>
        </w:tc>
        <w:tc>
          <w:tcPr>
            <w:tcW w:w="1392" w:type="dxa"/>
            <w:vAlign w:val="center"/>
          </w:tcPr>
          <w:p w14:paraId="4B560C63">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业务影响评估工程师</w:t>
            </w:r>
          </w:p>
        </w:tc>
        <w:tc>
          <w:tcPr>
            <w:tcW w:w="4684" w:type="dxa"/>
            <w:vAlign w:val="center"/>
          </w:tcPr>
          <w:p w14:paraId="3CA3A627">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负责评估密码安全事件对本项目系统相关业务工作开展情况及效率等造成的破坏和影响情况</w:t>
            </w:r>
          </w:p>
        </w:tc>
        <w:tc>
          <w:tcPr>
            <w:tcW w:w="858" w:type="dxa"/>
            <w:vAlign w:val="center"/>
          </w:tcPr>
          <w:p w14:paraId="31CF4248">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tr w14:paraId="6307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22CB028D">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3</w:t>
            </w:r>
          </w:p>
        </w:tc>
        <w:tc>
          <w:tcPr>
            <w:tcW w:w="1473" w:type="dxa"/>
            <w:vMerge w:val="continue"/>
            <w:vAlign w:val="center"/>
          </w:tcPr>
          <w:p w14:paraId="587E9D1D">
            <w:pPr>
              <w:adjustRightInd w:val="0"/>
              <w:snapToGrid w:val="0"/>
              <w:spacing w:line="240" w:lineRule="auto"/>
              <w:ind w:firstLine="420" w:firstLineChars="200"/>
              <w:jc w:val="center"/>
              <w:rPr>
                <w:rFonts w:hint="eastAsia" w:ascii="仿宋" w:hAnsi="仿宋" w:cs="仿宋"/>
                <w:color w:val="000000"/>
                <w:sz w:val="21"/>
                <w:szCs w:val="21"/>
              </w:rPr>
            </w:pPr>
          </w:p>
        </w:tc>
        <w:tc>
          <w:tcPr>
            <w:tcW w:w="1392" w:type="dxa"/>
            <w:vAlign w:val="center"/>
          </w:tcPr>
          <w:p w14:paraId="452B0F7B">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数据影响评估工程师</w:t>
            </w:r>
          </w:p>
        </w:tc>
        <w:tc>
          <w:tcPr>
            <w:tcW w:w="4684" w:type="dxa"/>
            <w:vAlign w:val="center"/>
          </w:tcPr>
          <w:p w14:paraId="4E0BE1B5">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负责评估密码安全事件对造成的数据泄露、数据篡改等影响情况</w:t>
            </w:r>
          </w:p>
        </w:tc>
        <w:tc>
          <w:tcPr>
            <w:tcW w:w="858" w:type="dxa"/>
            <w:vAlign w:val="center"/>
          </w:tcPr>
          <w:p w14:paraId="6B7281EA">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tr w14:paraId="7EA2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4439A1F6">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4</w:t>
            </w:r>
          </w:p>
        </w:tc>
        <w:tc>
          <w:tcPr>
            <w:tcW w:w="1473" w:type="dxa"/>
            <w:vMerge w:val="restart"/>
            <w:vAlign w:val="center"/>
          </w:tcPr>
          <w:p w14:paraId="4302C758">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设备及网络恢复小组</w:t>
            </w:r>
          </w:p>
        </w:tc>
        <w:tc>
          <w:tcPr>
            <w:tcW w:w="1392" w:type="dxa"/>
            <w:vAlign w:val="center"/>
          </w:tcPr>
          <w:p w14:paraId="635CFE3B">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设备恢复管理工程师</w:t>
            </w:r>
          </w:p>
        </w:tc>
        <w:tc>
          <w:tcPr>
            <w:tcW w:w="4684" w:type="dxa"/>
            <w:vAlign w:val="center"/>
          </w:tcPr>
          <w:p w14:paraId="3057ECF6">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负责处置密码设备故障问题，并及时按照应急预案等操作规范要求完成故障设备的恢复</w:t>
            </w:r>
          </w:p>
        </w:tc>
        <w:tc>
          <w:tcPr>
            <w:tcW w:w="858" w:type="dxa"/>
            <w:vAlign w:val="center"/>
          </w:tcPr>
          <w:p w14:paraId="1F0011AC">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tr w14:paraId="2AFA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541D0957">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5</w:t>
            </w:r>
          </w:p>
        </w:tc>
        <w:tc>
          <w:tcPr>
            <w:tcW w:w="1473" w:type="dxa"/>
            <w:vMerge w:val="continue"/>
            <w:vAlign w:val="center"/>
          </w:tcPr>
          <w:p w14:paraId="0AD0B55F">
            <w:pPr>
              <w:adjustRightInd w:val="0"/>
              <w:snapToGrid w:val="0"/>
              <w:spacing w:line="240" w:lineRule="auto"/>
              <w:ind w:firstLine="420" w:firstLineChars="200"/>
              <w:jc w:val="center"/>
              <w:rPr>
                <w:rFonts w:hint="eastAsia" w:ascii="仿宋" w:hAnsi="仿宋" w:cs="仿宋"/>
                <w:color w:val="000000"/>
                <w:sz w:val="21"/>
                <w:szCs w:val="21"/>
              </w:rPr>
            </w:pPr>
          </w:p>
        </w:tc>
        <w:tc>
          <w:tcPr>
            <w:tcW w:w="1392" w:type="dxa"/>
            <w:vAlign w:val="center"/>
          </w:tcPr>
          <w:p w14:paraId="08A2E1DA">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网络恢复管理工程师</w:t>
            </w:r>
          </w:p>
        </w:tc>
        <w:tc>
          <w:tcPr>
            <w:tcW w:w="4684" w:type="dxa"/>
            <w:vAlign w:val="center"/>
          </w:tcPr>
          <w:p w14:paraId="0FA39C88">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负责处置网络故障及系统问题，并及时按照应急预案等操作规范要求完成系统的恢复</w:t>
            </w:r>
          </w:p>
        </w:tc>
        <w:tc>
          <w:tcPr>
            <w:tcW w:w="858" w:type="dxa"/>
            <w:vAlign w:val="center"/>
          </w:tcPr>
          <w:p w14:paraId="3BC80E93">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tr w14:paraId="7960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3AA9B1E6">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6</w:t>
            </w:r>
          </w:p>
        </w:tc>
        <w:tc>
          <w:tcPr>
            <w:tcW w:w="1473" w:type="dxa"/>
            <w:vMerge w:val="restart"/>
            <w:vAlign w:val="center"/>
          </w:tcPr>
          <w:p w14:paraId="56E8F4EC">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数据备份恢复管理小组</w:t>
            </w:r>
          </w:p>
        </w:tc>
        <w:tc>
          <w:tcPr>
            <w:tcW w:w="1392" w:type="dxa"/>
            <w:vAlign w:val="center"/>
          </w:tcPr>
          <w:p w14:paraId="57428BF3">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数据备份管理工程师</w:t>
            </w:r>
          </w:p>
        </w:tc>
        <w:tc>
          <w:tcPr>
            <w:tcW w:w="4684" w:type="dxa"/>
            <w:vAlign w:val="center"/>
          </w:tcPr>
          <w:p w14:paraId="385B6D1E">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按照项目需求及要求，定期完成关键数据备份</w:t>
            </w:r>
          </w:p>
        </w:tc>
        <w:tc>
          <w:tcPr>
            <w:tcW w:w="858" w:type="dxa"/>
            <w:vAlign w:val="center"/>
          </w:tcPr>
          <w:p w14:paraId="3FC6454F">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tr w14:paraId="0A3F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57" w:type="dxa"/>
            <w:vAlign w:val="center"/>
          </w:tcPr>
          <w:p w14:paraId="6E428118">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7</w:t>
            </w:r>
          </w:p>
        </w:tc>
        <w:tc>
          <w:tcPr>
            <w:tcW w:w="1473" w:type="dxa"/>
            <w:vMerge w:val="continue"/>
            <w:vAlign w:val="center"/>
          </w:tcPr>
          <w:p w14:paraId="4CD9252E">
            <w:pPr>
              <w:adjustRightInd w:val="0"/>
              <w:snapToGrid w:val="0"/>
              <w:spacing w:line="240" w:lineRule="auto"/>
              <w:ind w:firstLine="420" w:firstLineChars="200"/>
              <w:jc w:val="center"/>
              <w:rPr>
                <w:rFonts w:hint="eastAsia" w:ascii="仿宋" w:hAnsi="仿宋" w:cs="仿宋"/>
                <w:color w:val="000000"/>
                <w:sz w:val="21"/>
                <w:szCs w:val="21"/>
              </w:rPr>
            </w:pPr>
          </w:p>
        </w:tc>
        <w:tc>
          <w:tcPr>
            <w:tcW w:w="1392" w:type="dxa"/>
            <w:vAlign w:val="center"/>
          </w:tcPr>
          <w:p w14:paraId="40A1ECF6">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数据恢复管理工程师</w:t>
            </w:r>
          </w:p>
        </w:tc>
        <w:tc>
          <w:tcPr>
            <w:tcW w:w="4684" w:type="dxa"/>
            <w:vAlign w:val="center"/>
          </w:tcPr>
          <w:p w14:paraId="0A659684">
            <w:pPr>
              <w:adjustRightInd w:val="0"/>
              <w:snapToGrid w:val="0"/>
              <w:spacing w:line="240" w:lineRule="auto"/>
              <w:jc w:val="left"/>
              <w:rPr>
                <w:rFonts w:hint="eastAsia" w:ascii="仿宋" w:hAnsi="仿宋" w:cs="仿宋"/>
                <w:color w:val="000000"/>
                <w:sz w:val="21"/>
                <w:szCs w:val="21"/>
              </w:rPr>
            </w:pPr>
            <w:r>
              <w:rPr>
                <w:rFonts w:hint="eastAsia" w:ascii="仿宋" w:hAnsi="仿宋" w:cs="仿宋"/>
                <w:color w:val="000000"/>
                <w:sz w:val="21"/>
                <w:szCs w:val="21"/>
              </w:rPr>
              <w:t>组织开展备份恢复演练，定期测试数据恢复功能是否正常，应急处置时按照要求恢复系统数据</w:t>
            </w:r>
          </w:p>
        </w:tc>
        <w:tc>
          <w:tcPr>
            <w:tcW w:w="858" w:type="dxa"/>
            <w:vAlign w:val="center"/>
          </w:tcPr>
          <w:p w14:paraId="5C1D0602">
            <w:pPr>
              <w:adjustRightInd w:val="0"/>
              <w:snapToGrid w:val="0"/>
              <w:spacing w:line="240" w:lineRule="auto"/>
              <w:jc w:val="center"/>
              <w:rPr>
                <w:rFonts w:hint="eastAsia" w:ascii="仿宋" w:hAnsi="仿宋" w:cs="仿宋"/>
                <w:color w:val="000000"/>
                <w:sz w:val="21"/>
                <w:szCs w:val="21"/>
              </w:rPr>
            </w:pPr>
            <w:r>
              <w:rPr>
                <w:rFonts w:hint="eastAsia" w:ascii="仿宋" w:hAnsi="仿宋" w:cs="仿宋"/>
                <w:color w:val="000000"/>
                <w:sz w:val="21"/>
                <w:szCs w:val="21"/>
              </w:rPr>
              <w:t>/</w:t>
            </w:r>
          </w:p>
        </w:tc>
      </w:tr>
      <w:bookmarkEnd w:id="254"/>
    </w:tbl>
    <w:p w14:paraId="3F01ACAB">
      <w:pPr>
        <w:pStyle w:val="4"/>
      </w:pPr>
      <w:bookmarkStart w:id="255" w:name="_Toc15885"/>
      <w:bookmarkStart w:id="256" w:name="_Toc48781478"/>
      <w:bookmarkStart w:id="257" w:name="_Toc54137546"/>
      <w:bookmarkStart w:id="258" w:name="_Toc32636"/>
      <w:bookmarkStart w:id="259" w:name="_Toc7083"/>
      <w:bookmarkStart w:id="260" w:name="_Toc21093"/>
      <w:bookmarkStart w:id="261" w:name="_Toc8321"/>
      <w:bookmarkStart w:id="262" w:name="_Toc54086801"/>
      <w:r>
        <w:rPr>
          <w:rFonts w:hint="eastAsia"/>
        </w:rPr>
        <w:t>应急处置预案设计</w:t>
      </w:r>
      <w:bookmarkEnd w:id="255"/>
      <w:bookmarkEnd w:id="256"/>
      <w:bookmarkEnd w:id="257"/>
      <w:bookmarkEnd w:id="258"/>
      <w:bookmarkEnd w:id="259"/>
      <w:bookmarkEnd w:id="260"/>
      <w:bookmarkEnd w:id="261"/>
      <w:bookmarkEnd w:id="262"/>
    </w:p>
    <w:p w14:paraId="561E8278">
      <w:pPr>
        <w:pStyle w:val="5"/>
      </w:pPr>
      <w:bookmarkStart w:id="263" w:name="_Toc54086802"/>
      <w:bookmarkStart w:id="264" w:name="_Toc48781482"/>
      <w:bookmarkStart w:id="265" w:name="_Toc6524"/>
      <w:r>
        <w:rPr>
          <w:rFonts w:hint="eastAsia"/>
        </w:rPr>
        <w:t>损失评估</w:t>
      </w:r>
      <w:bookmarkEnd w:id="263"/>
      <w:bookmarkEnd w:id="264"/>
      <w:bookmarkEnd w:id="265"/>
    </w:p>
    <w:p w14:paraId="7E972485">
      <w:pPr>
        <w:adjustRightInd w:val="0"/>
        <w:ind w:firstLine="560" w:firstLineChars="200"/>
        <w:rPr>
          <w:rFonts w:hint="eastAsia" w:ascii="仿宋" w:hAnsi="仿宋" w:cs="仿宋"/>
          <w:color w:val="000000"/>
          <w:szCs w:val="28"/>
        </w:rPr>
      </w:pPr>
      <w:r>
        <w:rPr>
          <w:rFonts w:hint="eastAsia" w:ascii="仿宋" w:hAnsi="仿宋" w:cs="仿宋"/>
          <w:color w:val="000000"/>
          <w:szCs w:val="28"/>
        </w:rPr>
        <w:t>本项目的损失评估由损失评估小组负责。安全事件发生后，损失评估小组应最先被指令到达现场，执行损失评估。</w:t>
      </w:r>
    </w:p>
    <w:p w14:paraId="633DFDBA">
      <w:pPr>
        <w:adjustRightInd w:val="0"/>
        <w:ind w:firstLine="560" w:firstLineChars="200"/>
        <w:rPr>
          <w:rFonts w:hint="eastAsia" w:ascii="仿宋" w:hAnsi="仿宋" w:cs="仿宋"/>
          <w:color w:val="000000"/>
          <w:szCs w:val="28"/>
        </w:rPr>
      </w:pPr>
      <w:r>
        <w:rPr>
          <w:rFonts w:hint="eastAsia" w:ascii="仿宋" w:hAnsi="仿宋" w:cs="仿宋"/>
          <w:color w:val="000000"/>
          <w:szCs w:val="28"/>
        </w:rPr>
        <w:t>损失评估小组联动共同评估密码应用安全事件带来的损失，损失评估小组工作要求及损失评估报告要点等：</w:t>
      </w:r>
    </w:p>
    <w:p w14:paraId="2735CD02">
      <w:pPr>
        <w:adjustRightInd w:val="0"/>
        <w:ind w:firstLine="560" w:firstLineChars="200"/>
        <w:rPr>
          <w:rFonts w:hint="eastAsia" w:ascii="仿宋" w:hAnsi="仿宋" w:cs="仿宋"/>
          <w:color w:val="000000"/>
          <w:szCs w:val="28"/>
        </w:rPr>
      </w:pPr>
      <w:r>
        <w:rPr>
          <w:rFonts w:hint="eastAsia" w:ascii="仿宋" w:hAnsi="仿宋" w:cs="仿宋"/>
          <w:color w:val="000000"/>
          <w:szCs w:val="28"/>
        </w:rPr>
        <w:t>1）当确定门户网站上出现秘密或重要内部且敏感信息、反动信息、煽动性言论、谣言等的内容安全事件发生时，应于第一时间切断相应服务器网络连接，并保留证据。</w:t>
      </w:r>
    </w:p>
    <w:p w14:paraId="39B90FB0">
      <w:pPr>
        <w:adjustRightInd w:val="0"/>
        <w:ind w:firstLine="560" w:firstLineChars="200"/>
        <w:rPr>
          <w:rFonts w:hint="eastAsia" w:ascii="仿宋" w:hAnsi="仿宋" w:cs="仿宋"/>
          <w:color w:val="000000"/>
          <w:szCs w:val="28"/>
        </w:rPr>
      </w:pPr>
      <w:r>
        <w:rPr>
          <w:rFonts w:hint="eastAsia" w:ascii="仿宋" w:hAnsi="仿宋" w:cs="仿宋"/>
          <w:color w:val="000000"/>
          <w:szCs w:val="28"/>
        </w:rPr>
        <w:t>2）对信息窃取事件及信息破坏事件，应立即核实关联的信息系统，暂时关闭相关系统对外服务，并保留证据。</w:t>
      </w:r>
    </w:p>
    <w:p w14:paraId="2DE247E4">
      <w:pPr>
        <w:adjustRightInd w:val="0"/>
        <w:ind w:firstLine="560" w:firstLineChars="200"/>
        <w:rPr>
          <w:rFonts w:hint="eastAsia" w:ascii="仿宋" w:hAnsi="仿宋" w:cs="仿宋"/>
          <w:color w:val="000000"/>
          <w:szCs w:val="28"/>
        </w:rPr>
      </w:pPr>
      <w:r>
        <w:rPr>
          <w:rFonts w:hint="eastAsia" w:ascii="仿宋" w:hAnsi="仿宋" w:cs="仿宋"/>
          <w:color w:val="000000"/>
          <w:szCs w:val="28"/>
        </w:rPr>
        <w:t>3）对密码服务异常事件，应立即核查访问量、软硬件设备配置及运行等情况，分析评估密码服务异常原因，并保留证据。</w:t>
      </w:r>
    </w:p>
    <w:p w14:paraId="3D4CF578">
      <w:pPr>
        <w:adjustRightInd w:val="0"/>
        <w:ind w:firstLine="560" w:firstLineChars="200"/>
        <w:rPr>
          <w:rFonts w:hint="eastAsia" w:ascii="仿宋" w:hAnsi="仿宋" w:cs="仿宋"/>
          <w:color w:val="000000"/>
          <w:szCs w:val="28"/>
        </w:rPr>
      </w:pPr>
      <w:r>
        <w:rPr>
          <w:rFonts w:hint="eastAsia" w:ascii="仿宋" w:hAnsi="仿宋" w:cs="仿宋"/>
          <w:color w:val="000000"/>
          <w:szCs w:val="28"/>
        </w:rPr>
        <w:t>4）对有害程序事件，应首先将发现被感染的主机或计算机从网络上隔离开来，立即分析评估有害程序感染范围和破坏程度，并保留证据。</w:t>
      </w:r>
    </w:p>
    <w:p w14:paraId="2E36117B">
      <w:pPr>
        <w:adjustRightInd w:val="0"/>
        <w:ind w:firstLine="560" w:firstLineChars="200"/>
        <w:rPr>
          <w:rFonts w:hint="eastAsia" w:ascii="仿宋" w:hAnsi="仿宋" w:cs="仿宋"/>
          <w:color w:val="000000"/>
          <w:szCs w:val="28"/>
        </w:rPr>
      </w:pPr>
      <w:r>
        <w:rPr>
          <w:rFonts w:hint="eastAsia" w:ascii="仿宋" w:hAnsi="仿宋" w:cs="仿宋"/>
          <w:color w:val="000000"/>
          <w:szCs w:val="28"/>
        </w:rPr>
        <w:t>5）对设备设施故障事件，应立即核查故障设备情况，如果能够自行恢复，应立即重启设备或即用备件替换受损部件；如属不能自行恢复的，立即与设备供应商联系，请求派维护人员前来处理，并分析评估事件影响。</w:t>
      </w:r>
    </w:p>
    <w:p w14:paraId="67E8FD1C">
      <w:pPr>
        <w:adjustRightInd w:val="0"/>
        <w:ind w:firstLine="560" w:firstLineChars="200"/>
        <w:rPr>
          <w:rFonts w:hint="eastAsia" w:ascii="仿宋" w:hAnsi="仿宋" w:cs="仿宋"/>
          <w:color w:val="000000"/>
          <w:szCs w:val="28"/>
        </w:rPr>
      </w:pPr>
      <w:r>
        <w:rPr>
          <w:rFonts w:hint="eastAsia" w:ascii="仿宋" w:hAnsi="仿宋" w:cs="仿宋"/>
          <w:color w:val="000000"/>
          <w:szCs w:val="28"/>
        </w:rPr>
        <w:t>6）对灾害性事件，应在确保人员安全的前提下，按照各类灾害应急方法予以科学处置。</w:t>
      </w:r>
    </w:p>
    <w:p w14:paraId="17875715">
      <w:pPr>
        <w:adjustRightInd w:val="0"/>
        <w:ind w:firstLine="560" w:firstLineChars="200"/>
        <w:rPr>
          <w:rFonts w:hint="eastAsia" w:ascii="仿宋" w:hAnsi="仿宋" w:cs="仿宋"/>
          <w:color w:val="000000"/>
          <w:szCs w:val="28"/>
        </w:rPr>
      </w:pPr>
      <w:r>
        <w:rPr>
          <w:rFonts w:hint="eastAsia" w:ascii="仿宋" w:hAnsi="仿宋" w:cs="仿宋"/>
          <w:color w:val="000000"/>
          <w:szCs w:val="28"/>
        </w:rPr>
        <w:t>以保障信息系统业务安全性、可用性等为目标，针对具体的安全事件，分别制定一套或多套应急处置预案；</w:t>
      </w:r>
    </w:p>
    <w:p w14:paraId="33385317">
      <w:pPr>
        <w:adjustRightInd w:val="0"/>
        <w:rPr>
          <w:rFonts w:hint="eastAsia" w:ascii="仿宋" w:hAnsi="仿宋" w:cs="仿宋"/>
          <w:b/>
          <w:bCs/>
          <w:color w:val="000000"/>
          <w:szCs w:val="28"/>
        </w:rPr>
      </w:pPr>
      <w:r>
        <w:rPr>
          <w:rFonts w:hint="eastAsia" w:ascii="仿宋" w:hAnsi="仿宋" w:cs="仿宋"/>
          <w:b/>
          <w:bCs/>
          <w:color w:val="000000"/>
          <w:szCs w:val="28"/>
        </w:rPr>
        <w:t>（1）一级（特别重大）安全事件应急处置流程</w:t>
      </w:r>
    </w:p>
    <w:p w14:paraId="746FF941">
      <w:pPr>
        <w:adjustRightInd w:val="0"/>
        <w:ind w:firstLine="560" w:firstLineChars="200"/>
        <w:rPr>
          <w:rFonts w:hint="eastAsia" w:ascii="仿宋" w:hAnsi="仿宋" w:cs="仿宋"/>
          <w:color w:val="000000"/>
          <w:szCs w:val="28"/>
        </w:rPr>
      </w:pPr>
      <w:r>
        <w:rPr>
          <w:rFonts w:hint="eastAsia" w:ascii="仿宋" w:hAnsi="仿宋" w:cs="仿宋"/>
          <w:color w:val="000000"/>
          <w:szCs w:val="28"/>
        </w:rPr>
        <w:t>当确定大量密码设备损坏、丢失、被病毒木马攻击、非法入侵、系统宕机、网络长时间中断、服务器出现异常，丧失了控制能力等特别重大事件，或大规模密钥丢失、泄漏等密码应用安全事件发生造成门户网站上出现秘密或重要内部且敏感信息、反动信息、煽动性言论、谣言等的内容安全事件发生时，应于第一时间切断相应服务器网络连接，核查访问量、软硬件设备配置及运行等情况，分析评估服务异常原因，并保留证据。</w:t>
      </w:r>
    </w:p>
    <w:p w14:paraId="657E0AFC">
      <w:pPr>
        <w:adjustRightInd w:val="0"/>
        <w:rPr>
          <w:rFonts w:hint="eastAsia" w:ascii="仿宋" w:hAnsi="仿宋" w:cs="仿宋"/>
          <w:b/>
          <w:bCs/>
          <w:color w:val="000000"/>
          <w:szCs w:val="28"/>
        </w:rPr>
      </w:pPr>
      <w:r>
        <w:rPr>
          <w:rFonts w:hint="eastAsia" w:ascii="仿宋" w:hAnsi="仿宋" w:cs="仿宋"/>
          <w:b/>
          <w:bCs/>
          <w:color w:val="000000"/>
          <w:szCs w:val="28"/>
        </w:rPr>
        <w:t>（2）二级（重大）安全事件应急处置流程：</w:t>
      </w:r>
    </w:p>
    <w:p w14:paraId="0926FCCB">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部分密码设备损坏、丢失、被病毒木马攻击、非法入侵、系统宕机、网络中断，丧失了控制能力等特别重大事件，或中等规模密钥丢失、泄漏等密码应用安全事件发生造成门户网站主页或子站页面发生信息内容安全事件对信息窃取事件及信息破坏事件，应立即核实关联的信息系统，暂时关闭相关系统对外服务，将发现被感染的主机或计算机从网络上隔离开来，立即分析评估有害程序感染范围和破坏程度，并保留证据。</w:t>
      </w:r>
    </w:p>
    <w:p w14:paraId="32AB4A73">
      <w:pPr>
        <w:adjustRightInd w:val="0"/>
        <w:rPr>
          <w:rFonts w:hint="eastAsia" w:ascii="仿宋" w:hAnsi="仿宋" w:cs="仿宋"/>
          <w:b/>
          <w:bCs/>
          <w:color w:val="000000"/>
          <w:szCs w:val="28"/>
        </w:rPr>
      </w:pPr>
      <w:r>
        <w:rPr>
          <w:rFonts w:hint="eastAsia" w:ascii="仿宋" w:hAnsi="仿宋" w:cs="仿宋"/>
          <w:b/>
          <w:bCs/>
          <w:color w:val="000000"/>
          <w:szCs w:val="28"/>
        </w:rPr>
        <w:t>（3）三级（较大）安全事件应急处置流程：</w:t>
      </w:r>
    </w:p>
    <w:p w14:paraId="6E4B20CC">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个别密码设备损坏、个别密码系统运行故障，少量密钥丢失等密码应用安全事件发生后，对市委编办秩序、利益构成一定威胁，并造成较大影响的网络安全事件，应立即核查故障设备情况，如果能够自行恢复，应立重启设备或即用备件替换受损部件；如属不能自行恢复的，立即与设备供应商联系，请求派维护人员前来处理，并分析评估事件影响。</w:t>
      </w:r>
    </w:p>
    <w:p w14:paraId="7A50FC69">
      <w:pPr>
        <w:adjustRightInd w:val="0"/>
        <w:rPr>
          <w:rFonts w:hint="eastAsia" w:ascii="仿宋" w:hAnsi="仿宋" w:cs="仿宋"/>
          <w:b/>
          <w:bCs/>
          <w:color w:val="000000"/>
          <w:szCs w:val="28"/>
        </w:rPr>
      </w:pPr>
      <w:r>
        <w:rPr>
          <w:rFonts w:hint="eastAsia" w:ascii="仿宋" w:hAnsi="仿宋" w:cs="仿宋"/>
          <w:b/>
          <w:bCs/>
          <w:color w:val="000000"/>
          <w:szCs w:val="28"/>
        </w:rPr>
        <w:t>（4）四级（一般）安全事件应急处置流程：</w:t>
      </w:r>
    </w:p>
    <w:p w14:paraId="54DA5821">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对于个别用户密钥丢失等密码应用安全事件，对单位的形象、秩序、利益构成一定威协，应立即核实关联的信息系统，暂时关闭相关系统对外服务，并保留证据。</w:t>
      </w:r>
    </w:p>
    <w:p w14:paraId="03668E9E">
      <w:pPr>
        <w:pStyle w:val="5"/>
      </w:pPr>
      <w:bookmarkStart w:id="266" w:name="_bookmark9"/>
      <w:bookmarkEnd w:id="266"/>
      <w:bookmarkStart w:id="267" w:name="_Toc7024"/>
      <w:bookmarkStart w:id="268" w:name="_Toc48781479"/>
      <w:bookmarkStart w:id="269" w:name="_Toc54086803"/>
      <w:r>
        <w:rPr>
          <w:rFonts w:hint="eastAsia"/>
        </w:rPr>
        <w:t>事前监测预警</w:t>
      </w:r>
      <w:bookmarkEnd w:id="267"/>
      <w:bookmarkEnd w:id="268"/>
      <w:bookmarkEnd w:id="269"/>
    </w:p>
    <w:p w14:paraId="4EB9FF3A">
      <w:pPr>
        <w:adjustRightInd w:val="0"/>
        <w:ind w:firstLine="560" w:firstLineChars="200"/>
        <w:rPr>
          <w:rFonts w:hint="eastAsia" w:ascii="仿宋" w:hAnsi="仿宋" w:cs="仿宋"/>
          <w:color w:val="000000"/>
          <w:szCs w:val="28"/>
        </w:rPr>
      </w:pPr>
      <w:r>
        <w:rPr>
          <w:rFonts w:hint="eastAsia" w:ascii="仿宋" w:hAnsi="仿宋" w:cs="仿宋"/>
          <w:color w:val="000000"/>
          <w:szCs w:val="28"/>
        </w:rPr>
        <w:t>针对密码应用过程中具体的安全事件，设计技术和管理应急响应机制和风险防范措施，包含事前防范、事中处理、事后处置及损失评估等应急处置技术与管理方案设计。</w:t>
      </w:r>
    </w:p>
    <w:p w14:paraId="015F914A">
      <w:pPr>
        <w:adjustRightInd w:val="0"/>
        <w:ind w:firstLine="560" w:firstLineChars="200"/>
        <w:rPr>
          <w:rFonts w:hint="eastAsia" w:ascii="仿宋" w:hAnsi="仿宋" w:cs="仿宋"/>
          <w:color w:val="000000"/>
          <w:szCs w:val="28"/>
        </w:rPr>
      </w:pPr>
      <w:r>
        <w:rPr>
          <w:rFonts w:hint="eastAsia" w:ascii="仿宋" w:hAnsi="仿宋" w:cs="仿宋"/>
          <w:color w:val="000000"/>
          <w:szCs w:val="28"/>
        </w:rPr>
        <w:t>要进一步完善各平台的密码应用安全事件监测、预测、预警制度。按照“早发现、早报告、早处置”的原则，加强对各类密码应用安全事件和可能引发突发事件的有关信息的收集、分析判断和持续监测。</w:t>
      </w:r>
    </w:p>
    <w:p w14:paraId="54FF9A88">
      <w:pPr>
        <w:adjustRightInd w:val="0"/>
        <w:ind w:firstLine="560" w:firstLineChars="200"/>
        <w:rPr>
          <w:rFonts w:hint="eastAsia" w:ascii="仿宋" w:hAnsi="仿宋" w:cs="仿宋"/>
          <w:color w:val="000000"/>
          <w:szCs w:val="28"/>
        </w:rPr>
      </w:pPr>
      <w:r>
        <w:rPr>
          <w:rFonts w:hint="eastAsia" w:ascii="仿宋" w:hAnsi="仿宋" w:cs="仿宋"/>
          <w:color w:val="000000"/>
          <w:szCs w:val="28"/>
        </w:rPr>
        <w:t>按要求做好密码应用安全事件日常预防工作，制定完善相关应急预案，做好安全检查、隐患排查、风险评估和容灾备份，健全本项目密码应用安全信息通报机制，及时采取有效措施，减少和本项目密码应用安全事件的发生及危害，提高应对本项目密码应用安全事件的能力。</w:t>
      </w:r>
    </w:p>
    <w:p w14:paraId="72265B09">
      <w:pPr>
        <w:pStyle w:val="5"/>
      </w:pPr>
      <w:bookmarkStart w:id="270" w:name="_bookmark10"/>
      <w:bookmarkEnd w:id="270"/>
      <w:bookmarkStart w:id="271" w:name="_Toc48781480"/>
      <w:bookmarkStart w:id="272" w:name="_Toc54086804"/>
      <w:bookmarkStart w:id="273" w:name="_Toc3371"/>
      <w:r>
        <w:rPr>
          <w:rFonts w:hint="eastAsia"/>
        </w:rPr>
        <w:t>事中处理与发布</w:t>
      </w:r>
      <w:bookmarkEnd w:id="271"/>
      <w:bookmarkEnd w:id="272"/>
      <w:bookmarkEnd w:id="273"/>
    </w:p>
    <w:p w14:paraId="136A0EE1">
      <w:pPr>
        <w:numPr>
          <w:ilvl w:val="0"/>
          <w:numId w:val="46"/>
        </w:numPr>
        <w:adjustRightInd w:val="0"/>
        <w:rPr>
          <w:rFonts w:hint="eastAsia" w:ascii="仿宋" w:hAnsi="仿宋" w:cs="仿宋"/>
          <w:b/>
          <w:bCs/>
          <w:color w:val="000000"/>
          <w:szCs w:val="28"/>
        </w:rPr>
      </w:pPr>
      <w:bookmarkStart w:id="274" w:name="_Toc54086805"/>
      <w:bookmarkStart w:id="275" w:name="_Toc513373917"/>
      <w:bookmarkStart w:id="276" w:name="_Toc48781481"/>
      <w:r>
        <w:rPr>
          <w:rFonts w:hint="eastAsia" w:ascii="仿宋" w:hAnsi="仿宋" w:cs="仿宋"/>
          <w:b/>
          <w:bCs/>
          <w:color w:val="000000"/>
          <w:szCs w:val="28"/>
        </w:rPr>
        <w:t>应急事件响应</w:t>
      </w:r>
      <w:bookmarkStart w:id="277" w:name="_Hlk178107370"/>
    </w:p>
    <w:p w14:paraId="76CD7F80">
      <w:pPr>
        <w:adjustRightInd w:val="0"/>
        <w:ind w:firstLine="560" w:firstLineChars="200"/>
        <w:rPr>
          <w:rFonts w:hint="eastAsia" w:ascii="仿宋" w:hAnsi="仿宋" w:cs="仿宋"/>
          <w:color w:val="000000"/>
          <w:szCs w:val="28"/>
        </w:rPr>
      </w:pPr>
      <w:r>
        <w:rPr>
          <w:rFonts w:hint="eastAsia" w:ascii="仿宋" w:hAnsi="仿宋" w:cs="仿宋"/>
          <w:color w:val="000000"/>
          <w:szCs w:val="28"/>
        </w:rPr>
        <w:t>应急处理人员7*24小时保证通信畅通，在密码应用安全事件发生时，事件发生单位第一时间收集事件相关信息，然后初步判定事件的类别、级别，并按照该内部信息安全管理层级，向有关主管部门逐级上报信息安全事件</w:t>
      </w:r>
      <w:bookmarkEnd w:id="277"/>
      <w:r>
        <w:rPr>
          <w:rFonts w:hint="eastAsia" w:ascii="仿宋" w:hAnsi="仿宋" w:cs="仿宋"/>
          <w:color w:val="000000"/>
          <w:szCs w:val="28"/>
        </w:rPr>
        <w:t>。</w:t>
      </w:r>
    </w:p>
    <w:p w14:paraId="4AF67760">
      <w:pPr>
        <w:adjustRightInd w:val="0"/>
        <w:ind w:firstLine="560" w:firstLineChars="200"/>
        <w:rPr>
          <w:rFonts w:hint="eastAsia" w:ascii="仿宋" w:hAnsi="仿宋" w:cs="仿宋"/>
          <w:color w:val="000000"/>
          <w:szCs w:val="28"/>
        </w:rPr>
      </w:pPr>
      <w:r>
        <w:rPr>
          <w:rFonts w:hint="eastAsia" w:ascii="仿宋" w:hAnsi="仿宋" w:cs="仿宋"/>
          <w:color w:val="000000"/>
          <w:szCs w:val="28"/>
        </w:rPr>
        <w:t>密码应用安全事件级别的判定主要考虑如下因素：</w:t>
      </w:r>
    </w:p>
    <w:p w14:paraId="4927EA5A">
      <w:pPr>
        <w:adjustRightInd w:val="0"/>
        <w:ind w:firstLine="560" w:firstLineChars="200"/>
        <w:rPr>
          <w:rFonts w:hint="eastAsia" w:ascii="仿宋" w:hAnsi="仿宋" w:cs="仿宋"/>
          <w:color w:val="000000"/>
          <w:szCs w:val="28"/>
        </w:rPr>
      </w:pPr>
      <w:r>
        <w:rPr>
          <w:rFonts w:hint="eastAsia" w:ascii="仿宋" w:hAnsi="仿宋" w:cs="仿宋"/>
          <w:color w:val="000000"/>
          <w:szCs w:val="28"/>
        </w:rPr>
        <w:t>事件发生的类别，是恶意攻击、违规操作、误操作、还是其他难以预测的事件。</w:t>
      </w:r>
    </w:p>
    <w:p w14:paraId="32F99D24">
      <w:pPr>
        <w:adjustRightInd w:val="0"/>
        <w:ind w:firstLine="560" w:firstLineChars="200"/>
        <w:rPr>
          <w:rFonts w:hint="eastAsia" w:ascii="仿宋" w:hAnsi="仿宋" w:cs="仿宋"/>
          <w:color w:val="000000"/>
          <w:szCs w:val="28"/>
        </w:rPr>
      </w:pPr>
      <w:r>
        <w:rPr>
          <w:rFonts w:hint="eastAsia" w:ascii="仿宋" w:hAnsi="仿宋" w:cs="仿宋"/>
          <w:color w:val="000000"/>
          <w:szCs w:val="28"/>
        </w:rPr>
        <w:t>影响用户数、影响时间及地域范围；</w:t>
      </w:r>
    </w:p>
    <w:p w14:paraId="0BD869C1">
      <w:pPr>
        <w:adjustRightInd w:val="0"/>
        <w:ind w:firstLine="560" w:firstLineChars="200"/>
        <w:rPr>
          <w:rFonts w:hint="eastAsia" w:ascii="仿宋" w:hAnsi="仿宋" w:cs="仿宋"/>
          <w:color w:val="000000"/>
          <w:szCs w:val="28"/>
        </w:rPr>
      </w:pPr>
      <w:r>
        <w:rPr>
          <w:rFonts w:hint="eastAsia" w:ascii="仿宋" w:hAnsi="仿宋" w:cs="仿宋"/>
          <w:color w:val="000000"/>
          <w:szCs w:val="28"/>
        </w:rPr>
        <w:t>传播内容产生的影响程度以及内容违规程度。</w:t>
      </w:r>
    </w:p>
    <w:p w14:paraId="35172E22">
      <w:pPr>
        <w:adjustRightInd w:val="0"/>
        <w:ind w:firstLine="560" w:firstLineChars="200"/>
        <w:rPr>
          <w:rFonts w:hint="eastAsia" w:ascii="仿宋" w:hAnsi="仿宋" w:cs="仿宋"/>
          <w:color w:val="000000"/>
          <w:szCs w:val="28"/>
        </w:rPr>
      </w:pPr>
      <w:r>
        <w:rPr>
          <w:rFonts w:hint="eastAsia" w:ascii="仿宋" w:hAnsi="仿宋" w:cs="仿宋"/>
          <w:color w:val="000000"/>
          <w:szCs w:val="28"/>
        </w:rPr>
        <w:t>若安全事件为外部机构通报，应考虑披露该事件的外部机构的重要程度，如：上级主管部门、密码管理部门、网信办等。</w:t>
      </w:r>
    </w:p>
    <w:p w14:paraId="648060D4">
      <w:pPr>
        <w:adjustRightInd w:val="0"/>
        <w:ind w:firstLine="560" w:firstLineChars="200"/>
        <w:rPr>
          <w:rFonts w:hint="eastAsia" w:ascii="仿宋" w:hAnsi="仿宋" w:cs="仿宋"/>
          <w:color w:val="000000"/>
          <w:szCs w:val="28"/>
        </w:rPr>
      </w:pPr>
      <w:r>
        <w:rPr>
          <w:rFonts w:hint="eastAsia" w:ascii="仿宋" w:hAnsi="仿宋" w:cs="仿宋"/>
          <w:color w:val="000000"/>
          <w:szCs w:val="28"/>
        </w:rPr>
        <w:t>密码应用安全事件上报的主要内容包括：事件发生的单位、部门、联系人员；事件发生的时间；事件的基本描述；初步估计的事件等级、危害及影响；已经采取的处理方法、处理进展以及其他相关信息。</w:t>
      </w:r>
    </w:p>
    <w:p w14:paraId="6AF3AA8E">
      <w:pPr>
        <w:numPr>
          <w:ilvl w:val="0"/>
          <w:numId w:val="46"/>
        </w:numPr>
        <w:adjustRightInd w:val="0"/>
        <w:rPr>
          <w:rFonts w:hint="eastAsia" w:ascii="仿宋" w:hAnsi="仿宋" w:cs="仿宋"/>
          <w:b/>
          <w:bCs/>
          <w:color w:val="000000"/>
          <w:szCs w:val="28"/>
        </w:rPr>
      </w:pPr>
      <w:r>
        <w:rPr>
          <w:rFonts w:hint="eastAsia" w:ascii="仿宋" w:hAnsi="仿宋" w:cs="仿宋"/>
          <w:b/>
          <w:bCs/>
          <w:color w:val="000000"/>
          <w:szCs w:val="28"/>
        </w:rPr>
        <w:t>先期处置</w:t>
      </w:r>
    </w:p>
    <w:p w14:paraId="70116E73">
      <w:pPr>
        <w:adjustRightInd w:val="0"/>
        <w:ind w:firstLine="560" w:firstLineChars="200"/>
        <w:rPr>
          <w:rFonts w:hint="eastAsia" w:ascii="仿宋" w:hAnsi="仿宋" w:cs="仿宋"/>
          <w:color w:val="000000"/>
          <w:szCs w:val="28"/>
        </w:rPr>
      </w:pPr>
      <w:r>
        <w:rPr>
          <w:rFonts w:hint="eastAsia" w:ascii="仿宋" w:hAnsi="仿宋" w:cs="仿宋"/>
          <w:color w:val="000000"/>
          <w:szCs w:val="28"/>
        </w:rPr>
        <w:t>对于可能发生或已经发生的密码应用安全突发事件，运维人员应立即采取措施控制事态，并在2小时内进行风险评估，判定事件等级并发布预警。必要时应启动相应的预案，同时向应急处置领导小组汇报。</w:t>
      </w:r>
    </w:p>
    <w:p w14:paraId="20A2804F">
      <w:pPr>
        <w:adjustRightInd w:val="0"/>
        <w:ind w:firstLine="560" w:firstLineChars="200"/>
        <w:rPr>
          <w:rFonts w:hint="eastAsia" w:ascii="仿宋" w:hAnsi="仿宋" w:cs="仿宋"/>
          <w:color w:val="000000"/>
          <w:szCs w:val="28"/>
        </w:rPr>
      </w:pPr>
      <w:r>
        <w:rPr>
          <w:rFonts w:hint="eastAsia" w:ascii="仿宋" w:hAnsi="仿宋" w:cs="仿宋"/>
          <w:color w:val="000000"/>
          <w:szCs w:val="28"/>
        </w:rPr>
        <w:t>领导小组接到汇报后应立即组织现场救援，查明事件状态及原因，技术人员应及时对信息进行技术分析、研判，根据问题的性质、危害程度，提出安全警报级别。</w:t>
      </w:r>
    </w:p>
    <w:p w14:paraId="0ADDC758">
      <w:pPr>
        <w:adjustRightInd w:val="0"/>
        <w:ind w:firstLine="560" w:firstLineChars="200"/>
        <w:rPr>
          <w:rFonts w:hint="eastAsia" w:ascii="仿宋" w:hAnsi="仿宋" w:cs="仿宋"/>
          <w:color w:val="000000"/>
          <w:szCs w:val="28"/>
        </w:rPr>
      </w:pPr>
      <w:bookmarkStart w:id="278" w:name="_Toc513373914"/>
      <w:r>
        <w:rPr>
          <w:rFonts w:hint="eastAsia" w:ascii="仿宋" w:hAnsi="仿宋" w:cs="仿宋"/>
          <w:color w:val="000000"/>
          <w:szCs w:val="28"/>
        </w:rPr>
        <w:t>先期处置的主要工作包括：</w:t>
      </w:r>
    </w:p>
    <w:p w14:paraId="670A8F54">
      <w:pPr>
        <w:adjustRightInd w:val="0"/>
        <w:ind w:firstLine="560" w:firstLineChars="200"/>
        <w:rPr>
          <w:rFonts w:hint="eastAsia" w:ascii="仿宋" w:hAnsi="仿宋" w:cs="仿宋"/>
          <w:color w:val="000000"/>
          <w:szCs w:val="28"/>
        </w:rPr>
      </w:pPr>
      <w:r>
        <w:rPr>
          <w:rFonts w:hint="eastAsia" w:ascii="仿宋" w:hAnsi="仿宋" w:cs="仿宋"/>
          <w:color w:val="000000"/>
          <w:szCs w:val="28"/>
        </w:rPr>
        <w:t>控制事态发展，防控蔓延。采取各种技术措施及时控制事态发展，最大限度地防止事件的蔓延。必要时采用断网、关闭设备等方式防止事态进一步扩大。</w:t>
      </w:r>
    </w:p>
    <w:p w14:paraId="59B8F715">
      <w:pPr>
        <w:adjustRightInd w:val="0"/>
        <w:ind w:firstLine="560" w:firstLineChars="200"/>
        <w:rPr>
          <w:rFonts w:hint="eastAsia" w:ascii="仿宋" w:hAnsi="仿宋" w:cs="仿宋"/>
          <w:color w:val="000000"/>
          <w:szCs w:val="28"/>
        </w:rPr>
      </w:pPr>
      <w:r>
        <w:rPr>
          <w:rFonts w:hint="eastAsia" w:ascii="仿宋" w:hAnsi="仿宋" w:cs="仿宋"/>
          <w:color w:val="000000"/>
          <w:szCs w:val="28"/>
        </w:rPr>
        <w:t>快速判断事件性质及危害程度。尽快分析事件发生原因，初步判断事件的影响、危害和可能波及的范围，提出应对措施建议。</w:t>
      </w:r>
    </w:p>
    <w:p w14:paraId="09898E96">
      <w:pPr>
        <w:adjustRightInd w:val="0"/>
        <w:ind w:firstLine="560" w:firstLineChars="200"/>
        <w:rPr>
          <w:rFonts w:hint="eastAsia" w:ascii="仿宋" w:hAnsi="仿宋" w:cs="仿宋"/>
          <w:color w:val="000000"/>
          <w:szCs w:val="28"/>
        </w:rPr>
      </w:pPr>
      <w:r>
        <w:rPr>
          <w:rFonts w:hint="eastAsia" w:ascii="仿宋" w:hAnsi="仿宋" w:cs="仿宋"/>
          <w:color w:val="000000"/>
          <w:szCs w:val="28"/>
        </w:rPr>
        <w:t>及时报告信息。事发单位在先期处置的同时要按照预案要求，及时向上级主管部门报告。</w:t>
      </w:r>
    </w:p>
    <w:p w14:paraId="07F35E5E">
      <w:pPr>
        <w:adjustRightInd w:val="0"/>
        <w:ind w:firstLine="560" w:firstLineChars="200"/>
        <w:rPr>
          <w:rFonts w:hint="eastAsia" w:ascii="仿宋" w:hAnsi="仿宋" w:cs="仿宋"/>
          <w:color w:val="000000"/>
          <w:szCs w:val="28"/>
        </w:rPr>
      </w:pPr>
      <w:r>
        <w:rPr>
          <w:rFonts w:hint="eastAsia" w:ascii="仿宋" w:hAnsi="仿宋" w:cs="仿宋"/>
          <w:color w:val="000000"/>
          <w:szCs w:val="28"/>
        </w:rPr>
        <w:t>做好事件发生、发展、处置的记录和证据保留。事发单位在先期处置过程中应尽量保留证据，采取手工记录、截屏、文件备份和多媒体设备记录等各种手段，对事件发生、发展、处置的时间、过程、步骤、现象、结果进行详细记录，尽可能保留原始相关证据，为事件处置、调查、处理提供客观证据。</w:t>
      </w:r>
    </w:p>
    <w:p w14:paraId="0DFEDB89">
      <w:pPr>
        <w:adjustRightInd w:val="0"/>
        <w:ind w:firstLine="560" w:firstLineChars="200"/>
        <w:rPr>
          <w:rFonts w:hint="eastAsia" w:ascii="仿宋" w:hAnsi="仿宋" w:cs="仿宋"/>
          <w:color w:val="000000"/>
          <w:szCs w:val="28"/>
        </w:rPr>
      </w:pPr>
      <w:r>
        <w:rPr>
          <w:rFonts w:hint="eastAsia" w:ascii="仿宋" w:hAnsi="仿宋" w:cs="仿宋"/>
          <w:color w:val="000000"/>
          <w:szCs w:val="28"/>
        </w:rPr>
        <w:t>应急处置领导小组在接到密码应用安全突发事件发生或可能发生的信息后，应加强与有关方面的联系，掌握最新发展态势。对有可能演变为三级网络与信息安全突发事件，技术人员处置工作提出建议方案，并作好启动本预案的各项准备工作。</w:t>
      </w:r>
    </w:p>
    <w:p w14:paraId="279955ED">
      <w:pPr>
        <w:adjustRightInd w:val="0"/>
        <w:ind w:firstLine="560" w:firstLineChars="200"/>
        <w:rPr>
          <w:rFonts w:hint="eastAsia" w:ascii="仿宋" w:hAnsi="仿宋" w:cs="仿宋"/>
          <w:color w:val="000000"/>
          <w:szCs w:val="28"/>
        </w:rPr>
      </w:pPr>
      <w:r>
        <w:rPr>
          <w:rFonts w:hint="eastAsia" w:ascii="仿宋" w:hAnsi="仿宋" w:cs="仿宋"/>
          <w:color w:val="000000"/>
          <w:szCs w:val="28"/>
        </w:rPr>
        <w:t>应急处置领导小组根据密码应用安全突发事件发展态势，视情况决定现场指导、组织设备厂商或者系统开发商应急支援力量，做好应急处置工作。对有可能演变为二级或一级的网络与信息安全突发事件，要根据有关部门的要求，上报有关部门，赶赴现场指挥、组织应急支援力量，积极做好应急处置工作。</w:t>
      </w:r>
      <w:bookmarkEnd w:id="278"/>
    </w:p>
    <w:p w14:paraId="79070114">
      <w:pPr>
        <w:numPr>
          <w:ilvl w:val="0"/>
          <w:numId w:val="46"/>
        </w:numPr>
        <w:adjustRightInd w:val="0"/>
        <w:rPr>
          <w:rFonts w:hint="eastAsia" w:ascii="仿宋" w:hAnsi="仿宋" w:cs="仿宋"/>
          <w:b/>
          <w:bCs/>
          <w:color w:val="000000"/>
          <w:szCs w:val="28"/>
        </w:rPr>
      </w:pPr>
      <w:r>
        <w:rPr>
          <w:rFonts w:hint="eastAsia" w:ascii="仿宋" w:hAnsi="仿宋" w:cs="仿宋"/>
          <w:b/>
          <w:bCs/>
          <w:color w:val="000000"/>
          <w:szCs w:val="28"/>
        </w:rPr>
        <w:t>应急处置</w:t>
      </w:r>
    </w:p>
    <w:p w14:paraId="51E3B1A4">
      <w:pPr>
        <w:adjustRightInd w:val="0"/>
        <w:ind w:firstLine="560" w:firstLineChars="200"/>
        <w:rPr>
          <w:rFonts w:hint="eastAsia" w:ascii="仿宋" w:hAnsi="仿宋" w:cs="仿宋"/>
          <w:color w:val="000000"/>
          <w:szCs w:val="28"/>
        </w:rPr>
      </w:pPr>
      <w:r>
        <w:rPr>
          <w:rFonts w:hint="eastAsia" w:ascii="仿宋" w:hAnsi="仿宋" w:cs="仿宋"/>
          <w:color w:val="000000"/>
          <w:szCs w:val="28"/>
        </w:rPr>
        <w:t>密码应用安全突发事件发生后，在先期处置基础上，由对应的安全责任人按照基本响应程序，启动密码应用安全事件应急预案，主要工作包括：</w:t>
      </w:r>
    </w:p>
    <w:p w14:paraId="653ACB64">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应急指挥</w:t>
      </w:r>
    </w:p>
    <w:p w14:paraId="71DC924A">
      <w:pPr>
        <w:adjustRightInd w:val="0"/>
        <w:ind w:firstLine="560" w:firstLineChars="200"/>
        <w:rPr>
          <w:rFonts w:hint="eastAsia" w:ascii="仿宋" w:hAnsi="仿宋" w:cs="仿宋"/>
          <w:color w:val="000000"/>
          <w:szCs w:val="28"/>
        </w:rPr>
      </w:pPr>
      <w:r>
        <w:rPr>
          <w:rFonts w:hint="eastAsia" w:ascii="仿宋" w:hAnsi="仿宋" w:cs="仿宋"/>
          <w:color w:val="000000"/>
          <w:szCs w:val="28"/>
        </w:rPr>
        <w:t>1）本预案启动后，领导小组要迅速建立与现场通讯联系。抓紧收集相关信息，及时了解掌握事态发展情况，掌握现场处置工作状态，分析事件发展趋势，研究提出处置方案，调集和配置应急处置所需要的人、财、物等资源，统一指挥密码应用安全应急处置工作。</w:t>
      </w:r>
    </w:p>
    <w:p w14:paraId="38D2F1D5">
      <w:pPr>
        <w:adjustRightInd w:val="0"/>
        <w:ind w:firstLine="560" w:firstLineChars="200"/>
        <w:rPr>
          <w:rFonts w:hint="eastAsia" w:ascii="仿宋" w:hAnsi="仿宋" w:cs="仿宋"/>
          <w:color w:val="000000"/>
          <w:szCs w:val="28"/>
        </w:rPr>
      </w:pPr>
      <w:r>
        <w:rPr>
          <w:rFonts w:hint="eastAsia" w:ascii="仿宋" w:hAnsi="仿宋" w:cs="仿宋"/>
          <w:color w:val="000000"/>
          <w:szCs w:val="28"/>
        </w:rPr>
        <w:t>2）需要成立现场指挥部的，立即在现场开设指挥部，并提供现场指挥运作的相关保障。现场指挥部要根据事件性质迅速组建各类应急工作组，开展应急处置工作。</w:t>
      </w:r>
    </w:p>
    <w:p w14:paraId="7B7DDF3A">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应急处理</w:t>
      </w:r>
    </w:p>
    <w:p w14:paraId="2AAAC96A">
      <w:pPr>
        <w:adjustRightInd w:val="0"/>
        <w:ind w:firstLine="560" w:firstLineChars="200"/>
        <w:rPr>
          <w:rFonts w:hint="eastAsia" w:ascii="仿宋" w:hAnsi="仿宋" w:cs="仿宋"/>
          <w:color w:val="000000"/>
          <w:szCs w:val="28"/>
        </w:rPr>
      </w:pPr>
      <w:r>
        <w:rPr>
          <w:rFonts w:hint="eastAsia" w:ascii="仿宋" w:hAnsi="仿宋" w:cs="仿宋"/>
          <w:color w:val="000000"/>
          <w:szCs w:val="28"/>
        </w:rPr>
        <w:t>由应急处置小组进行密码应用安全事件的牵头处理，事发单位联系人全天候值班，与应急相关人员全部到位。</w:t>
      </w:r>
    </w:p>
    <w:p w14:paraId="2CA709F3">
      <w:pPr>
        <w:adjustRightInd w:val="0"/>
        <w:ind w:firstLine="560" w:firstLineChars="200"/>
        <w:rPr>
          <w:rFonts w:hint="eastAsia" w:ascii="仿宋" w:hAnsi="仿宋" w:cs="仿宋"/>
          <w:color w:val="000000"/>
          <w:szCs w:val="28"/>
        </w:rPr>
      </w:pPr>
      <w:r>
        <w:rPr>
          <w:rFonts w:hint="eastAsia" w:ascii="仿宋" w:hAnsi="仿宋" w:cs="仿宋"/>
          <w:color w:val="000000"/>
          <w:szCs w:val="28"/>
        </w:rPr>
        <w:t>如明确应急事件发生原因，则按照应急处置预案的相应技术方案进行处理。</w:t>
      </w:r>
    </w:p>
    <w:p w14:paraId="43EC27FC">
      <w:pPr>
        <w:adjustRightInd w:val="0"/>
        <w:ind w:firstLine="560" w:firstLineChars="200"/>
        <w:rPr>
          <w:rFonts w:hint="eastAsia" w:ascii="仿宋" w:hAnsi="仿宋" w:cs="仿宋"/>
          <w:color w:val="000000"/>
          <w:szCs w:val="28"/>
        </w:rPr>
      </w:pPr>
      <w:r>
        <w:rPr>
          <w:rFonts w:hint="eastAsia" w:ascii="仿宋" w:hAnsi="仿宋" w:cs="仿宋"/>
          <w:color w:val="000000"/>
          <w:szCs w:val="28"/>
        </w:rPr>
        <w:t>如处理过程中遇到技术方面的问题，及时联系相关厂商、相关安全领导部门统筹，调派相关技术专家组成专家组参与应急处置工作。</w:t>
      </w:r>
    </w:p>
    <w:p w14:paraId="1B382227">
      <w:pPr>
        <w:adjustRightInd w:val="0"/>
        <w:ind w:firstLine="560" w:firstLineChars="200"/>
        <w:rPr>
          <w:rFonts w:hint="eastAsia" w:ascii="仿宋" w:hAnsi="仿宋" w:cs="仿宋"/>
          <w:color w:val="000000"/>
          <w:szCs w:val="28"/>
        </w:rPr>
      </w:pPr>
      <w:r>
        <w:rPr>
          <w:rFonts w:hint="eastAsia" w:ascii="仿宋" w:hAnsi="仿宋" w:cs="仿宋"/>
          <w:color w:val="000000"/>
          <w:szCs w:val="28"/>
        </w:rPr>
        <w:t>若突发事件造成了不良的社会影响，消除不良影响的相关工作由事发单位的信息安全归口部门牵头处理。</w:t>
      </w:r>
    </w:p>
    <w:p w14:paraId="48C6FC34">
      <w:pPr>
        <w:adjustRightInd w:val="0"/>
        <w:ind w:firstLine="560" w:firstLineChars="200"/>
        <w:rPr>
          <w:rFonts w:hint="eastAsia" w:ascii="仿宋" w:hAnsi="仿宋" w:cs="仿宋"/>
          <w:color w:val="000000"/>
          <w:szCs w:val="28"/>
        </w:rPr>
      </w:pPr>
      <w:r>
        <w:rPr>
          <w:rFonts w:hint="eastAsia" w:ascii="仿宋" w:hAnsi="仿宋" w:cs="仿宋"/>
          <w:color w:val="000000"/>
          <w:szCs w:val="28"/>
        </w:rPr>
        <w:t>在应急处理过程中需要资源支援的，及时反映管理部门进行协调分配。</w:t>
      </w:r>
    </w:p>
    <w:p w14:paraId="6AC2CF6D">
      <w:pPr>
        <w:adjustRightInd w:val="0"/>
        <w:ind w:firstLine="560" w:firstLineChars="200"/>
        <w:rPr>
          <w:rFonts w:hint="eastAsia" w:ascii="仿宋" w:hAnsi="仿宋" w:cs="仿宋"/>
          <w:color w:val="000000"/>
          <w:szCs w:val="28"/>
        </w:rPr>
      </w:pPr>
      <w:r>
        <w:rPr>
          <w:rFonts w:hint="eastAsia" w:ascii="仿宋" w:hAnsi="仿宋" w:cs="仿宋"/>
          <w:color w:val="000000"/>
          <w:szCs w:val="28"/>
        </w:rPr>
        <w:t>事发单位随时收集、整理应急处置情况的信息，并对事件进行动态监测、评估，及时将事件的性质、危害程度和损失情况及处置工作等情况及时报领导小组，不得隐瞒、缓报、谎报。符合紧急信息报送规定的，属于一级、二级信息安全事件的，同时报上级相关安全部门。</w:t>
      </w:r>
    </w:p>
    <w:p w14:paraId="374AC3E8">
      <w:pPr>
        <w:adjustRightInd w:val="0"/>
        <w:ind w:firstLine="562" w:firstLineChars="200"/>
        <w:rPr>
          <w:rFonts w:hint="eastAsia" w:ascii="仿宋" w:hAnsi="仿宋" w:cs="仿宋"/>
          <w:b/>
          <w:bCs/>
          <w:color w:val="000000"/>
          <w:szCs w:val="28"/>
        </w:rPr>
      </w:pPr>
      <w:r>
        <w:rPr>
          <w:rFonts w:hint="eastAsia" w:ascii="仿宋" w:hAnsi="仿宋" w:cs="仿宋"/>
          <w:b/>
          <w:bCs/>
          <w:color w:val="000000"/>
          <w:szCs w:val="28"/>
        </w:rPr>
        <w:t>应急支援</w:t>
      </w:r>
    </w:p>
    <w:p w14:paraId="641152C6">
      <w:pPr>
        <w:adjustRightInd w:val="0"/>
        <w:ind w:firstLine="560" w:firstLineChars="200"/>
        <w:rPr>
          <w:rFonts w:hint="eastAsia" w:ascii="仿宋" w:hAnsi="仿宋" w:cs="仿宋"/>
          <w:color w:val="000000"/>
          <w:szCs w:val="28"/>
        </w:rPr>
      </w:pPr>
      <w:r>
        <w:rPr>
          <w:rFonts w:hint="eastAsia" w:ascii="仿宋" w:hAnsi="仿宋" w:cs="仿宋"/>
          <w:color w:val="000000"/>
          <w:szCs w:val="28"/>
        </w:rPr>
        <w:t>本预案启动后，领导小组可根据事态的发展和处置工作需要，及时向上级相关单位申请增派专家小组和应急支援单位，调动必需的物资、设备，支援应急工作。</w:t>
      </w:r>
    </w:p>
    <w:p w14:paraId="49870EA0">
      <w:pPr>
        <w:numPr>
          <w:ilvl w:val="0"/>
          <w:numId w:val="46"/>
        </w:numPr>
        <w:adjustRightInd w:val="0"/>
        <w:rPr>
          <w:rFonts w:hint="eastAsia" w:ascii="仿宋" w:hAnsi="仿宋" w:cs="仿宋"/>
          <w:b/>
          <w:bCs/>
          <w:color w:val="000000"/>
          <w:szCs w:val="28"/>
        </w:rPr>
      </w:pPr>
      <w:r>
        <w:rPr>
          <w:rFonts w:hint="eastAsia" w:ascii="仿宋" w:hAnsi="仿宋" w:cs="仿宋"/>
          <w:b/>
          <w:bCs/>
          <w:color w:val="000000"/>
          <w:szCs w:val="28"/>
        </w:rPr>
        <w:t>扩大应急</w:t>
      </w:r>
    </w:p>
    <w:p w14:paraId="23BB795C">
      <w:pPr>
        <w:adjustRightInd w:val="0"/>
        <w:ind w:firstLine="560" w:firstLineChars="200"/>
        <w:rPr>
          <w:rFonts w:hint="eastAsia" w:ascii="仿宋" w:hAnsi="仿宋" w:cs="仿宋"/>
          <w:color w:val="000000"/>
          <w:szCs w:val="28"/>
        </w:rPr>
      </w:pPr>
      <w:r>
        <w:rPr>
          <w:rFonts w:hint="eastAsia" w:ascii="仿宋" w:hAnsi="仿宋" w:cs="仿宋"/>
          <w:color w:val="000000"/>
          <w:szCs w:val="28"/>
        </w:rPr>
        <w:t>经应急处置后，事态难以控制或有扩大发展趋势时，应实施扩大应急行动。要迅速召开信息安全工作领导小组会议，根据事态情况，研究采取有利于控制事态的非常措施，并向上级有关部门请求支援。</w:t>
      </w:r>
    </w:p>
    <w:p w14:paraId="66F0B921">
      <w:pPr>
        <w:numPr>
          <w:ilvl w:val="0"/>
          <w:numId w:val="46"/>
        </w:numPr>
        <w:adjustRightInd w:val="0"/>
        <w:rPr>
          <w:rFonts w:hint="eastAsia" w:ascii="仿宋" w:hAnsi="仿宋" w:cs="仿宋"/>
          <w:b/>
          <w:bCs/>
          <w:color w:val="000000"/>
          <w:szCs w:val="28"/>
        </w:rPr>
      </w:pPr>
      <w:r>
        <w:rPr>
          <w:rFonts w:hint="eastAsia" w:ascii="仿宋" w:hAnsi="仿宋" w:cs="仿宋"/>
          <w:b/>
          <w:bCs/>
          <w:color w:val="000000"/>
          <w:szCs w:val="28"/>
        </w:rPr>
        <w:t>应急结束</w:t>
      </w:r>
    </w:p>
    <w:p w14:paraId="63F979E3">
      <w:pPr>
        <w:adjustRightInd w:val="0"/>
        <w:ind w:firstLine="560" w:firstLineChars="200"/>
        <w:rPr>
          <w:rFonts w:hint="eastAsia" w:ascii="仿宋" w:hAnsi="仿宋" w:cs="仿宋"/>
          <w:color w:val="000000"/>
          <w:szCs w:val="28"/>
        </w:rPr>
      </w:pPr>
      <w:r>
        <w:rPr>
          <w:rFonts w:hint="eastAsia" w:ascii="仿宋" w:hAnsi="仿宋" w:cs="仿宋"/>
          <w:color w:val="000000"/>
          <w:szCs w:val="28"/>
        </w:rPr>
        <w:t>密码应用安全突发事件经应急处置后，得到有效控制，将各监测统计数据上报应急处置领导小组，提出应急结束的建议，经领导批准后实施。</w:t>
      </w:r>
    </w:p>
    <w:p w14:paraId="0704A2CC">
      <w:pPr>
        <w:pStyle w:val="5"/>
      </w:pPr>
      <w:bookmarkStart w:id="279" w:name="_Toc23269"/>
      <w:r>
        <w:rPr>
          <w:rFonts w:hint="eastAsia"/>
        </w:rPr>
        <w:t>事后处置</w:t>
      </w:r>
      <w:bookmarkEnd w:id="274"/>
      <w:bookmarkEnd w:id="275"/>
      <w:bookmarkEnd w:id="276"/>
      <w:bookmarkEnd w:id="279"/>
    </w:p>
    <w:p w14:paraId="69428063">
      <w:pPr>
        <w:adjustRightInd w:val="0"/>
        <w:ind w:firstLine="560" w:firstLineChars="200"/>
        <w:rPr>
          <w:rFonts w:hint="eastAsia" w:ascii="仿宋" w:hAnsi="仿宋" w:cs="仿宋"/>
          <w:color w:val="000000"/>
          <w:szCs w:val="28"/>
        </w:rPr>
      </w:pPr>
      <w:r>
        <w:rPr>
          <w:rFonts w:hint="eastAsia" w:ascii="仿宋" w:hAnsi="仿宋" w:cs="仿宋"/>
          <w:color w:val="000000"/>
          <w:szCs w:val="28"/>
        </w:rPr>
        <w:t>一般密码应用安全事件应急响应的结束由应急处置领导小组提出建议，经应急领导小组批准后方可结束；重大信息安全事件应急响应的结束由上一级信息安全归口部门提出建议，由部门领导批准后方可结束。</w:t>
      </w:r>
    </w:p>
    <w:p w14:paraId="302541D5">
      <w:pPr>
        <w:adjustRightInd w:val="0"/>
        <w:ind w:firstLine="560" w:firstLineChars="200"/>
        <w:rPr>
          <w:rFonts w:hint="eastAsia" w:ascii="仿宋" w:hAnsi="仿宋" w:cs="仿宋"/>
          <w:color w:val="000000"/>
          <w:szCs w:val="28"/>
        </w:rPr>
      </w:pPr>
      <w:bookmarkStart w:id="280" w:name="_Hlk178107320"/>
      <w:r>
        <w:rPr>
          <w:rFonts w:hint="eastAsia" w:ascii="仿宋" w:hAnsi="仿宋" w:cs="仿宋"/>
          <w:color w:val="000000"/>
          <w:szCs w:val="28"/>
        </w:rPr>
        <w:t>密码应用安全事件处理完毕后，应及时向信息系统主管部门及归属的密码管理部门报告事件发生情况及处置情况，并由应急处置领导小组牵头，督查事后的隐患排查与治理等整改工作并对信息安全事件进行总结，准确、及时、公正地查清事件性质、原因和责任，总结经验教训，提出防范措施，形成事件调查报告提交信息安全归口部门备案。除组织内部调查外，还要积极配合密码局有关部门组织的调</w:t>
      </w:r>
      <w:bookmarkEnd w:id="280"/>
      <w:bookmarkStart w:id="281" w:name="_Hlk178107632"/>
      <w:r>
        <w:rPr>
          <w:rFonts w:hint="eastAsia" w:ascii="仿宋" w:hAnsi="仿宋" w:cs="仿宋"/>
          <w:color w:val="000000"/>
          <w:szCs w:val="28"/>
        </w:rPr>
        <w:t>查。</w:t>
      </w:r>
      <w:bookmarkEnd w:id="281"/>
    </w:p>
    <w:p w14:paraId="681BCC04">
      <w:pPr>
        <w:adjustRightInd w:val="0"/>
        <w:ind w:firstLine="560" w:firstLineChars="200"/>
        <w:rPr>
          <w:rFonts w:hint="eastAsia" w:ascii="仿宋" w:hAnsi="仿宋" w:cs="仿宋"/>
          <w:color w:val="000000"/>
          <w:szCs w:val="28"/>
        </w:rPr>
      </w:pPr>
      <w:bookmarkStart w:id="282" w:name="_Hlk178107637"/>
      <w:r>
        <w:rPr>
          <w:rFonts w:hint="eastAsia" w:ascii="仿宋" w:hAnsi="仿宋" w:cs="仿宋"/>
          <w:color w:val="000000"/>
          <w:szCs w:val="28"/>
        </w:rPr>
        <w:t>应急处置领导小组对整个突发事件的响应、处置过程和应急救援能力进行全面评估，找出不足并明确改进方向，对应急预案的不足之处予以修订，并进一步完善和改进应急预案。</w:t>
      </w:r>
    </w:p>
    <w:bookmarkEnd w:id="282"/>
    <w:p w14:paraId="11998DE0">
      <w:pPr>
        <w:adjustRightInd w:val="0"/>
        <w:ind w:firstLine="560" w:firstLineChars="200"/>
        <w:rPr>
          <w:rFonts w:hint="eastAsia" w:ascii="仿宋" w:hAnsi="仿宋" w:cs="仿宋"/>
          <w:color w:val="000000"/>
          <w:szCs w:val="28"/>
        </w:rPr>
      </w:pPr>
      <w:r>
        <w:rPr>
          <w:rFonts w:hint="eastAsia" w:ascii="仿宋" w:hAnsi="仿宋" w:cs="仿宋"/>
          <w:color w:val="000000"/>
          <w:szCs w:val="28"/>
        </w:rPr>
        <w:t>人事行政管理部门结合内部的相关处罚规定，对相关责任人予以相应惩处，严重的交由公安机关处理。</w:t>
      </w:r>
    </w:p>
    <w:p w14:paraId="086AEDF6">
      <w:pPr>
        <w:pStyle w:val="4"/>
      </w:pPr>
      <w:bookmarkStart w:id="283" w:name="_Toc8960"/>
      <w:bookmarkStart w:id="284" w:name="_Toc13577"/>
      <w:bookmarkStart w:id="285" w:name="_Toc48781483"/>
      <w:bookmarkStart w:id="286" w:name="_Toc54086806"/>
      <w:bookmarkStart w:id="287" w:name="_Toc27189"/>
      <w:bookmarkStart w:id="288" w:name="_Toc16232"/>
      <w:bookmarkStart w:id="289" w:name="_Toc54137547"/>
      <w:bookmarkStart w:id="290" w:name="_Toc11236"/>
      <w:r>
        <w:rPr>
          <w:rFonts w:hint="eastAsia"/>
        </w:rPr>
        <w:t>信息公告流程</w:t>
      </w:r>
      <w:bookmarkEnd w:id="283"/>
      <w:bookmarkEnd w:id="284"/>
      <w:bookmarkEnd w:id="285"/>
      <w:bookmarkEnd w:id="286"/>
      <w:bookmarkEnd w:id="287"/>
      <w:bookmarkEnd w:id="288"/>
      <w:bookmarkEnd w:id="289"/>
      <w:bookmarkEnd w:id="290"/>
    </w:p>
    <w:p w14:paraId="56010918">
      <w:pPr>
        <w:adjustRightInd w:val="0"/>
        <w:ind w:firstLine="560" w:firstLineChars="200"/>
        <w:rPr>
          <w:rFonts w:hint="eastAsia" w:ascii="仿宋" w:hAnsi="仿宋" w:cs="仿宋"/>
          <w:color w:val="000000"/>
          <w:szCs w:val="28"/>
        </w:rPr>
      </w:pPr>
      <w:r>
        <w:rPr>
          <w:rFonts w:hint="eastAsia" w:ascii="仿宋" w:hAnsi="仿宋" w:cs="仿宋"/>
          <w:color w:val="000000"/>
          <w:szCs w:val="28"/>
        </w:rPr>
        <w:t>发生信息系统安全事件后或应急活动结束后，应根据突发事件的严重程度，对事件起因、应急过程、事件分析、事件所造成的影响等方面进行发布。应急处置信息公告流程：</w:t>
      </w:r>
    </w:p>
    <w:p w14:paraId="744AB7D1">
      <w:pPr>
        <w:adjustRightInd w:val="0"/>
        <w:ind w:firstLine="560" w:firstLineChars="200"/>
        <w:rPr>
          <w:rFonts w:hint="eastAsia" w:ascii="仿宋" w:hAnsi="仿宋" w:cs="仿宋"/>
          <w:color w:val="000000"/>
          <w:szCs w:val="28"/>
        </w:rPr>
      </w:pPr>
      <w:r>
        <w:rPr>
          <w:rFonts w:hint="eastAsia" w:ascii="仿宋" w:hAnsi="仿宋" w:cs="仿宋"/>
          <w:color w:val="000000"/>
          <w:szCs w:val="28"/>
        </w:rPr>
        <w:t>1、内部通报：对于造成损失比较小的安全事件，在组织范围内部进行通报。</w:t>
      </w:r>
    </w:p>
    <w:p w14:paraId="5A1DF6D1">
      <w:pPr>
        <w:adjustRightInd w:val="0"/>
        <w:ind w:firstLine="560" w:firstLineChars="200"/>
        <w:rPr>
          <w:rFonts w:hint="eastAsia" w:ascii="仿宋" w:hAnsi="仿宋" w:cs="仿宋"/>
          <w:color w:val="000000"/>
          <w:szCs w:val="28"/>
        </w:rPr>
      </w:pPr>
      <w:r>
        <w:rPr>
          <w:rFonts w:hint="eastAsia" w:ascii="仿宋" w:hAnsi="仿宋" w:cs="仿宋"/>
          <w:color w:val="000000"/>
          <w:szCs w:val="28"/>
        </w:rPr>
        <w:t>2、信息上报：向省级密码管理局进行报告及上级主管部门信息办相关领导进行报告。</w:t>
      </w:r>
    </w:p>
    <w:p w14:paraId="0FE4312F">
      <w:pPr>
        <w:adjustRightInd w:val="0"/>
        <w:ind w:firstLine="560" w:firstLineChars="200"/>
        <w:rPr>
          <w:rFonts w:hint="eastAsia" w:ascii="仿宋" w:hAnsi="仿宋" w:cs="仿宋"/>
          <w:color w:val="000000"/>
          <w:szCs w:val="28"/>
        </w:rPr>
      </w:pPr>
      <w:r>
        <w:rPr>
          <w:rFonts w:hint="eastAsia" w:ascii="仿宋" w:hAnsi="仿宋" w:cs="仿宋"/>
          <w:color w:val="000000"/>
          <w:szCs w:val="28"/>
        </w:rPr>
        <w:t>3、信息外报：信息安全事件外报可以分为两种情况，一是在特殊时期根据上级机构的要求，将此时期内的密码应用安全事件发生情况及时准确的外报到指定的机构（单位）；二是当信息安全事件发生后，需要协调更多、更专业资源进行处理的时候，可以考虑将信息安全事件外报。</w:t>
      </w:r>
    </w:p>
    <w:p w14:paraId="5E479CB4">
      <w:pPr>
        <w:adjustRightInd w:val="0"/>
        <w:ind w:firstLine="560" w:firstLineChars="200"/>
        <w:rPr>
          <w:rFonts w:hint="eastAsia" w:ascii="仿宋" w:hAnsi="仿宋" w:cs="仿宋"/>
          <w:color w:val="000000"/>
          <w:szCs w:val="28"/>
        </w:rPr>
      </w:pPr>
      <w:r>
        <w:rPr>
          <w:rFonts w:hint="eastAsia" w:ascii="仿宋" w:hAnsi="仿宋" w:cs="仿宋"/>
          <w:color w:val="000000"/>
          <w:szCs w:val="28"/>
        </w:rPr>
        <w:t>密码应用安全事件发生后在第一时间内实施先期处置，控制事态发展并按照要求及时向</w:t>
      </w:r>
      <w:bookmarkStart w:id="291" w:name="_Hlk199360256"/>
      <w:r>
        <w:rPr>
          <w:rFonts w:hint="eastAsia" w:ascii="仿宋" w:hAnsi="仿宋" w:cs="仿宋"/>
          <w:color w:val="000000"/>
          <w:szCs w:val="28"/>
        </w:rPr>
        <w:t>平台的上级主管部门进行报告，并同时向省级密码管理局进行报告</w:t>
      </w:r>
      <w:bookmarkEnd w:id="291"/>
      <w:r>
        <w:rPr>
          <w:rFonts w:hint="eastAsia" w:ascii="仿宋" w:hAnsi="仿宋" w:cs="仿宋"/>
          <w:color w:val="000000"/>
          <w:szCs w:val="28"/>
        </w:rPr>
        <w:t>；上级主管部门向各应急响应小组下达指令。为保证应急事件能得到及时处理响应，各应急小组的负责人必须24小时保持手机畅通，便于及时处理相应事件。</w:t>
      </w:r>
    </w:p>
    <w:p w14:paraId="305D7F21">
      <w:pPr>
        <w:adjustRightInd w:val="0"/>
        <w:ind w:firstLine="560" w:firstLineChars="200"/>
        <w:rPr>
          <w:rFonts w:hint="eastAsia" w:ascii="仿宋" w:hAnsi="仿宋" w:cs="仿宋"/>
          <w:color w:val="000000"/>
          <w:szCs w:val="28"/>
        </w:rPr>
      </w:pPr>
      <w:r>
        <w:rPr>
          <w:rFonts w:hint="eastAsia" w:ascii="仿宋" w:hAnsi="仿宋" w:cs="仿宋"/>
          <w:color w:val="000000"/>
          <w:szCs w:val="28"/>
        </w:rPr>
        <w:t>事件处置完成后，按照要求完成事件通知通报。根据实际需要，并报厅应急领导小组核准，可在处置中、处置后做好新闻宣传工作。</w:t>
      </w:r>
    </w:p>
    <w:p w14:paraId="6B0112FD">
      <w:pPr>
        <w:pStyle w:val="4"/>
      </w:pPr>
      <w:bookmarkStart w:id="292" w:name="_Toc54086807"/>
      <w:bookmarkStart w:id="293" w:name="_Toc30625"/>
      <w:bookmarkStart w:id="294" w:name="_Toc9661"/>
      <w:bookmarkStart w:id="295" w:name="_Toc1290"/>
      <w:bookmarkStart w:id="296" w:name="_Toc54137548"/>
      <w:bookmarkStart w:id="297" w:name="_Toc24791"/>
      <w:bookmarkStart w:id="298" w:name="_Toc48781485"/>
      <w:bookmarkStart w:id="299" w:name="_Toc24979"/>
      <w:r>
        <w:rPr>
          <w:rFonts w:hint="eastAsia"/>
        </w:rPr>
        <w:t>预案激活条件</w:t>
      </w:r>
      <w:bookmarkEnd w:id="292"/>
      <w:bookmarkEnd w:id="293"/>
      <w:bookmarkEnd w:id="294"/>
      <w:bookmarkEnd w:id="295"/>
      <w:bookmarkEnd w:id="296"/>
      <w:bookmarkEnd w:id="297"/>
      <w:bookmarkEnd w:id="298"/>
      <w:bookmarkEnd w:id="299"/>
    </w:p>
    <w:p w14:paraId="1D858DCD">
      <w:pPr>
        <w:adjustRightInd w:val="0"/>
        <w:ind w:firstLine="560" w:firstLineChars="200"/>
        <w:rPr>
          <w:rFonts w:hint="eastAsia" w:ascii="仿宋" w:hAnsi="仿宋" w:cs="仿宋"/>
          <w:color w:val="000000"/>
          <w:szCs w:val="28"/>
        </w:rPr>
      </w:pPr>
      <w:r>
        <w:rPr>
          <w:rFonts w:hint="eastAsia" w:ascii="仿宋" w:hAnsi="仿宋" w:cs="仿宋"/>
          <w:color w:val="000000"/>
          <w:szCs w:val="28"/>
        </w:rPr>
        <w:t>本项目密码应用安全事件应急处置分为四级，分别对应特别重大、重大、较大和一般密码应用安全事件。一级为最高响应级别。本项目密码应用安全事件发生时，由损失评估小组对密码设备、密码运行系统等损坏情况进行评估，并出具损失评估报告，根据损失评估报告中确定的安全事件等级，激活对应预案。特别重大密码应用安全事件，激活一级响应预案；重大密码应用安全事件，激活二级响应预案；较大密码应用安全事件，激活三级响应预案；一般密码应用安全事件，激活四级响应预案。</w:t>
      </w:r>
    </w:p>
    <w:p w14:paraId="7256C61B">
      <w:pPr>
        <w:adjustRightInd w:val="0"/>
        <w:ind w:firstLine="560" w:firstLineChars="200"/>
        <w:rPr>
          <w:rFonts w:hint="eastAsia" w:ascii="仿宋" w:hAnsi="仿宋" w:cs="仿宋"/>
          <w:color w:val="000000"/>
          <w:szCs w:val="28"/>
        </w:rPr>
      </w:pPr>
      <w:r>
        <w:rPr>
          <w:rFonts w:hint="eastAsia" w:ascii="仿宋" w:hAnsi="仿宋" w:cs="仿宋"/>
          <w:color w:val="000000"/>
          <w:szCs w:val="28"/>
        </w:rPr>
        <w:t>本项目的应急事件预案激活条件：</w:t>
      </w:r>
    </w:p>
    <w:tbl>
      <w:tblPr>
        <w:tblStyle w:val="32"/>
        <w:tblW w:w="9288"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796"/>
        <w:gridCol w:w="2057"/>
        <w:gridCol w:w="6435"/>
      </w:tblGrid>
      <w:tr w14:paraId="46EC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blHeader/>
        </w:trPr>
        <w:tc>
          <w:tcPr>
            <w:tcW w:w="796" w:type="dxa"/>
            <w:vAlign w:val="center"/>
          </w:tcPr>
          <w:p w14:paraId="111D23A1">
            <w:pPr>
              <w:adjustRightInd w:val="0"/>
              <w:snapToGrid w:val="0"/>
              <w:jc w:val="center"/>
              <w:rPr>
                <w:rFonts w:hint="eastAsia" w:ascii="仿宋" w:hAnsi="仿宋" w:cs="仿宋"/>
                <w:b/>
                <w:color w:val="000000"/>
                <w:sz w:val="21"/>
                <w:szCs w:val="21"/>
              </w:rPr>
            </w:pPr>
            <w:r>
              <w:rPr>
                <w:rFonts w:hint="eastAsia" w:ascii="仿宋" w:hAnsi="仿宋" w:cs="仿宋"/>
                <w:b/>
                <w:color w:val="000000"/>
                <w:sz w:val="21"/>
                <w:szCs w:val="21"/>
              </w:rPr>
              <w:t>序号</w:t>
            </w:r>
          </w:p>
        </w:tc>
        <w:tc>
          <w:tcPr>
            <w:tcW w:w="2057" w:type="dxa"/>
            <w:vAlign w:val="center"/>
          </w:tcPr>
          <w:p w14:paraId="54F71D8A">
            <w:pPr>
              <w:adjustRightInd w:val="0"/>
              <w:snapToGrid w:val="0"/>
              <w:jc w:val="center"/>
              <w:rPr>
                <w:rFonts w:hint="eastAsia" w:ascii="仿宋" w:hAnsi="仿宋" w:cs="仿宋"/>
                <w:b/>
                <w:color w:val="000000"/>
                <w:sz w:val="21"/>
                <w:szCs w:val="21"/>
              </w:rPr>
            </w:pPr>
            <w:r>
              <w:rPr>
                <w:rFonts w:hint="eastAsia" w:ascii="仿宋" w:hAnsi="仿宋" w:cs="仿宋"/>
                <w:b/>
                <w:color w:val="000000"/>
                <w:sz w:val="21"/>
                <w:szCs w:val="21"/>
              </w:rPr>
              <w:t>安全事件</w:t>
            </w:r>
          </w:p>
        </w:tc>
        <w:tc>
          <w:tcPr>
            <w:tcW w:w="6435" w:type="dxa"/>
            <w:vAlign w:val="center"/>
          </w:tcPr>
          <w:p w14:paraId="00F85196">
            <w:pPr>
              <w:adjustRightInd w:val="0"/>
              <w:snapToGrid w:val="0"/>
              <w:jc w:val="center"/>
              <w:rPr>
                <w:rFonts w:hint="eastAsia" w:ascii="仿宋" w:hAnsi="仿宋" w:cs="仿宋"/>
                <w:b/>
                <w:color w:val="000000"/>
                <w:sz w:val="21"/>
                <w:szCs w:val="21"/>
              </w:rPr>
            </w:pPr>
            <w:r>
              <w:rPr>
                <w:rFonts w:hint="eastAsia" w:ascii="仿宋" w:hAnsi="仿宋" w:cs="仿宋"/>
                <w:b/>
                <w:color w:val="000000"/>
                <w:sz w:val="21"/>
                <w:szCs w:val="21"/>
              </w:rPr>
              <w:t>激活条件</w:t>
            </w:r>
          </w:p>
        </w:tc>
      </w:tr>
      <w:tr w14:paraId="022B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c>
          <w:tcPr>
            <w:tcW w:w="796" w:type="dxa"/>
            <w:vAlign w:val="center"/>
          </w:tcPr>
          <w:p w14:paraId="6BE33632">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1</w:t>
            </w:r>
          </w:p>
        </w:tc>
        <w:tc>
          <w:tcPr>
            <w:tcW w:w="2057" w:type="dxa"/>
            <w:vAlign w:val="center"/>
          </w:tcPr>
          <w:p w14:paraId="48A79C47">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一级特别重大密码应用安全事件</w:t>
            </w:r>
          </w:p>
        </w:tc>
        <w:tc>
          <w:tcPr>
            <w:tcW w:w="6435" w:type="dxa"/>
            <w:vAlign w:val="center"/>
          </w:tcPr>
          <w:p w14:paraId="52DF178C">
            <w:pPr>
              <w:adjustRightInd w:val="0"/>
              <w:snapToGrid w:val="0"/>
              <w:jc w:val="left"/>
              <w:rPr>
                <w:rFonts w:hint="eastAsia" w:ascii="仿宋" w:hAnsi="仿宋" w:cs="仿宋"/>
                <w:color w:val="000000"/>
                <w:sz w:val="21"/>
                <w:szCs w:val="21"/>
              </w:rPr>
            </w:pPr>
            <w:r>
              <w:rPr>
                <w:rFonts w:hint="eastAsia" w:ascii="仿宋" w:hAnsi="仿宋" w:cs="仿宋"/>
                <w:color w:val="000000"/>
                <w:sz w:val="21"/>
                <w:szCs w:val="21"/>
              </w:rPr>
              <w:t>①大量密码设备损坏、丢失、被病毒木马攻击、非法入侵、系统宕机、网络长时间中断，丧失了控制能力。</w:t>
            </w:r>
          </w:p>
          <w:p w14:paraId="6B621090">
            <w:pPr>
              <w:adjustRightInd w:val="0"/>
              <w:snapToGrid w:val="0"/>
              <w:jc w:val="left"/>
              <w:rPr>
                <w:rFonts w:hint="eastAsia" w:ascii="仿宋" w:hAnsi="仿宋" w:cs="仿宋"/>
                <w:color w:val="000000"/>
                <w:sz w:val="21"/>
                <w:szCs w:val="21"/>
              </w:rPr>
            </w:pPr>
            <w:r>
              <w:rPr>
                <w:rFonts w:hint="eastAsia" w:ascii="仿宋" w:hAnsi="仿宋" w:cs="仿宋"/>
                <w:color w:val="000000"/>
                <w:sz w:val="21"/>
                <w:szCs w:val="21"/>
              </w:rPr>
              <w:t>②大规模密钥丢失、泄漏等密码应用安全事件发生。</w:t>
            </w:r>
          </w:p>
        </w:tc>
      </w:tr>
      <w:tr w14:paraId="26B8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c>
          <w:tcPr>
            <w:tcW w:w="796" w:type="dxa"/>
            <w:vAlign w:val="center"/>
          </w:tcPr>
          <w:p w14:paraId="539E8795">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2</w:t>
            </w:r>
          </w:p>
        </w:tc>
        <w:tc>
          <w:tcPr>
            <w:tcW w:w="2057" w:type="dxa"/>
            <w:vAlign w:val="center"/>
          </w:tcPr>
          <w:p w14:paraId="30A7D632">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二级重大密码应用安全事件</w:t>
            </w:r>
          </w:p>
        </w:tc>
        <w:tc>
          <w:tcPr>
            <w:tcW w:w="6435" w:type="dxa"/>
            <w:vAlign w:val="center"/>
          </w:tcPr>
          <w:p w14:paraId="796DCEDB">
            <w:pPr>
              <w:adjustRightInd w:val="0"/>
              <w:snapToGrid w:val="0"/>
              <w:jc w:val="left"/>
              <w:rPr>
                <w:rFonts w:hint="eastAsia" w:ascii="仿宋" w:hAnsi="仿宋" w:cs="仿宋"/>
                <w:color w:val="000000"/>
                <w:sz w:val="21"/>
                <w:szCs w:val="21"/>
              </w:rPr>
            </w:pPr>
            <w:r>
              <w:rPr>
                <w:rFonts w:hint="eastAsia" w:ascii="仿宋" w:hAnsi="仿宋" w:cs="仿宋"/>
                <w:color w:val="000000"/>
                <w:sz w:val="21"/>
                <w:szCs w:val="21"/>
              </w:rPr>
              <w:t>①部分密码设备损坏、丢失、被病毒木马攻击、非法入侵、系统宕机、网络中断，丧失了控制能力等特别重大事件。</w:t>
            </w:r>
          </w:p>
          <w:p w14:paraId="4C8F5239">
            <w:pPr>
              <w:adjustRightInd w:val="0"/>
              <w:snapToGrid w:val="0"/>
              <w:jc w:val="left"/>
              <w:rPr>
                <w:rFonts w:hint="eastAsia" w:ascii="仿宋" w:hAnsi="仿宋" w:cs="仿宋"/>
                <w:color w:val="000000"/>
                <w:sz w:val="21"/>
                <w:szCs w:val="21"/>
              </w:rPr>
            </w:pPr>
            <w:r>
              <w:rPr>
                <w:rFonts w:hint="eastAsia" w:ascii="仿宋" w:hAnsi="仿宋" w:cs="仿宋"/>
                <w:color w:val="000000"/>
                <w:sz w:val="21"/>
                <w:szCs w:val="21"/>
              </w:rPr>
              <w:t>②中等规模密钥丢失、泄漏等密码应用安全事件发生。</w:t>
            </w:r>
          </w:p>
        </w:tc>
      </w:tr>
      <w:tr w14:paraId="4C6C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c>
          <w:tcPr>
            <w:tcW w:w="796" w:type="dxa"/>
            <w:vAlign w:val="center"/>
          </w:tcPr>
          <w:p w14:paraId="20EF3F1E">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3</w:t>
            </w:r>
          </w:p>
        </w:tc>
        <w:tc>
          <w:tcPr>
            <w:tcW w:w="2057" w:type="dxa"/>
            <w:vAlign w:val="center"/>
          </w:tcPr>
          <w:p w14:paraId="5FF0A7DB">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三级较大密码应用安全事件</w:t>
            </w:r>
          </w:p>
        </w:tc>
        <w:tc>
          <w:tcPr>
            <w:tcW w:w="6435" w:type="dxa"/>
            <w:vAlign w:val="center"/>
          </w:tcPr>
          <w:p w14:paraId="72FBD123">
            <w:pPr>
              <w:adjustRightInd w:val="0"/>
              <w:snapToGrid w:val="0"/>
              <w:jc w:val="left"/>
              <w:rPr>
                <w:rFonts w:hint="eastAsia" w:ascii="仿宋" w:hAnsi="仿宋" w:cs="仿宋"/>
                <w:color w:val="000000"/>
                <w:sz w:val="21"/>
                <w:szCs w:val="21"/>
              </w:rPr>
            </w:pPr>
            <w:r>
              <w:rPr>
                <w:rFonts w:hint="eastAsia" w:ascii="仿宋" w:hAnsi="仿宋" w:cs="仿宋"/>
                <w:color w:val="000000"/>
                <w:sz w:val="21"/>
                <w:szCs w:val="21"/>
              </w:rPr>
              <w:t>个别密码设备损坏、个别密码系统运行故障，少量密钥丢失等。</w:t>
            </w:r>
          </w:p>
        </w:tc>
      </w:tr>
      <w:tr w14:paraId="5A2C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c>
          <w:tcPr>
            <w:tcW w:w="796" w:type="dxa"/>
            <w:vAlign w:val="center"/>
          </w:tcPr>
          <w:p w14:paraId="045DDF12">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4</w:t>
            </w:r>
          </w:p>
        </w:tc>
        <w:tc>
          <w:tcPr>
            <w:tcW w:w="2057" w:type="dxa"/>
            <w:vAlign w:val="center"/>
          </w:tcPr>
          <w:p w14:paraId="723444A8">
            <w:pPr>
              <w:adjustRightInd w:val="0"/>
              <w:snapToGrid w:val="0"/>
              <w:jc w:val="center"/>
              <w:rPr>
                <w:rFonts w:hint="eastAsia" w:ascii="仿宋" w:hAnsi="仿宋" w:cs="仿宋"/>
                <w:color w:val="000000"/>
                <w:sz w:val="21"/>
                <w:szCs w:val="21"/>
              </w:rPr>
            </w:pPr>
            <w:r>
              <w:rPr>
                <w:rFonts w:hint="eastAsia" w:ascii="仿宋" w:hAnsi="仿宋" w:cs="仿宋"/>
                <w:color w:val="000000"/>
                <w:sz w:val="21"/>
                <w:szCs w:val="21"/>
              </w:rPr>
              <w:t>四级一般密码应用安全事件</w:t>
            </w:r>
          </w:p>
        </w:tc>
        <w:tc>
          <w:tcPr>
            <w:tcW w:w="6435" w:type="dxa"/>
            <w:vAlign w:val="center"/>
          </w:tcPr>
          <w:p w14:paraId="51E771A1">
            <w:pPr>
              <w:adjustRightInd w:val="0"/>
              <w:snapToGrid w:val="0"/>
              <w:jc w:val="left"/>
              <w:rPr>
                <w:rFonts w:hint="eastAsia" w:ascii="仿宋" w:hAnsi="仿宋" w:cs="仿宋"/>
                <w:color w:val="000000"/>
                <w:sz w:val="21"/>
                <w:szCs w:val="21"/>
              </w:rPr>
            </w:pPr>
            <w:r>
              <w:rPr>
                <w:rFonts w:hint="eastAsia" w:ascii="仿宋" w:hAnsi="仿宋" w:cs="仿宋"/>
                <w:color w:val="000000"/>
                <w:sz w:val="21"/>
                <w:szCs w:val="21"/>
              </w:rPr>
              <w:t>除上述情形外，例如对于个别用户密钥丢失等密码应用安全事件。</w:t>
            </w:r>
          </w:p>
        </w:tc>
      </w:tr>
    </w:tbl>
    <w:p w14:paraId="3D1C0486">
      <w:pPr>
        <w:pStyle w:val="4"/>
      </w:pPr>
      <w:bookmarkStart w:id="300" w:name="_Toc13798"/>
      <w:bookmarkStart w:id="301" w:name="_Toc13578"/>
      <w:r>
        <w:rPr>
          <w:rFonts w:hint="eastAsia"/>
        </w:rPr>
        <w:t>应急预案评审修订内容</w:t>
      </w:r>
      <w:bookmarkEnd w:id="300"/>
      <w:bookmarkEnd w:id="301"/>
    </w:p>
    <w:p w14:paraId="4973A5DA">
      <w:pPr>
        <w:pStyle w:val="5"/>
      </w:pPr>
      <w:r>
        <w:rPr>
          <w:rFonts w:hint="eastAsia"/>
        </w:rPr>
        <w:t>评审时机</w:t>
      </w:r>
    </w:p>
    <w:p w14:paraId="0C9F5816">
      <w:pPr>
        <w:pStyle w:val="72"/>
        <w:numPr>
          <w:ilvl w:val="0"/>
          <w:numId w:val="47"/>
        </w:numPr>
        <w:rPr>
          <w:rFonts w:hint="eastAsia" w:ascii="仿宋" w:hAnsi="仿宋" w:eastAsia="仿宋" w:cs="仿宋"/>
          <w:kern w:val="2"/>
          <w:sz w:val="28"/>
          <w:szCs w:val="28"/>
        </w:rPr>
      </w:pPr>
      <w:r>
        <w:rPr>
          <w:rFonts w:hint="eastAsia" w:ascii="仿宋" w:hAnsi="仿宋" w:eastAsia="仿宋" w:cs="仿宋"/>
          <w:kern w:val="2"/>
          <w:sz w:val="28"/>
          <w:szCs w:val="28"/>
        </w:rPr>
        <w:t>定期评审：应急预案每两年至少进行一次全面评审，确保预案内容与现行法律法规、标准规范、组织架构、风险状况及应急资源相匹配。</w:t>
      </w:r>
    </w:p>
    <w:p w14:paraId="7C9A5A52">
      <w:pPr>
        <w:pStyle w:val="72"/>
        <w:numPr>
          <w:ilvl w:val="0"/>
          <w:numId w:val="47"/>
        </w:numPr>
        <w:rPr>
          <w:rFonts w:hint="eastAsia" w:ascii="仿宋" w:hAnsi="仿宋" w:eastAsia="仿宋" w:cs="仿宋"/>
          <w:kern w:val="2"/>
          <w:sz w:val="28"/>
          <w:szCs w:val="28"/>
        </w:rPr>
      </w:pPr>
      <w:r>
        <w:rPr>
          <w:rFonts w:hint="eastAsia" w:ascii="仿宋" w:hAnsi="仿宋" w:eastAsia="仿宋" w:cs="仿宋"/>
          <w:kern w:val="2"/>
          <w:sz w:val="28"/>
          <w:szCs w:val="28"/>
        </w:rPr>
        <w:t>特殊情况触发评审：当出现以下情况时，应立即启动应急预案评审程序：</w:t>
      </w:r>
    </w:p>
    <w:p w14:paraId="7E87EE21">
      <w:pPr>
        <w:pStyle w:val="72"/>
        <w:numPr>
          <w:ilvl w:val="0"/>
          <w:numId w:val="48"/>
        </w:numPr>
        <w:rPr>
          <w:rFonts w:hint="eastAsia" w:ascii="仿宋" w:hAnsi="仿宋" w:eastAsia="仿宋" w:cs="仿宋"/>
          <w:kern w:val="2"/>
          <w:sz w:val="28"/>
          <w:szCs w:val="28"/>
        </w:rPr>
      </w:pPr>
      <w:r>
        <w:rPr>
          <w:rFonts w:hint="eastAsia" w:ascii="仿宋" w:hAnsi="仿宋" w:eastAsia="仿宋" w:cs="仿宋"/>
          <w:kern w:val="2"/>
          <w:sz w:val="28"/>
          <w:szCs w:val="28"/>
        </w:rPr>
        <w:t>相关法律法规、标准规范发生重大变化，影响预案合法性与合规性；</w:t>
      </w:r>
    </w:p>
    <w:p w14:paraId="178EA7D5">
      <w:pPr>
        <w:pStyle w:val="72"/>
        <w:numPr>
          <w:ilvl w:val="0"/>
          <w:numId w:val="48"/>
        </w:numPr>
        <w:rPr>
          <w:rFonts w:hint="eastAsia" w:ascii="仿宋" w:hAnsi="仿宋" w:eastAsia="仿宋" w:cs="仿宋"/>
          <w:kern w:val="2"/>
          <w:sz w:val="28"/>
          <w:szCs w:val="28"/>
        </w:rPr>
      </w:pPr>
      <w:r>
        <w:rPr>
          <w:rFonts w:hint="eastAsia" w:ascii="仿宋" w:hAnsi="仿宋" w:eastAsia="仿宋" w:cs="仿宋"/>
          <w:kern w:val="2"/>
          <w:sz w:val="28"/>
          <w:szCs w:val="28"/>
        </w:rPr>
        <w:t>企业生产工艺、设备设施、经营规模、作业环境等发生重大变更，导致风险类型、风险等级或应急处置措施发生变化；</w:t>
      </w:r>
    </w:p>
    <w:p w14:paraId="50D54971">
      <w:pPr>
        <w:pStyle w:val="72"/>
        <w:numPr>
          <w:ilvl w:val="0"/>
          <w:numId w:val="48"/>
        </w:numPr>
        <w:rPr>
          <w:rFonts w:hint="eastAsia" w:ascii="仿宋" w:hAnsi="仿宋" w:eastAsia="仿宋" w:cs="仿宋"/>
          <w:kern w:val="2"/>
          <w:sz w:val="28"/>
          <w:szCs w:val="28"/>
        </w:rPr>
      </w:pPr>
      <w:r>
        <w:rPr>
          <w:rFonts w:hint="eastAsia" w:ascii="仿宋" w:hAnsi="仿宋" w:eastAsia="仿宋" w:cs="仿宋"/>
          <w:kern w:val="2"/>
          <w:sz w:val="28"/>
          <w:szCs w:val="28"/>
        </w:rPr>
        <w:t>应急组织指挥体系、主要负责人、应急职责分工等发生调整；</w:t>
      </w:r>
    </w:p>
    <w:p w14:paraId="4969D555">
      <w:pPr>
        <w:pStyle w:val="72"/>
        <w:numPr>
          <w:ilvl w:val="0"/>
          <w:numId w:val="48"/>
        </w:numPr>
        <w:rPr>
          <w:rFonts w:hint="eastAsia" w:ascii="仿宋" w:hAnsi="仿宋" w:eastAsia="仿宋" w:cs="仿宋"/>
          <w:kern w:val="2"/>
          <w:sz w:val="28"/>
          <w:szCs w:val="28"/>
        </w:rPr>
      </w:pPr>
      <w:r>
        <w:rPr>
          <w:rFonts w:hint="eastAsia" w:ascii="仿宋" w:hAnsi="仿宋" w:eastAsia="仿宋" w:cs="仿宋"/>
          <w:kern w:val="2"/>
          <w:sz w:val="28"/>
          <w:szCs w:val="28"/>
        </w:rPr>
        <w:t>突发事件应急处置结束后，需对应急过程进行总结评估；</w:t>
      </w:r>
    </w:p>
    <w:p w14:paraId="771C8917">
      <w:pPr>
        <w:pStyle w:val="72"/>
        <w:numPr>
          <w:ilvl w:val="0"/>
          <w:numId w:val="48"/>
        </w:numPr>
        <w:rPr>
          <w:rFonts w:hint="eastAsia" w:ascii="仿宋" w:hAnsi="仿宋" w:eastAsia="仿宋" w:cs="仿宋"/>
          <w:kern w:val="2"/>
          <w:sz w:val="28"/>
          <w:szCs w:val="28"/>
        </w:rPr>
      </w:pPr>
      <w:r>
        <w:rPr>
          <w:rFonts w:hint="eastAsia" w:ascii="仿宋" w:hAnsi="仿宋" w:eastAsia="仿宋" w:cs="仿宋"/>
          <w:kern w:val="2"/>
          <w:sz w:val="28"/>
          <w:szCs w:val="28"/>
        </w:rPr>
        <w:t>上级主管部门或监管机构提出评审要求；</w:t>
      </w:r>
    </w:p>
    <w:p w14:paraId="10323A0F">
      <w:pPr>
        <w:pStyle w:val="72"/>
        <w:numPr>
          <w:ilvl w:val="0"/>
          <w:numId w:val="48"/>
        </w:numPr>
        <w:rPr>
          <w:rFonts w:hint="eastAsia" w:ascii="仿宋" w:hAnsi="仿宋" w:eastAsia="仿宋" w:cs="仿宋"/>
          <w:kern w:val="2"/>
          <w:sz w:val="28"/>
          <w:szCs w:val="28"/>
        </w:rPr>
      </w:pPr>
      <w:r>
        <w:rPr>
          <w:rFonts w:hint="eastAsia" w:ascii="仿宋" w:hAnsi="仿宋" w:eastAsia="仿宋" w:cs="仿宋"/>
          <w:kern w:val="2"/>
          <w:sz w:val="28"/>
          <w:szCs w:val="28"/>
        </w:rPr>
        <w:t>应急演练或实战中暴露出预案存在明显缺陷与不足。</w:t>
      </w:r>
    </w:p>
    <w:p w14:paraId="0196FD1A">
      <w:pPr>
        <w:pStyle w:val="5"/>
      </w:pPr>
      <w:r>
        <w:rPr>
          <w:rFonts w:hint="eastAsia"/>
        </w:rPr>
        <w:t>评审方式</w:t>
      </w:r>
    </w:p>
    <w:p w14:paraId="5A15834B">
      <w:pPr>
        <w:pStyle w:val="72"/>
        <w:numPr>
          <w:ilvl w:val="0"/>
          <w:numId w:val="49"/>
        </w:numPr>
        <w:rPr>
          <w:rFonts w:hint="eastAsia" w:ascii="仿宋" w:hAnsi="仿宋" w:eastAsia="仿宋" w:cs="仿宋"/>
          <w:kern w:val="2"/>
          <w:sz w:val="28"/>
          <w:szCs w:val="28"/>
        </w:rPr>
      </w:pPr>
      <w:r>
        <w:rPr>
          <w:rFonts w:hint="eastAsia" w:ascii="仿宋" w:hAnsi="仿宋" w:eastAsia="仿宋" w:cs="仿宋"/>
          <w:kern w:val="2"/>
          <w:sz w:val="28"/>
          <w:szCs w:val="28"/>
        </w:rPr>
        <w:t>内部评审：由企业应急管理部门组织，生产、安全、技术、设备等相关部门及岗位人员参与，从企业实际操作、执行角度出发，对预案的实用性、可操作性、衔接性等进行评审。</w:t>
      </w:r>
    </w:p>
    <w:p w14:paraId="71DC8950">
      <w:pPr>
        <w:pStyle w:val="72"/>
        <w:numPr>
          <w:ilvl w:val="0"/>
          <w:numId w:val="49"/>
        </w:numPr>
        <w:rPr>
          <w:rFonts w:hint="eastAsia" w:ascii="仿宋" w:hAnsi="仿宋" w:eastAsia="仿宋" w:cs="仿宋"/>
          <w:kern w:val="2"/>
          <w:sz w:val="28"/>
          <w:szCs w:val="28"/>
        </w:rPr>
      </w:pPr>
      <w:r>
        <w:rPr>
          <w:rFonts w:hint="eastAsia" w:ascii="仿宋" w:hAnsi="仿宋" w:eastAsia="仿宋" w:cs="仿宋"/>
          <w:kern w:val="2"/>
          <w:sz w:val="28"/>
          <w:szCs w:val="28"/>
        </w:rPr>
        <w:t>外部评审：邀请行业专家、应急管理部门人员、消防、医疗等相关单位专业人士、周边社区代表等组成评审组，从法律法规、技术标准、应急救援体系建设等宏观层面，对预案的科学性、规范性、完整性进行评审。</w:t>
      </w:r>
    </w:p>
    <w:p w14:paraId="6D6E4579">
      <w:pPr>
        <w:pStyle w:val="72"/>
        <w:numPr>
          <w:ilvl w:val="0"/>
          <w:numId w:val="49"/>
        </w:numPr>
        <w:rPr>
          <w:rFonts w:hint="eastAsia" w:ascii="仿宋" w:hAnsi="仿宋" w:eastAsia="仿宋" w:cs="仿宋"/>
          <w:kern w:val="2"/>
          <w:sz w:val="28"/>
          <w:szCs w:val="28"/>
        </w:rPr>
      </w:pPr>
      <w:r>
        <w:rPr>
          <w:rFonts w:hint="eastAsia" w:ascii="仿宋" w:hAnsi="仿宋" w:eastAsia="仿宋" w:cs="仿宋"/>
          <w:kern w:val="2"/>
          <w:sz w:val="28"/>
          <w:szCs w:val="28"/>
        </w:rPr>
        <w:t>综合评审：结合内部评审与外部评审意见，形成全面、客观的评审结论。</w:t>
      </w:r>
    </w:p>
    <w:p w14:paraId="0D7279F7">
      <w:pPr>
        <w:pStyle w:val="5"/>
      </w:pPr>
      <w:r>
        <w:rPr>
          <w:rFonts w:hint="eastAsia"/>
        </w:rPr>
        <w:t>评审内容</w:t>
      </w:r>
    </w:p>
    <w:p w14:paraId="125A0E6A">
      <w:pPr>
        <w:pStyle w:val="72"/>
        <w:numPr>
          <w:ilvl w:val="0"/>
          <w:numId w:val="50"/>
        </w:numPr>
        <w:rPr>
          <w:rFonts w:hint="eastAsia" w:ascii="仿宋" w:hAnsi="仿宋" w:eastAsia="仿宋" w:cs="仿宋"/>
          <w:kern w:val="2"/>
          <w:sz w:val="28"/>
          <w:szCs w:val="28"/>
        </w:rPr>
      </w:pPr>
      <w:r>
        <w:rPr>
          <w:rFonts w:hint="eastAsia" w:ascii="仿宋" w:hAnsi="仿宋" w:eastAsia="仿宋" w:cs="仿宋"/>
          <w:kern w:val="2"/>
          <w:sz w:val="28"/>
          <w:szCs w:val="28"/>
        </w:rPr>
        <w:t>合规性评审：检查应急预案是否符合国家及地方相关法律法规、标准规范、政策文件的要求，包括《中华人民共和国突发事件应对法》《生产安全事故应急预案管理办法》等。</w:t>
      </w:r>
    </w:p>
    <w:p w14:paraId="1B643BE3">
      <w:pPr>
        <w:pStyle w:val="72"/>
        <w:numPr>
          <w:ilvl w:val="0"/>
          <w:numId w:val="50"/>
        </w:numPr>
        <w:rPr>
          <w:rFonts w:hint="eastAsia" w:ascii="仿宋" w:hAnsi="仿宋" w:eastAsia="仿宋" w:cs="仿宋"/>
          <w:kern w:val="2"/>
          <w:sz w:val="28"/>
          <w:szCs w:val="28"/>
        </w:rPr>
      </w:pPr>
      <w:r>
        <w:rPr>
          <w:rFonts w:hint="eastAsia" w:ascii="仿宋" w:hAnsi="仿宋" w:eastAsia="仿宋" w:cs="仿宋"/>
          <w:kern w:val="2"/>
          <w:sz w:val="28"/>
          <w:szCs w:val="28"/>
        </w:rPr>
        <w:t>针对性评审：评估预案对企业可能面临的各类突发事件的覆盖程度，是否针对不同风险类型制定相应的应急处置措施，措施是否具有针对性和有效性。</w:t>
      </w:r>
    </w:p>
    <w:p w14:paraId="26F8BE42">
      <w:pPr>
        <w:pStyle w:val="72"/>
        <w:numPr>
          <w:ilvl w:val="0"/>
          <w:numId w:val="50"/>
        </w:numPr>
        <w:rPr>
          <w:rFonts w:hint="eastAsia" w:ascii="仿宋" w:hAnsi="仿宋" w:eastAsia="仿宋" w:cs="仿宋"/>
          <w:kern w:val="2"/>
          <w:sz w:val="28"/>
          <w:szCs w:val="28"/>
        </w:rPr>
      </w:pPr>
      <w:r>
        <w:rPr>
          <w:rFonts w:hint="eastAsia" w:ascii="仿宋" w:hAnsi="仿宋" w:eastAsia="仿宋" w:cs="仿宋"/>
          <w:kern w:val="2"/>
          <w:sz w:val="28"/>
          <w:szCs w:val="28"/>
        </w:rPr>
        <w:t>可操作性评审：审查应急响应程序、处置流程是否清晰明确，应急组织机构及职责分工是否合理，应急资源（人员、物资、设备等）配置是否满足应急需求，各部门、各环节之间的协调配合是否顺畅。</w:t>
      </w:r>
    </w:p>
    <w:p w14:paraId="3EDC8057">
      <w:pPr>
        <w:pStyle w:val="72"/>
        <w:numPr>
          <w:ilvl w:val="0"/>
          <w:numId w:val="50"/>
        </w:numPr>
        <w:rPr>
          <w:rFonts w:hint="eastAsia" w:ascii="仿宋" w:hAnsi="仿宋" w:eastAsia="仿宋" w:cs="仿宋"/>
          <w:kern w:val="2"/>
          <w:sz w:val="28"/>
          <w:szCs w:val="28"/>
        </w:rPr>
      </w:pPr>
      <w:r>
        <w:rPr>
          <w:rFonts w:hint="eastAsia" w:ascii="仿宋" w:hAnsi="仿宋" w:eastAsia="仿宋" w:cs="仿宋"/>
          <w:kern w:val="2"/>
          <w:sz w:val="28"/>
          <w:szCs w:val="28"/>
        </w:rPr>
        <w:t>完整性评审：核对预案内容是否完整，包含总则、应急组织机构及职责、预防与预警、应急响应、后期处置、保障措施、培训与演练、奖惩等要素是否齐全。</w:t>
      </w:r>
    </w:p>
    <w:p w14:paraId="65AEF509">
      <w:pPr>
        <w:pStyle w:val="72"/>
        <w:numPr>
          <w:ilvl w:val="0"/>
          <w:numId w:val="50"/>
        </w:numPr>
        <w:rPr>
          <w:rFonts w:hint="eastAsia" w:ascii="仿宋" w:hAnsi="仿宋" w:eastAsia="仿宋" w:cs="仿宋"/>
          <w:kern w:val="2"/>
          <w:sz w:val="28"/>
          <w:szCs w:val="28"/>
        </w:rPr>
      </w:pPr>
      <w:r>
        <w:rPr>
          <w:rFonts w:hint="eastAsia" w:ascii="仿宋" w:hAnsi="仿宋" w:eastAsia="仿宋" w:cs="仿宋"/>
          <w:kern w:val="2"/>
          <w:sz w:val="28"/>
          <w:szCs w:val="28"/>
        </w:rPr>
        <w:t>衔接性评审：确认本企业应急预案与政府部门应急预案、周边企业应急预案之间的衔接情况，确保在突发事件发生时能够实现信息共享、协同联动。</w:t>
      </w:r>
    </w:p>
    <w:p w14:paraId="5F1B4AA8">
      <w:pPr>
        <w:pStyle w:val="5"/>
      </w:pPr>
      <w:r>
        <w:rPr>
          <w:rFonts w:hint="eastAsia"/>
        </w:rPr>
        <w:t>修订流程</w:t>
      </w:r>
    </w:p>
    <w:p w14:paraId="0B03E95D">
      <w:pPr>
        <w:pStyle w:val="72"/>
        <w:numPr>
          <w:ilvl w:val="0"/>
          <w:numId w:val="51"/>
        </w:numPr>
        <w:rPr>
          <w:rFonts w:hint="eastAsia" w:ascii="仿宋" w:hAnsi="仿宋" w:eastAsia="仿宋" w:cs="仿宋"/>
          <w:kern w:val="2"/>
          <w:sz w:val="28"/>
          <w:szCs w:val="28"/>
        </w:rPr>
      </w:pPr>
      <w:r>
        <w:rPr>
          <w:rFonts w:hint="eastAsia" w:ascii="仿宋" w:hAnsi="仿宋" w:eastAsia="仿宋" w:cs="仿宋"/>
          <w:kern w:val="2"/>
          <w:sz w:val="28"/>
          <w:szCs w:val="28"/>
        </w:rPr>
        <w:t>收集意见：整理内部评审、外部评审提出的意见和建议，结合应急演练、实战过程中发现的问题，以及企业实际情况变化，全面收集需要修订的内容。</w:t>
      </w:r>
    </w:p>
    <w:p w14:paraId="7D31A33D">
      <w:pPr>
        <w:pStyle w:val="72"/>
        <w:numPr>
          <w:ilvl w:val="0"/>
          <w:numId w:val="51"/>
        </w:numPr>
        <w:rPr>
          <w:rFonts w:hint="eastAsia" w:ascii="仿宋" w:hAnsi="仿宋" w:eastAsia="仿宋" w:cs="仿宋"/>
          <w:kern w:val="2"/>
          <w:sz w:val="28"/>
          <w:szCs w:val="28"/>
        </w:rPr>
      </w:pPr>
      <w:r>
        <w:rPr>
          <w:rFonts w:hint="eastAsia" w:ascii="仿宋" w:hAnsi="仿宋" w:eastAsia="仿宋" w:cs="仿宋"/>
          <w:kern w:val="2"/>
          <w:sz w:val="28"/>
          <w:szCs w:val="28"/>
        </w:rPr>
        <w:t>修订草案编制：由应急管理部门组织相关人员，根据收集的意见，对应急预案进行修订，形成修订草案。</w:t>
      </w:r>
    </w:p>
    <w:p w14:paraId="2E7B7D01">
      <w:pPr>
        <w:pStyle w:val="72"/>
        <w:numPr>
          <w:ilvl w:val="0"/>
          <w:numId w:val="51"/>
        </w:numPr>
        <w:rPr>
          <w:rFonts w:hint="eastAsia" w:ascii="仿宋" w:hAnsi="仿宋" w:eastAsia="仿宋" w:cs="仿宋"/>
          <w:kern w:val="2"/>
          <w:sz w:val="28"/>
          <w:szCs w:val="28"/>
        </w:rPr>
      </w:pPr>
      <w:r>
        <w:rPr>
          <w:rFonts w:hint="eastAsia" w:ascii="仿宋" w:hAnsi="仿宋" w:eastAsia="仿宋" w:cs="仿宋"/>
          <w:kern w:val="2"/>
          <w:sz w:val="28"/>
          <w:szCs w:val="28"/>
        </w:rPr>
        <w:t>内部审核：将修订草案提交企业内部相关部门及人员进行审核，确保修订内容符合企业实际需求和运行情况。</w:t>
      </w:r>
    </w:p>
    <w:p w14:paraId="09BF3A35">
      <w:pPr>
        <w:pStyle w:val="72"/>
        <w:numPr>
          <w:ilvl w:val="0"/>
          <w:numId w:val="51"/>
        </w:numPr>
        <w:rPr>
          <w:rFonts w:hint="eastAsia" w:ascii="仿宋" w:hAnsi="仿宋" w:eastAsia="仿宋" w:cs="仿宋"/>
          <w:kern w:val="2"/>
          <w:sz w:val="28"/>
          <w:szCs w:val="28"/>
        </w:rPr>
      </w:pPr>
      <w:r>
        <w:rPr>
          <w:rFonts w:hint="eastAsia" w:ascii="仿宋" w:hAnsi="仿宋" w:eastAsia="仿宋" w:cs="仿宋"/>
          <w:kern w:val="2"/>
          <w:sz w:val="28"/>
          <w:szCs w:val="28"/>
        </w:rPr>
        <w:t>批准发布：修订后的应急预案经企业主要负责人或授权负责人批准后，以正式文件形式发布，并及时发放至相关部门、岗位和人员。</w:t>
      </w:r>
    </w:p>
    <w:p w14:paraId="1E933BF1">
      <w:pPr>
        <w:pStyle w:val="72"/>
        <w:numPr>
          <w:ilvl w:val="0"/>
          <w:numId w:val="51"/>
        </w:numPr>
        <w:rPr>
          <w:rFonts w:hint="eastAsia" w:ascii="仿宋" w:hAnsi="仿宋" w:eastAsia="仿宋" w:cs="仿宋"/>
          <w:kern w:val="2"/>
          <w:sz w:val="28"/>
          <w:szCs w:val="28"/>
        </w:rPr>
      </w:pPr>
      <w:r>
        <w:rPr>
          <w:rFonts w:hint="eastAsia" w:ascii="仿宋" w:hAnsi="仿宋" w:eastAsia="仿宋" w:cs="仿宋"/>
          <w:kern w:val="2"/>
          <w:sz w:val="28"/>
          <w:szCs w:val="28"/>
        </w:rPr>
        <w:t>备案与告知：按照规定将修订后的应急预案报送属地应急管理部门和其他有关部门备案，并及时告知相关协作单位、周边社区等。</w:t>
      </w:r>
    </w:p>
    <w:p w14:paraId="0B07975F">
      <w:pPr>
        <w:pStyle w:val="72"/>
        <w:numPr>
          <w:ilvl w:val="0"/>
          <w:numId w:val="51"/>
        </w:numPr>
        <w:rPr>
          <w:rFonts w:hint="eastAsia" w:ascii="仿宋" w:hAnsi="仿宋" w:eastAsia="仿宋" w:cs="仿宋"/>
          <w:kern w:val="2"/>
          <w:sz w:val="28"/>
          <w:szCs w:val="28"/>
        </w:rPr>
        <w:sectPr>
          <w:pgSz w:w="11906" w:h="16838"/>
          <w:pgMar w:top="1417" w:right="1417" w:bottom="1417" w:left="1417" w:header="340" w:footer="907" w:gutter="0"/>
          <w:cols w:space="0" w:num="1"/>
          <w:docGrid w:type="lines" w:linePitch="394" w:charSpace="0"/>
        </w:sectPr>
      </w:pPr>
      <w:r>
        <w:rPr>
          <w:rFonts w:hint="eastAsia" w:ascii="仿宋" w:hAnsi="仿宋" w:eastAsia="仿宋" w:cs="仿宋"/>
          <w:kern w:val="2"/>
          <w:sz w:val="28"/>
          <w:szCs w:val="28"/>
        </w:rPr>
        <w:t>培训与宣贯：对应急预案修订内容进行全员培训和宣贯，确保相关人员熟悉新的应急处置流程和要求。</w:t>
      </w:r>
    </w:p>
    <w:p w14:paraId="5B2F32A1">
      <w:pPr>
        <w:pStyle w:val="2"/>
        <w:rPr>
          <w:rFonts w:hint="eastAsia"/>
        </w:rPr>
      </w:pPr>
      <w:bookmarkStart w:id="302" w:name="_Toc24048"/>
      <w:bookmarkStart w:id="303" w:name="_Toc6708"/>
      <w:r>
        <w:rPr>
          <w:rFonts w:hint="eastAsia"/>
        </w:rPr>
        <w:t>安全与合规性分析</w:t>
      </w:r>
      <w:bookmarkEnd w:id="225"/>
      <w:bookmarkEnd w:id="302"/>
      <w:bookmarkEnd w:id="303"/>
    </w:p>
    <w:p w14:paraId="17611655">
      <w:pPr>
        <w:pStyle w:val="31"/>
        <w:wordWrap w:val="0"/>
      </w:pPr>
      <w:r>
        <w:rPr>
          <w:rFonts w:hint="eastAsia"/>
          <w:lang w:eastAsia="zh-CN"/>
        </w:rPr>
        <w:t>城投诚悦荟信息系统</w:t>
      </w:r>
      <w:r>
        <w:rPr>
          <w:rFonts w:hint="eastAsia"/>
        </w:rPr>
        <w:t>的安全与合规性分析情况见下表。</w:t>
      </w:r>
    </w:p>
    <w:p w14:paraId="691242D0">
      <w:pPr>
        <w:pStyle w:val="12"/>
        <w:tabs>
          <w:tab w:val="center" w:pos="4201"/>
          <w:tab w:val="right" w:leader="dot" w:pos="9298"/>
        </w:tabs>
        <w:wordWrap w:val="0"/>
        <w:ind w:firstLine="420" w:firstLineChars="200"/>
        <w:jc w:val="center"/>
        <w:rPr>
          <w:rFonts w:hint="eastAsia" w:hAnsi="宋体" w:cs="Times New Roman"/>
        </w:rPr>
      </w:pPr>
      <w:r>
        <w:t xml:space="preserve">表 </w:t>
      </w:r>
      <w:r>
        <w:fldChar w:fldCharType="begin"/>
      </w:r>
      <w:r>
        <w:instrText xml:space="preserve"> STYLEREF 1 \s </w:instrText>
      </w:r>
      <w:r>
        <w:fldChar w:fldCharType="separate"/>
      </w:r>
      <w:r>
        <w:t>7</w:t>
      </w:r>
      <w:r>
        <w:fldChar w:fldCharType="end"/>
      </w:r>
      <w:r>
        <w:noBreakHyphen/>
      </w:r>
      <w:r>
        <w:fldChar w:fldCharType="begin"/>
      </w:r>
      <w:r>
        <w:instrText xml:space="preserve"> SEQ 表 \* ARABIC \s 1 </w:instrText>
      </w:r>
      <w:r>
        <w:fldChar w:fldCharType="separate"/>
      </w:r>
      <w:r>
        <w:t>1</w:t>
      </w:r>
      <w:r>
        <w:fldChar w:fldCharType="end"/>
      </w:r>
      <w:r>
        <w:rPr>
          <w:rFonts w:hint="eastAsia"/>
        </w:rPr>
        <w:t xml:space="preserve"> 安全与合规性分析表</w:t>
      </w:r>
    </w:p>
    <w:bookmarkEnd w:id="226"/>
    <w:bookmarkEnd w:id="227"/>
    <w:bookmarkEnd w:id="228"/>
    <w:tbl>
      <w:tblPr>
        <w:tblStyle w:val="32"/>
        <w:tblW w:w="14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0"/>
        <w:gridCol w:w="1710"/>
        <w:gridCol w:w="1035"/>
        <w:gridCol w:w="1754"/>
        <w:gridCol w:w="3696"/>
        <w:gridCol w:w="3669"/>
        <w:gridCol w:w="1755"/>
      </w:tblGrid>
      <w:tr w14:paraId="4D04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600" w:type="dxa"/>
            <w:shd w:val="clear" w:color="auto" w:fill="D7D7D7" w:themeFill="background1" w:themeFillShade="D8"/>
            <w:vAlign w:val="center"/>
          </w:tcPr>
          <w:p w14:paraId="58075695">
            <w:pPr>
              <w:wordWrap w:val="0"/>
              <w:snapToGrid w:val="0"/>
              <w:spacing w:line="240" w:lineRule="auto"/>
              <w:jc w:val="center"/>
              <w:rPr>
                <w:rFonts w:hint="eastAsia" w:ascii="仿宋" w:hAnsi="仿宋" w:cs="仿宋"/>
                <w:b/>
                <w:bCs/>
                <w:sz w:val="21"/>
                <w:szCs w:val="21"/>
              </w:rPr>
            </w:pPr>
            <w:bookmarkStart w:id="304" w:name="_Toc465844478"/>
            <w:bookmarkEnd w:id="304"/>
            <w:r>
              <w:rPr>
                <w:rFonts w:hint="eastAsia" w:ascii="仿宋" w:hAnsi="仿宋" w:cs="仿宋"/>
                <w:b/>
                <w:bCs/>
                <w:sz w:val="21"/>
                <w:szCs w:val="21"/>
              </w:rPr>
              <w:t>技术要求</w:t>
            </w:r>
          </w:p>
        </w:tc>
        <w:tc>
          <w:tcPr>
            <w:tcW w:w="1710" w:type="dxa"/>
            <w:shd w:val="clear" w:color="auto" w:fill="D7D7D7" w:themeFill="background1" w:themeFillShade="D8"/>
            <w:vAlign w:val="center"/>
          </w:tcPr>
          <w:p w14:paraId="42ACA31B">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密码技术应用点</w:t>
            </w:r>
          </w:p>
        </w:tc>
        <w:tc>
          <w:tcPr>
            <w:tcW w:w="1035" w:type="dxa"/>
            <w:shd w:val="clear" w:color="auto" w:fill="D7D7D7" w:themeFill="background1" w:themeFillShade="D8"/>
            <w:vAlign w:val="center"/>
          </w:tcPr>
          <w:p w14:paraId="1A69822A">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GB/T39786密码应用基本要求</w:t>
            </w:r>
          </w:p>
        </w:tc>
        <w:tc>
          <w:tcPr>
            <w:tcW w:w="1754" w:type="dxa"/>
            <w:shd w:val="clear" w:color="auto" w:fill="D7D7D7" w:themeFill="background1" w:themeFillShade="D8"/>
            <w:vAlign w:val="center"/>
          </w:tcPr>
          <w:p w14:paraId="76370C87">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适用情况</w:t>
            </w:r>
          </w:p>
          <w:p w14:paraId="7AEBB250">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（适用/不适用）</w:t>
            </w:r>
          </w:p>
        </w:tc>
        <w:tc>
          <w:tcPr>
            <w:tcW w:w="3696" w:type="dxa"/>
            <w:shd w:val="clear" w:color="auto" w:fill="D7D7D7" w:themeFill="background1" w:themeFillShade="D8"/>
            <w:vAlign w:val="center"/>
          </w:tcPr>
          <w:p w14:paraId="04E9DAD2">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采取的密码保障措施</w:t>
            </w:r>
          </w:p>
        </w:tc>
        <w:tc>
          <w:tcPr>
            <w:tcW w:w="3669" w:type="dxa"/>
            <w:shd w:val="clear" w:color="auto" w:fill="D7D7D7" w:themeFill="background1" w:themeFillShade="D8"/>
            <w:vAlign w:val="center"/>
          </w:tcPr>
          <w:p w14:paraId="423FC7D4">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说明（采取的缓解及替代性措施）</w:t>
            </w:r>
          </w:p>
        </w:tc>
        <w:tc>
          <w:tcPr>
            <w:tcW w:w="1755" w:type="dxa"/>
            <w:shd w:val="clear" w:color="auto" w:fill="D7D7D7" w:themeFill="background1" w:themeFillShade="D8"/>
            <w:vAlign w:val="center"/>
          </w:tcPr>
          <w:p w14:paraId="0671D315">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自评结果</w:t>
            </w:r>
          </w:p>
          <w:p w14:paraId="75BEA54F">
            <w:pPr>
              <w:wordWrap w:val="0"/>
              <w:snapToGrid w:val="0"/>
              <w:spacing w:line="240" w:lineRule="auto"/>
              <w:jc w:val="center"/>
              <w:rPr>
                <w:rFonts w:hint="eastAsia" w:ascii="仿宋" w:hAnsi="仿宋" w:cs="仿宋"/>
                <w:b/>
                <w:bCs/>
                <w:sz w:val="21"/>
                <w:szCs w:val="21"/>
              </w:rPr>
            </w:pPr>
            <w:r>
              <w:rPr>
                <w:rFonts w:hint="eastAsia" w:ascii="仿宋" w:hAnsi="仿宋" w:cs="仿宋"/>
                <w:b/>
                <w:bCs/>
                <w:sz w:val="21"/>
                <w:szCs w:val="21"/>
              </w:rPr>
              <w:t>（符合/不符合）</w:t>
            </w:r>
          </w:p>
        </w:tc>
      </w:tr>
      <w:tr w14:paraId="181B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79A85CB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物理和环境安全</w:t>
            </w:r>
          </w:p>
        </w:tc>
        <w:tc>
          <w:tcPr>
            <w:tcW w:w="1710" w:type="dxa"/>
            <w:vAlign w:val="center"/>
          </w:tcPr>
          <w:p w14:paraId="4FA53FD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身份鉴别</w:t>
            </w:r>
          </w:p>
        </w:tc>
        <w:tc>
          <w:tcPr>
            <w:tcW w:w="1035" w:type="dxa"/>
            <w:vAlign w:val="center"/>
          </w:tcPr>
          <w:p w14:paraId="5FA6661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530303E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021303BF">
            <w:pPr>
              <w:pStyle w:val="57"/>
              <w:wordWrap w:val="0"/>
              <w:spacing w:line="240" w:lineRule="auto"/>
              <w:ind w:firstLine="0" w:firstLineChars="0"/>
              <w:jc w:val="left"/>
              <w:rPr>
                <w:rFonts w:hint="eastAsia"/>
                <w:bCs/>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bCs/>
                <w:sz w:val="21"/>
                <w:szCs w:val="21"/>
              </w:rPr>
              <w:t>私有云机房部署具有商用密码产品认证证书且符合GM/T 0036标准的国密电子门禁系统，采用密码技术实现身份标识和鉴别信息绑定，保护物理访问控制身份鉴别信息。门禁系统采用智能IC卡</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bCs/>
                <w:sz w:val="21"/>
                <w:szCs w:val="21"/>
              </w:rPr>
              <w:t>存储个人密钥，使用智能IC卡中的SM4算法进行密钥分发，使用SM4算法对进出机房人员进行身份鉴别。</w:t>
            </w:r>
          </w:p>
        </w:tc>
        <w:tc>
          <w:tcPr>
            <w:tcW w:w="3669" w:type="dxa"/>
            <w:vAlign w:val="center"/>
          </w:tcPr>
          <w:p w14:paraId="447E9584">
            <w:pPr>
              <w:pStyle w:val="57"/>
              <w:wordWrap w:val="0"/>
              <w:spacing w:line="240" w:lineRule="auto"/>
              <w:ind w:firstLine="0" w:firstLineChars="0"/>
              <w:jc w:val="center"/>
              <w:rPr>
                <w:rFonts w:hint="eastAsia"/>
                <w:sz w:val="21"/>
                <w:szCs w:val="21"/>
              </w:rPr>
            </w:pPr>
            <w:r>
              <w:rPr>
                <w:rFonts w:hint="eastAsia" w:ascii="仿宋" w:hAnsi="仿宋" w:cs="仿宋"/>
                <w:bCs/>
                <w:sz w:val="21"/>
                <w:szCs w:val="21"/>
              </w:rPr>
              <w:t>/</w:t>
            </w:r>
          </w:p>
        </w:tc>
        <w:tc>
          <w:tcPr>
            <w:tcW w:w="1755" w:type="dxa"/>
            <w:vAlign w:val="center"/>
          </w:tcPr>
          <w:p w14:paraId="0B705827">
            <w:pPr>
              <w:pStyle w:val="57"/>
              <w:wordWrap w:val="0"/>
              <w:spacing w:line="240" w:lineRule="auto"/>
              <w:ind w:firstLine="0" w:firstLineChars="0"/>
              <w:jc w:val="center"/>
              <w:rPr>
                <w:rFonts w:hint="eastAsia"/>
                <w:sz w:val="21"/>
                <w:szCs w:val="21"/>
              </w:rPr>
            </w:pPr>
            <w:r>
              <w:rPr>
                <w:rFonts w:hint="eastAsia"/>
                <w:sz w:val="21"/>
                <w:szCs w:val="21"/>
              </w:rPr>
              <w:t>符合</w:t>
            </w:r>
          </w:p>
        </w:tc>
      </w:tr>
      <w:tr w14:paraId="456F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0F43C8E9">
            <w:pPr>
              <w:wordWrap w:val="0"/>
              <w:snapToGrid w:val="0"/>
              <w:spacing w:line="240" w:lineRule="auto"/>
              <w:jc w:val="center"/>
              <w:rPr>
                <w:rFonts w:hint="eastAsia" w:ascii="仿宋" w:hAnsi="仿宋" w:cs="仿宋"/>
                <w:sz w:val="21"/>
                <w:szCs w:val="21"/>
              </w:rPr>
            </w:pPr>
          </w:p>
        </w:tc>
        <w:tc>
          <w:tcPr>
            <w:tcW w:w="1710" w:type="dxa"/>
            <w:vAlign w:val="center"/>
          </w:tcPr>
          <w:p w14:paraId="062237A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电子门禁记录数据存储完整性</w:t>
            </w:r>
          </w:p>
        </w:tc>
        <w:tc>
          <w:tcPr>
            <w:tcW w:w="1035" w:type="dxa"/>
            <w:vAlign w:val="center"/>
          </w:tcPr>
          <w:p w14:paraId="3AB741A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7FB99E2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53FDBC9C">
            <w:pPr>
              <w:pStyle w:val="57"/>
              <w:wordWrap w:val="0"/>
              <w:spacing w:line="240" w:lineRule="auto"/>
              <w:ind w:firstLine="0" w:firstLineChars="0"/>
              <w:jc w:val="left"/>
              <w:rPr>
                <w:rFonts w:hint="eastAsia"/>
                <w:bCs/>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私有云机房部署具有商用密码产品认证证书且符合GM/T 0036标准的国密电子门禁系统，调用内置PCI-E密码卡</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sz w:val="21"/>
                <w:szCs w:val="21"/>
              </w:rPr>
              <w:t>，采用基于HMAC-SM3机制实现对电子门禁进出记录数据的完整性保护。</w:t>
            </w:r>
          </w:p>
        </w:tc>
        <w:tc>
          <w:tcPr>
            <w:tcW w:w="3669" w:type="dxa"/>
            <w:vAlign w:val="center"/>
          </w:tcPr>
          <w:p w14:paraId="6FE7C8D6">
            <w:pPr>
              <w:wordWrap w:val="0"/>
              <w:snapToGrid w:val="0"/>
              <w:spacing w:line="240" w:lineRule="auto"/>
              <w:jc w:val="center"/>
              <w:rPr>
                <w:rFonts w:hint="eastAsia" w:ascii="仿宋" w:hAnsi="仿宋" w:cs="仿宋"/>
                <w:bCs/>
                <w:sz w:val="21"/>
                <w:szCs w:val="21"/>
              </w:rPr>
            </w:pPr>
            <w:r>
              <w:rPr>
                <w:rFonts w:hint="eastAsia" w:ascii="仿宋" w:hAnsi="仿宋" w:cs="仿宋"/>
                <w:bCs/>
                <w:sz w:val="21"/>
                <w:szCs w:val="21"/>
              </w:rPr>
              <w:t>/</w:t>
            </w:r>
          </w:p>
        </w:tc>
        <w:tc>
          <w:tcPr>
            <w:tcW w:w="1755" w:type="dxa"/>
            <w:vAlign w:val="center"/>
          </w:tcPr>
          <w:p w14:paraId="5289952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2D84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360B818A">
            <w:pPr>
              <w:wordWrap w:val="0"/>
              <w:snapToGrid w:val="0"/>
              <w:spacing w:line="240" w:lineRule="auto"/>
              <w:jc w:val="center"/>
              <w:rPr>
                <w:rFonts w:hint="eastAsia" w:ascii="仿宋" w:hAnsi="仿宋" w:cs="仿宋"/>
                <w:sz w:val="21"/>
                <w:szCs w:val="21"/>
              </w:rPr>
            </w:pPr>
          </w:p>
        </w:tc>
        <w:tc>
          <w:tcPr>
            <w:tcW w:w="1710" w:type="dxa"/>
            <w:vAlign w:val="center"/>
          </w:tcPr>
          <w:p w14:paraId="0676F065">
            <w:pPr>
              <w:wordWrap w:val="0"/>
              <w:snapToGrid w:val="0"/>
              <w:spacing w:line="240" w:lineRule="auto"/>
              <w:jc w:val="left"/>
              <w:rPr>
                <w:rFonts w:hint="eastAsia" w:ascii="仿宋" w:hAnsi="仿宋" w:cs="仿宋"/>
                <w:sz w:val="21"/>
                <w:szCs w:val="21"/>
              </w:rPr>
            </w:pPr>
            <w:r>
              <w:rPr>
                <w:rFonts w:hint="eastAsia" w:ascii="仿宋" w:hAnsi="仿宋" w:cs="仿宋"/>
                <w:sz w:val="21"/>
                <w:szCs w:val="21"/>
              </w:rPr>
              <w:t>视频监控记录数据存储完整性</w:t>
            </w:r>
          </w:p>
        </w:tc>
        <w:tc>
          <w:tcPr>
            <w:tcW w:w="1035" w:type="dxa"/>
            <w:vAlign w:val="center"/>
          </w:tcPr>
          <w:p w14:paraId="2136B8B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604071F7">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3E0352C0">
            <w:pPr>
              <w:pStyle w:val="57"/>
              <w:wordWrap w:val="0"/>
              <w:spacing w:line="240" w:lineRule="auto"/>
              <w:ind w:firstLine="0" w:firstLineChars="0"/>
              <w:jc w:val="left"/>
              <w:rPr>
                <w:rFonts w:hint="eastAsia"/>
                <w:bCs/>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私有云机房部署具有商用密码产品认证证书且符合GM/T 0028标准的国密视频监控系统</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sz w:val="21"/>
                <w:szCs w:val="21"/>
              </w:rPr>
              <w:t>，调用内置PCI-E密码卡</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sz w:val="21"/>
                <w:szCs w:val="21"/>
              </w:rPr>
              <w:t>，采用基于HMAC-SM3机制实现对存储的视频监控记录进行完整性保护。</w:t>
            </w:r>
          </w:p>
        </w:tc>
        <w:tc>
          <w:tcPr>
            <w:tcW w:w="3669" w:type="dxa"/>
            <w:vAlign w:val="center"/>
          </w:tcPr>
          <w:p w14:paraId="2C2A47C6">
            <w:pPr>
              <w:wordWrap w:val="0"/>
              <w:snapToGrid w:val="0"/>
              <w:spacing w:line="240" w:lineRule="auto"/>
              <w:jc w:val="center"/>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694107A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1102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30D9928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网络和通信安全</w:t>
            </w:r>
          </w:p>
        </w:tc>
        <w:tc>
          <w:tcPr>
            <w:tcW w:w="1710" w:type="dxa"/>
            <w:vAlign w:val="center"/>
          </w:tcPr>
          <w:p w14:paraId="235294F1">
            <w:pPr>
              <w:wordWrap w:val="0"/>
              <w:snapToGrid w:val="0"/>
              <w:spacing w:line="240" w:lineRule="auto"/>
              <w:jc w:val="left"/>
              <w:rPr>
                <w:rFonts w:hint="eastAsia" w:ascii="仿宋" w:hAnsi="仿宋" w:cs="仿宋"/>
                <w:sz w:val="21"/>
                <w:szCs w:val="21"/>
              </w:rPr>
            </w:pPr>
            <w:r>
              <w:rPr>
                <w:rFonts w:hint="eastAsia" w:ascii="仿宋" w:hAnsi="仿宋" w:cs="仿宋"/>
                <w:sz w:val="21"/>
                <w:szCs w:val="21"/>
              </w:rPr>
              <w:t>身份鉴别</w:t>
            </w:r>
          </w:p>
        </w:tc>
        <w:tc>
          <w:tcPr>
            <w:tcW w:w="1035" w:type="dxa"/>
            <w:vAlign w:val="center"/>
          </w:tcPr>
          <w:p w14:paraId="14D2F047">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1758D90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1EF58B14">
            <w:pPr>
              <w:pStyle w:val="57"/>
              <w:numPr>
                <w:ilvl w:val="0"/>
                <w:numId w:val="52"/>
              </w:numPr>
              <w:wordWrap w:val="0"/>
              <w:spacing w:line="240" w:lineRule="auto"/>
              <w:ind w:left="0" w:firstLine="0" w:firstLineChars="0"/>
              <w:jc w:val="left"/>
              <w:rPr>
                <w:rFonts w:hint="eastAsia"/>
                <w:sz w:val="21"/>
                <w:szCs w:val="21"/>
              </w:rPr>
            </w:pPr>
            <w:r>
              <w:rPr>
                <w:rFonts w:hint="eastAsia"/>
                <w:sz w:val="21"/>
                <w:szCs w:val="21"/>
              </w:rPr>
              <w:t>通道1：</w:t>
            </w:r>
            <w:r>
              <w:rPr>
                <w:rFonts w:hint="eastAsia"/>
                <w:sz w:val="21"/>
                <w:szCs w:val="21"/>
                <w:lang w:eastAsia="zh-CN"/>
              </w:rPr>
              <w:t>内网内部用户国密浏览器访问城投诚悦荟信息系统的通信信道</w:t>
            </w:r>
          </w:p>
          <w:p w14:paraId="5064BEB4">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在PC终端安装具有商用密码产品认证证书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sz w:val="21"/>
                <w:szCs w:val="21"/>
              </w:rPr>
              <w:t>的国密浏览器，用户在浏览器中输入系统URL地址与具有商用密码产品认证证书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sz w:val="21"/>
                <w:szCs w:val="21"/>
              </w:rPr>
              <w:t>的</w:t>
            </w:r>
            <w:r>
              <w:rPr>
                <w:rFonts w:hint="eastAsia"/>
                <w:sz w:val="21"/>
                <w:szCs w:val="21"/>
                <w:lang w:eastAsia="zh-CN"/>
              </w:rPr>
              <w:t>零信任安全网关</w:t>
            </w:r>
            <w:r>
              <w:rPr>
                <w:rFonts w:hint="eastAsia"/>
                <w:sz w:val="21"/>
                <w:szCs w:val="21"/>
              </w:rPr>
              <w:t>建立基于国密算法TLCP协议（TLCP_ECDHE_SM2_WITH_SM4_CBC_SM3）的传输通道，在</w:t>
            </w:r>
            <w:r>
              <w:rPr>
                <w:rFonts w:hint="eastAsia"/>
                <w:sz w:val="21"/>
                <w:szCs w:val="21"/>
                <w:lang w:eastAsia="zh-CN"/>
              </w:rPr>
              <w:t>零信任安全网关</w:t>
            </w:r>
            <w:r>
              <w:rPr>
                <w:rFonts w:hint="eastAsia"/>
                <w:sz w:val="21"/>
                <w:szCs w:val="21"/>
              </w:rPr>
              <w:t>中配置由具有商用密码产品认证证书的数字证书认证系统所签发的国密站点证书，使用SM2数字证书基于数字签名的方式实现对服务端的身份鉴别。</w:t>
            </w:r>
          </w:p>
          <w:p w14:paraId="2A782AD5">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通道3：互联网运维用户管理终端与堡垒机之间的通信信道</w:t>
            </w:r>
          </w:p>
          <w:p w14:paraId="7668DA6F">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hAnsi="Times New Roman" w:cs="Times New Roman"/>
                <w:sz w:val="21"/>
                <w:szCs w:val="21"/>
                <w:lang w:val="en-US" w:eastAsia="zh-CN"/>
              </w:rPr>
              <w:t>在</w:t>
            </w:r>
            <w:r>
              <w:rPr>
                <w:rFonts w:hint="eastAsia" w:hAnsi="Times New Roman" w:cs="Times New Roman"/>
                <w:sz w:val="21"/>
                <w:szCs w:val="21"/>
              </w:rPr>
              <w:t>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val="en-US" w:eastAsia="zh-CN"/>
              </w:rPr>
              <w:t>国密堡垒机</w:t>
            </w:r>
            <w:r>
              <w:rPr>
                <w:rFonts w:hint="eastAsia"/>
                <w:bCs/>
                <w:sz w:val="21"/>
                <w:szCs w:val="21"/>
                <w:lang w:val="en-US" w:eastAsia="zh-CN"/>
              </w:rPr>
              <w:t>中配置</w:t>
            </w:r>
            <w:r>
              <w:rPr>
                <w:rFonts w:hint="eastAsia" w:hAnsi="Times New Roman" w:cs="Times New Roman"/>
                <w:sz w:val="21"/>
                <w:szCs w:val="21"/>
                <w:lang w:eastAsia="zh-CN"/>
              </w:rPr>
              <w:t>由具有商用密码产品认证证书的数字证书认证系统按照签发管理要求所签发的SM2服务器证书，在智能密码钥匙</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lang w:eastAsia="zh-CN"/>
              </w:rPr>
              <w:t>中配置由具有商用密码产品认证证书的数字证书认证系统按照签发管理要求所签发的SM2个人证书，使用SM2数字证书基于数字签名的方式实现身份鉴别</w:t>
            </w:r>
            <w:r>
              <w:rPr>
                <w:rFonts w:hint="eastAsia" w:hAnsi="Times New Roman" w:cs="Times New Roman"/>
                <w:sz w:val="21"/>
                <w:szCs w:val="21"/>
              </w:rPr>
              <w:t>。</w:t>
            </w:r>
          </w:p>
        </w:tc>
        <w:tc>
          <w:tcPr>
            <w:tcW w:w="3669" w:type="dxa"/>
            <w:vAlign w:val="center"/>
          </w:tcPr>
          <w:p w14:paraId="46415FDD">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通道2：互联网微信小程序访问城投诚悦荟信息系统的通信信道</w:t>
            </w:r>
          </w:p>
          <w:p w14:paraId="32426D5A">
            <w:pPr>
              <w:pStyle w:val="57"/>
              <w:wordWrap w:val="0"/>
              <w:spacing w:line="240" w:lineRule="auto"/>
              <w:ind w:firstLine="0" w:firstLineChars="0"/>
              <w:jc w:val="left"/>
              <w:rPr>
                <w:rFonts w:hAnsi="Times New Roman" w:cs="Times New Roman"/>
                <w:sz w:val="21"/>
                <w:szCs w:val="21"/>
              </w:rPr>
            </w:pPr>
            <w:r>
              <w:rPr>
                <w:rFonts w:hint="eastAsia" w:hAnsi="Times New Roman" w:cs="Times New Roman"/>
                <w:b/>
                <w:sz w:val="21"/>
                <w:szCs w:val="21"/>
              </w:rPr>
              <w:t>风险替代措施</w:t>
            </w:r>
            <w:r>
              <w:rPr>
                <w:rFonts w:hint="eastAsia" w:hAnsi="Times New Roman" w:cs="Times New Roman"/>
                <w:sz w:val="21"/>
                <w:szCs w:val="21"/>
              </w:rPr>
              <w:t>：微信小程序强制使用HTTPS与业务服务器通信，微信小程序与具有商用密码产品认证证书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建立基于国际算法TLS协议的传输通道，在</w:t>
            </w:r>
            <w:r>
              <w:rPr>
                <w:rFonts w:hint="eastAsia" w:hAnsi="Times New Roman" w:cs="Times New Roman"/>
                <w:sz w:val="21"/>
                <w:szCs w:val="21"/>
                <w:lang w:eastAsia="zh-CN"/>
              </w:rPr>
              <w:t>零信任安全网关</w:t>
            </w:r>
            <w:r>
              <w:rPr>
                <w:rFonts w:hint="eastAsia" w:hAnsi="Times New Roman" w:cs="Times New Roman"/>
                <w:sz w:val="21"/>
                <w:szCs w:val="21"/>
              </w:rPr>
              <w:t>中配置由具备电子认证服务许可的第三方CA机构按照签发管理要求所签发的RSA2048站点证书，使用RSA2048数字证书基于数字签名的方式实现对服务端的身份鉴别。</w:t>
            </w:r>
          </w:p>
          <w:p w14:paraId="66656619">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通道4</w:t>
            </w:r>
            <w:r>
              <w:rPr>
                <w:rFonts w:hint="eastAsia"/>
                <w:sz w:val="21"/>
                <w:szCs w:val="21"/>
              </w:rPr>
              <w:t>：</w:t>
            </w:r>
            <w:r>
              <w:rPr>
                <w:rFonts w:hint="eastAsia"/>
                <w:sz w:val="21"/>
                <w:szCs w:val="21"/>
                <w:lang w:eastAsia="zh-CN"/>
              </w:rPr>
              <w:t>第三方系统</w:t>
            </w:r>
            <w:r>
              <w:rPr>
                <w:rFonts w:hint="eastAsia"/>
                <w:sz w:val="21"/>
                <w:szCs w:val="21"/>
              </w:rPr>
              <w:t>与</w:t>
            </w:r>
            <w:r>
              <w:rPr>
                <w:rFonts w:hint="eastAsia"/>
                <w:sz w:val="21"/>
                <w:szCs w:val="21"/>
                <w:lang w:eastAsia="zh-CN"/>
              </w:rPr>
              <w:t>城投诚悦荟信息系统</w:t>
            </w:r>
            <w:r>
              <w:rPr>
                <w:rFonts w:hint="eastAsia"/>
                <w:sz w:val="21"/>
                <w:szCs w:val="21"/>
              </w:rPr>
              <w:t>之间的通信信道</w:t>
            </w:r>
          </w:p>
          <w:p w14:paraId="52534831">
            <w:pPr>
              <w:pStyle w:val="57"/>
              <w:wordWrap w:val="0"/>
              <w:spacing w:line="240" w:lineRule="auto"/>
              <w:ind w:firstLine="0" w:firstLineChars="0"/>
              <w:jc w:val="left"/>
              <w:rPr>
                <w:rFonts w:hint="eastAsia"/>
                <w:iCs/>
                <w:sz w:val="21"/>
                <w:szCs w:val="21"/>
              </w:rPr>
            </w:pPr>
            <w:r>
              <w:rPr>
                <w:rFonts w:hint="eastAsia" w:hAnsi="Times New Roman" w:cs="Times New Roman"/>
                <w:b/>
                <w:sz w:val="21"/>
                <w:szCs w:val="21"/>
              </w:rPr>
              <w:t>风险替代措施</w:t>
            </w:r>
            <w:r>
              <w:rPr>
                <w:rFonts w:hint="eastAsia" w:hAnsi="Times New Roman" w:cs="Times New Roman"/>
                <w:sz w:val="21"/>
                <w:szCs w:val="21"/>
              </w:rPr>
              <w:t>：应用系统强制外部访问必须采用HTTPS，因此第三方系统与具有商用密码产品认证证书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建立基于国际算法TLS协议的传输通道，在</w:t>
            </w:r>
            <w:r>
              <w:rPr>
                <w:rFonts w:hint="eastAsia" w:hAnsi="Times New Roman" w:cs="Times New Roman"/>
                <w:sz w:val="21"/>
                <w:szCs w:val="21"/>
                <w:lang w:eastAsia="zh-CN"/>
              </w:rPr>
              <w:t>零信任安全网关</w:t>
            </w:r>
            <w:r>
              <w:rPr>
                <w:rFonts w:hint="eastAsia" w:hAnsi="Times New Roman" w:cs="Times New Roman"/>
                <w:sz w:val="21"/>
                <w:szCs w:val="21"/>
              </w:rPr>
              <w:t>中配置由具备电子认证服务许可的第三方CA机构按照签发管理要求所签发的RSA2048站点证书，使用RSA2048数字证书基于数字签名的方式实现对服务端的身份鉴别。</w:t>
            </w:r>
          </w:p>
        </w:tc>
        <w:tc>
          <w:tcPr>
            <w:tcW w:w="1755" w:type="dxa"/>
            <w:vAlign w:val="center"/>
          </w:tcPr>
          <w:p w14:paraId="041C9CC5">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0007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7D7B0F03">
            <w:pPr>
              <w:wordWrap w:val="0"/>
              <w:snapToGrid w:val="0"/>
              <w:spacing w:line="240" w:lineRule="auto"/>
              <w:jc w:val="center"/>
              <w:rPr>
                <w:rFonts w:hint="eastAsia" w:ascii="仿宋" w:hAnsi="仿宋" w:cs="仿宋"/>
                <w:sz w:val="21"/>
                <w:szCs w:val="21"/>
              </w:rPr>
            </w:pPr>
          </w:p>
        </w:tc>
        <w:tc>
          <w:tcPr>
            <w:tcW w:w="1710" w:type="dxa"/>
            <w:vAlign w:val="center"/>
          </w:tcPr>
          <w:p w14:paraId="135B191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通信数据完整性</w:t>
            </w:r>
          </w:p>
        </w:tc>
        <w:tc>
          <w:tcPr>
            <w:tcW w:w="1035" w:type="dxa"/>
            <w:vAlign w:val="center"/>
          </w:tcPr>
          <w:p w14:paraId="67E67C1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6919763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AC67560">
            <w:pPr>
              <w:pStyle w:val="57"/>
              <w:numPr>
                <w:ilvl w:val="0"/>
                <w:numId w:val="52"/>
              </w:numPr>
              <w:wordWrap w:val="0"/>
              <w:spacing w:line="240" w:lineRule="auto"/>
              <w:ind w:left="0" w:firstLine="0" w:firstLineChars="0"/>
              <w:jc w:val="left"/>
              <w:rPr>
                <w:rFonts w:hint="eastAsia"/>
                <w:sz w:val="21"/>
                <w:szCs w:val="21"/>
              </w:rPr>
            </w:pPr>
            <w:r>
              <w:rPr>
                <w:rFonts w:hint="eastAsia"/>
                <w:sz w:val="21"/>
                <w:szCs w:val="21"/>
              </w:rPr>
              <w:t>通道1：</w:t>
            </w:r>
            <w:r>
              <w:rPr>
                <w:rFonts w:hint="eastAsia"/>
                <w:sz w:val="21"/>
                <w:szCs w:val="21"/>
                <w:lang w:eastAsia="zh-CN"/>
              </w:rPr>
              <w:t>内网内部用户国密浏览器访问城投诚悦荟信息系统的通信信道</w:t>
            </w:r>
          </w:p>
          <w:p w14:paraId="77EF61BB">
            <w:pPr>
              <w:pStyle w:val="57"/>
              <w:wordWrap w:val="0"/>
              <w:spacing w:line="240" w:lineRule="auto"/>
              <w:ind w:firstLine="0" w:firstLineChars="0"/>
              <w:jc w:val="left"/>
              <w:rPr>
                <w:rFonts w:hAnsi="Times New Roman" w:cs="Times New Roman"/>
                <w:sz w:val="21"/>
                <w:szCs w:val="21"/>
              </w:rPr>
            </w:pPr>
            <w:r>
              <w:rPr>
                <w:rFonts w:hint="eastAsia" w:hAnsi="Times New Roman" w:cs="Times New Roman"/>
                <w:b/>
                <w:sz w:val="21"/>
                <w:szCs w:val="21"/>
              </w:rPr>
              <w:t>密码应用措施</w:t>
            </w:r>
            <w:r>
              <w:rPr>
                <w:rFonts w:hint="eastAsia" w:hAnsi="Times New Roman" w:cs="Times New Roman"/>
                <w:sz w:val="21"/>
                <w:szCs w:val="21"/>
              </w:rPr>
              <w:t>：在PC终端安装具有商用密码产品认证证书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的国密浏览器，用户在浏览器中输入系统URL地址与具有商用密码产品认证证书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建立基于国密算法TLCP协议（TLCP_ECDHE_SM2_WITH_SM4_CBC_SM3）的传输通道，采用</w:t>
            </w:r>
            <w:r>
              <w:rPr>
                <w:rFonts w:hint="eastAsia" w:hAnsi="Times New Roman" w:cs="Times New Roman"/>
                <w:sz w:val="21"/>
                <w:szCs w:val="21"/>
                <w:lang w:val="en-US" w:eastAsia="zh-CN"/>
              </w:rPr>
              <w:t>HMAC-</w:t>
            </w:r>
            <w:r>
              <w:rPr>
                <w:rFonts w:hint="eastAsia" w:hAnsi="Times New Roman" w:cs="Times New Roman"/>
                <w:sz w:val="21"/>
                <w:szCs w:val="21"/>
              </w:rPr>
              <w:t>SM3算法保障通信数据传输的完整性。</w:t>
            </w:r>
          </w:p>
          <w:p w14:paraId="0C7BECD7">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通道3：互联网运维用户管理终端与堡垒机之间的通信信道</w:t>
            </w:r>
          </w:p>
          <w:p w14:paraId="287AF626">
            <w:pPr>
              <w:pStyle w:val="57"/>
              <w:wordWrap/>
              <w:spacing w:line="240" w:lineRule="auto"/>
              <w:ind w:firstLine="422"/>
              <w:jc w:val="both"/>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hAnsi="Times New Roman" w:cs="Times New Roman"/>
                <w:sz w:val="21"/>
                <w:szCs w:val="21"/>
                <w:lang w:eastAsia="zh-CN"/>
              </w:rPr>
              <w:t>用户管理与具有商用密码产品认证证书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lang w:eastAsia="zh-CN"/>
              </w:rPr>
              <w:t>的国密堡垒机建立基于国密算法TLCP协议（TLCP_SM2_WITH_SM4_CBC_SM3国密算法套件）的传输通道，采用HMAC-SM3算法保障通信数据传输的完整性</w:t>
            </w:r>
            <w:r>
              <w:rPr>
                <w:rFonts w:hint="eastAsia" w:hAnsi="Times New Roman" w:cs="Times New Roman"/>
                <w:sz w:val="21"/>
                <w:szCs w:val="21"/>
              </w:rPr>
              <w:t>。</w:t>
            </w:r>
          </w:p>
        </w:tc>
        <w:tc>
          <w:tcPr>
            <w:tcW w:w="3669" w:type="dxa"/>
            <w:vAlign w:val="center"/>
          </w:tcPr>
          <w:p w14:paraId="17E97665">
            <w:pPr>
              <w:pStyle w:val="57"/>
              <w:wordWrap w:val="0"/>
              <w:spacing w:line="240" w:lineRule="auto"/>
              <w:ind w:firstLine="0" w:firstLineChars="0"/>
              <w:jc w:val="left"/>
              <w:rPr>
                <w:rFonts w:hAnsi="Times New Roman" w:cs="Times New Roman"/>
                <w:sz w:val="21"/>
                <w:szCs w:val="21"/>
              </w:rPr>
            </w:pPr>
          </w:p>
          <w:p w14:paraId="34D04D7B">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通道2：互联网微信小程序访问城投诚悦荟信息系统的通信信道</w:t>
            </w:r>
          </w:p>
          <w:p w14:paraId="45E02617">
            <w:pPr>
              <w:pStyle w:val="57"/>
              <w:wordWrap w:val="0"/>
              <w:spacing w:line="240" w:lineRule="auto"/>
              <w:ind w:firstLine="0" w:firstLineChars="0"/>
              <w:jc w:val="left"/>
              <w:rPr>
                <w:rFonts w:hAnsi="Times New Roman" w:cs="Times New Roman"/>
                <w:sz w:val="21"/>
                <w:szCs w:val="21"/>
              </w:rPr>
            </w:pPr>
            <w:r>
              <w:rPr>
                <w:rFonts w:hint="eastAsia" w:hAnsi="Times New Roman" w:cs="Times New Roman"/>
                <w:b/>
                <w:sz w:val="21"/>
                <w:szCs w:val="21"/>
              </w:rPr>
              <w:t>风险替代措施</w:t>
            </w:r>
            <w:r>
              <w:rPr>
                <w:rFonts w:hint="eastAsia" w:hAnsi="Times New Roman" w:cs="Times New Roman"/>
                <w:sz w:val="21"/>
                <w:szCs w:val="21"/>
              </w:rPr>
              <w:t>：微信小程序强制使用HTTPS与业务服务器通信，微信小程序与具有商用密码产品认证证书的</w:t>
            </w:r>
            <w:r>
              <w:rPr>
                <w:rFonts w:hint="eastAsia" w:hAnsi="Times New Roman" w:cs="Times New Roman"/>
                <w:sz w:val="21"/>
                <w:szCs w:val="21"/>
                <w:lang w:eastAsia="zh-CN"/>
              </w:rPr>
              <w:t>零信任安全网关</w:t>
            </w:r>
            <w:r>
              <w:rPr>
                <w:rFonts w:hint="eastAsia" w:hAnsi="Times New Roman" w:cs="Times New Roman"/>
                <w:sz w:val="21"/>
                <w:szCs w:val="21"/>
              </w:rPr>
              <w:t>建立基于国际算法TLS协议（TLS_AES_128_GCM_SHA256）的传输通道，采用AES-128-GCM算法保障通信数据传输的完整性。</w:t>
            </w:r>
          </w:p>
          <w:p w14:paraId="160C3E74">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通道4</w:t>
            </w:r>
            <w:r>
              <w:rPr>
                <w:rFonts w:hint="eastAsia"/>
                <w:sz w:val="21"/>
                <w:szCs w:val="21"/>
              </w:rPr>
              <w:t>：</w:t>
            </w:r>
            <w:r>
              <w:rPr>
                <w:rFonts w:hint="eastAsia"/>
                <w:sz w:val="21"/>
                <w:szCs w:val="21"/>
                <w:lang w:eastAsia="zh-CN"/>
              </w:rPr>
              <w:t>第三方系统</w:t>
            </w:r>
            <w:r>
              <w:rPr>
                <w:rFonts w:hint="eastAsia"/>
                <w:sz w:val="21"/>
                <w:szCs w:val="21"/>
              </w:rPr>
              <w:t>与</w:t>
            </w:r>
            <w:r>
              <w:rPr>
                <w:rFonts w:hint="eastAsia"/>
                <w:sz w:val="21"/>
                <w:szCs w:val="21"/>
                <w:lang w:eastAsia="zh-CN"/>
              </w:rPr>
              <w:t>城投诚悦荟信息系统</w:t>
            </w:r>
            <w:r>
              <w:rPr>
                <w:rFonts w:hint="eastAsia"/>
                <w:sz w:val="21"/>
                <w:szCs w:val="21"/>
              </w:rPr>
              <w:t>之间的通信信道</w:t>
            </w:r>
          </w:p>
          <w:p w14:paraId="1BCF945B">
            <w:pPr>
              <w:pStyle w:val="57"/>
              <w:wordWrap w:val="0"/>
              <w:spacing w:line="240" w:lineRule="auto"/>
              <w:ind w:firstLine="0" w:firstLineChars="0"/>
              <w:jc w:val="left"/>
              <w:rPr>
                <w:rFonts w:hint="eastAsia"/>
                <w:bCs/>
                <w:sz w:val="21"/>
                <w:szCs w:val="21"/>
              </w:rPr>
            </w:pPr>
            <w:r>
              <w:rPr>
                <w:rFonts w:hint="eastAsia" w:hAnsi="Times New Roman" w:cs="Times New Roman"/>
                <w:b/>
                <w:sz w:val="21"/>
                <w:szCs w:val="21"/>
              </w:rPr>
              <w:t>风险替代措施</w:t>
            </w:r>
            <w:r>
              <w:rPr>
                <w:rFonts w:hint="eastAsia" w:hAnsi="Times New Roman" w:cs="Times New Roman"/>
                <w:sz w:val="21"/>
                <w:szCs w:val="21"/>
              </w:rPr>
              <w:t>：应用系统强制外部访问必须采用HTTPS，因此第三方系统与具有商用密码产品认证证书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建立基于国际算法TLS协议的传输通道，采用国际算法保障通信数据传输的完整性，完整性保护算法取决于发起方和响应方协商结果，所协商的算法安全强度大于等于112比特。</w:t>
            </w:r>
          </w:p>
        </w:tc>
        <w:tc>
          <w:tcPr>
            <w:tcW w:w="1755" w:type="dxa"/>
            <w:vAlign w:val="center"/>
          </w:tcPr>
          <w:p w14:paraId="4A70325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3941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381AC44A">
            <w:pPr>
              <w:wordWrap w:val="0"/>
              <w:snapToGrid w:val="0"/>
              <w:spacing w:line="240" w:lineRule="auto"/>
              <w:jc w:val="center"/>
              <w:rPr>
                <w:rFonts w:hint="eastAsia" w:ascii="仿宋" w:hAnsi="仿宋" w:cs="仿宋"/>
                <w:sz w:val="21"/>
                <w:szCs w:val="21"/>
              </w:rPr>
            </w:pPr>
          </w:p>
        </w:tc>
        <w:tc>
          <w:tcPr>
            <w:tcW w:w="1710" w:type="dxa"/>
            <w:vAlign w:val="center"/>
          </w:tcPr>
          <w:p w14:paraId="459E59B1">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通信过程中重要数据的机密性</w:t>
            </w:r>
          </w:p>
        </w:tc>
        <w:tc>
          <w:tcPr>
            <w:tcW w:w="1035" w:type="dxa"/>
            <w:vAlign w:val="center"/>
          </w:tcPr>
          <w:p w14:paraId="2B23583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53E55A4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76BEB794">
            <w:pPr>
              <w:pStyle w:val="57"/>
              <w:numPr>
                <w:ilvl w:val="0"/>
                <w:numId w:val="52"/>
              </w:numPr>
              <w:wordWrap w:val="0"/>
              <w:spacing w:line="240" w:lineRule="auto"/>
              <w:ind w:left="0" w:firstLine="0" w:firstLineChars="0"/>
              <w:jc w:val="left"/>
              <w:rPr>
                <w:rFonts w:hint="eastAsia"/>
                <w:sz w:val="21"/>
                <w:szCs w:val="21"/>
              </w:rPr>
            </w:pPr>
            <w:r>
              <w:rPr>
                <w:rFonts w:hint="eastAsia"/>
                <w:sz w:val="21"/>
                <w:szCs w:val="21"/>
              </w:rPr>
              <w:t>通道1：</w:t>
            </w:r>
            <w:r>
              <w:rPr>
                <w:rFonts w:hint="eastAsia"/>
                <w:sz w:val="21"/>
                <w:szCs w:val="21"/>
                <w:lang w:eastAsia="zh-CN"/>
              </w:rPr>
              <w:t>内网内部用户国密浏览器访问城投诚悦荟信息系统的通信信道</w:t>
            </w:r>
          </w:p>
          <w:p w14:paraId="1E85254C">
            <w:pPr>
              <w:pStyle w:val="57"/>
              <w:wordWrap w:val="0"/>
              <w:spacing w:line="240" w:lineRule="auto"/>
              <w:ind w:firstLine="0" w:firstLineChars="0"/>
              <w:jc w:val="left"/>
              <w:rPr>
                <w:rFonts w:hAnsi="Times New Roman" w:cs="Times New Roman"/>
                <w:sz w:val="21"/>
                <w:szCs w:val="21"/>
              </w:rPr>
            </w:pPr>
            <w:r>
              <w:rPr>
                <w:rFonts w:hint="eastAsia" w:hAnsi="Times New Roman" w:cs="Times New Roman"/>
                <w:b/>
                <w:sz w:val="21"/>
                <w:szCs w:val="21"/>
              </w:rPr>
              <w:t>密码应用措施</w:t>
            </w:r>
            <w:r>
              <w:rPr>
                <w:rFonts w:hint="eastAsia" w:hAnsi="Times New Roman" w:cs="Times New Roman"/>
                <w:sz w:val="21"/>
                <w:szCs w:val="21"/>
              </w:rPr>
              <w:t>：在PC终端安装具有商用密码产品认证证书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的国密浏览器，用户在浏览器中输入系统URL地址与具有商用密码产品认证证书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建立基于国密算法TLCP协议（TLCP_ECDHE_SM2_WITH_SM4_CBC_SM3）的传输通道，采用SM4算法CBC模式保障通信数据传输的机密性。</w:t>
            </w:r>
          </w:p>
          <w:p w14:paraId="0B30784B">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通道3：互联网运维用户管理终端与堡垒机之间的通信信道</w:t>
            </w:r>
          </w:p>
          <w:p w14:paraId="7CEB35E2">
            <w:pPr>
              <w:pStyle w:val="57"/>
              <w:wordWrap w:val="0"/>
              <w:spacing w:line="240" w:lineRule="auto"/>
              <w:ind w:firstLine="422"/>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hAnsi="Times New Roman" w:cs="Times New Roman"/>
                <w:sz w:val="21"/>
                <w:szCs w:val="21"/>
                <w:lang w:eastAsia="zh-CN"/>
              </w:rPr>
              <w:t>用户管理</w:t>
            </w:r>
            <w:r>
              <w:rPr>
                <w:rFonts w:hint="eastAsia" w:hAnsi="Times New Roman" w:cs="Times New Roman"/>
                <w:sz w:val="21"/>
                <w:szCs w:val="21"/>
                <w:lang w:val="en-US" w:eastAsia="zh-CN"/>
              </w:rPr>
              <w:t>终端</w:t>
            </w:r>
            <w:r>
              <w:rPr>
                <w:rFonts w:hint="eastAsia" w:hAnsi="Times New Roman" w:cs="Times New Roman"/>
                <w:sz w:val="21"/>
                <w:szCs w:val="21"/>
                <w:lang w:eastAsia="zh-CN"/>
              </w:rPr>
              <w:t>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lang w:eastAsia="zh-CN"/>
              </w:rPr>
              <w:t>的国密堡垒机建立基于国密算法TLCP协议（TLCP_SM2_WITH_SM4_CBC_SM3国密算法套件）的传输通道，采用SM4算法CBC模式保障通信数据传输的机密性</w:t>
            </w:r>
            <w:r>
              <w:rPr>
                <w:rFonts w:hint="eastAsia" w:hAnsi="Times New Roman" w:cs="Times New Roman"/>
                <w:sz w:val="21"/>
                <w:szCs w:val="21"/>
              </w:rPr>
              <w:t>。</w:t>
            </w:r>
          </w:p>
        </w:tc>
        <w:tc>
          <w:tcPr>
            <w:tcW w:w="3669" w:type="dxa"/>
            <w:vAlign w:val="center"/>
          </w:tcPr>
          <w:p w14:paraId="10AB53D5">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通道2：互联网微信小程序访问城投诚悦荟信息系统的通信信道</w:t>
            </w:r>
          </w:p>
          <w:p w14:paraId="1494C1E3">
            <w:pPr>
              <w:pStyle w:val="57"/>
              <w:wordWrap w:val="0"/>
              <w:spacing w:line="240" w:lineRule="auto"/>
              <w:ind w:firstLine="0" w:firstLineChars="0"/>
              <w:jc w:val="left"/>
              <w:rPr>
                <w:rFonts w:hAnsi="Times New Roman" w:cs="Times New Roman"/>
                <w:sz w:val="21"/>
                <w:szCs w:val="21"/>
              </w:rPr>
            </w:pPr>
            <w:r>
              <w:rPr>
                <w:rFonts w:hint="eastAsia" w:hAnsi="Times New Roman" w:cs="Times New Roman"/>
                <w:b/>
                <w:sz w:val="21"/>
                <w:szCs w:val="21"/>
              </w:rPr>
              <w:t>风险替代措施</w:t>
            </w:r>
            <w:r>
              <w:rPr>
                <w:rFonts w:hint="eastAsia" w:hAnsi="Times New Roman" w:cs="Times New Roman"/>
                <w:sz w:val="21"/>
                <w:szCs w:val="21"/>
              </w:rPr>
              <w:t>：微信小程序强制使用HTTPS与业务服务器通信，微信小程序与具有商用密码产品认证证书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建立基于国际算法TLS协议（TLS_AES_128_GCM_SHA256）的传输通道，采用AES-128-GCM算法保障通信数据传输的机密性。</w:t>
            </w:r>
          </w:p>
          <w:p w14:paraId="50D95B2E">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通道4</w:t>
            </w:r>
            <w:r>
              <w:rPr>
                <w:rFonts w:hint="eastAsia"/>
                <w:sz w:val="21"/>
                <w:szCs w:val="21"/>
              </w:rPr>
              <w:t>：</w:t>
            </w:r>
            <w:r>
              <w:rPr>
                <w:rFonts w:hint="eastAsia"/>
                <w:sz w:val="21"/>
                <w:szCs w:val="21"/>
                <w:lang w:eastAsia="zh-CN"/>
              </w:rPr>
              <w:t>第三方系统</w:t>
            </w:r>
            <w:r>
              <w:rPr>
                <w:rFonts w:hint="eastAsia"/>
                <w:sz w:val="21"/>
                <w:szCs w:val="21"/>
              </w:rPr>
              <w:t>与</w:t>
            </w:r>
            <w:r>
              <w:rPr>
                <w:rFonts w:hint="eastAsia"/>
                <w:sz w:val="21"/>
                <w:szCs w:val="21"/>
                <w:lang w:eastAsia="zh-CN"/>
              </w:rPr>
              <w:t>城投诚悦荟信息系统</w:t>
            </w:r>
            <w:r>
              <w:rPr>
                <w:rFonts w:hint="eastAsia"/>
                <w:sz w:val="21"/>
                <w:szCs w:val="21"/>
              </w:rPr>
              <w:t>之间的通信信道</w:t>
            </w:r>
          </w:p>
          <w:p w14:paraId="7021973D">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风险替代措施</w:t>
            </w:r>
            <w:r>
              <w:rPr>
                <w:rFonts w:hint="eastAsia" w:hAnsi="Times New Roman" w:cs="Times New Roman"/>
                <w:sz w:val="21"/>
                <w:szCs w:val="21"/>
              </w:rPr>
              <w:t>：应用系统强制外部访问必须采用HTTPS，因此第三方系统与具有商用密码产品认证证书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hAnsi="Times New Roman" w:cs="Times New Roman"/>
                <w:sz w:val="21"/>
                <w:szCs w:val="21"/>
              </w:rPr>
              <w:t>的</w:t>
            </w:r>
            <w:r>
              <w:rPr>
                <w:rFonts w:hint="eastAsia" w:hAnsi="Times New Roman" w:cs="Times New Roman"/>
                <w:sz w:val="21"/>
                <w:szCs w:val="21"/>
                <w:lang w:eastAsia="zh-CN"/>
              </w:rPr>
              <w:t>零信任安全网关</w:t>
            </w:r>
            <w:r>
              <w:rPr>
                <w:rFonts w:hint="eastAsia" w:hAnsi="Times New Roman" w:cs="Times New Roman"/>
                <w:sz w:val="21"/>
                <w:szCs w:val="21"/>
              </w:rPr>
              <w:t>建立基于国际算法TLS协议的传输通道，采用国际算法保障通信数据传输的完整性，</w:t>
            </w:r>
            <w:r>
              <w:rPr>
                <w:rFonts w:hint="eastAsia" w:hAnsi="Times New Roman" w:cs="Times New Roman"/>
                <w:sz w:val="21"/>
                <w:szCs w:val="21"/>
                <w:lang w:val="en-US" w:eastAsia="zh-CN"/>
              </w:rPr>
              <w:t>机密性</w:t>
            </w:r>
            <w:r>
              <w:rPr>
                <w:rFonts w:hint="eastAsia" w:hAnsi="Times New Roman" w:cs="Times New Roman"/>
                <w:sz w:val="21"/>
                <w:szCs w:val="21"/>
              </w:rPr>
              <w:t>保护算法取决于发起方和响应方协商结果，所协商的算法安全强度大于等于112比特。</w:t>
            </w:r>
          </w:p>
        </w:tc>
        <w:tc>
          <w:tcPr>
            <w:tcW w:w="1755" w:type="dxa"/>
            <w:vAlign w:val="center"/>
          </w:tcPr>
          <w:p w14:paraId="3423C44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0FF4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81CCBF7">
            <w:pPr>
              <w:wordWrap w:val="0"/>
              <w:snapToGrid w:val="0"/>
              <w:spacing w:line="240" w:lineRule="auto"/>
              <w:jc w:val="center"/>
              <w:rPr>
                <w:rFonts w:hint="eastAsia" w:ascii="仿宋" w:hAnsi="仿宋" w:cs="仿宋"/>
                <w:sz w:val="21"/>
                <w:szCs w:val="21"/>
              </w:rPr>
            </w:pPr>
          </w:p>
        </w:tc>
        <w:tc>
          <w:tcPr>
            <w:tcW w:w="1710" w:type="dxa"/>
            <w:vAlign w:val="center"/>
          </w:tcPr>
          <w:p w14:paraId="736AB812">
            <w:pPr>
              <w:wordWrap w:val="0"/>
              <w:snapToGrid w:val="0"/>
              <w:spacing w:line="240" w:lineRule="auto"/>
              <w:jc w:val="left"/>
              <w:rPr>
                <w:rFonts w:hint="eastAsia" w:ascii="仿宋" w:hAnsi="仿宋" w:cs="仿宋"/>
                <w:sz w:val="21"/>
                <w:szCs w:val="21"/>
              </w:rPr>
            </w:pPr>
            <w:r>
              <w:rPr>
                <w:rFonts w:hint="eastAsia" w:ascii="仿宋" w:hAnsi="仿宋" w:cs="仿宋"/>
                <w:sz w:val="21"/>
                <w:szCs w:val="21"/>
              </w:rPr>
              <w:t>网络边界访问控制信息的完整性</w:t>
            </w:r>
          </w:p>
        </w:tc>
        <w:tc>
          <w:tcPr>
            <w:tcW w:w="1035" w:type="dxa"/>
            <w:vAlign w:val="center"/>
          </w:tcPr>
          <w:p w14:paraId="6AD3D09D">
            <w:pPr>
              <w:wordWrap w:val="0"/>
              <w:snapToGrid w:val="0"/>
              <w:spacing w:line="240" w:lineRule="auto"/>
              <w:jc w:val="center"/>
              <w:rPr>
                <w:rFonts w:hint="eastAsia" w:ascii="仿宋" w:hAnsi="仿宋" w:cs="仿宋"/>
                <w:bCs/>
                <w:sz w:val="21"/>
                <w:szCs w:val="21"/>
              </w:rPr>
            </w:pPr>
            <w:r>
              <w:rPr>
                <w:rFonts w:hint="eastAsia" w:ascii="仿宋" w:hAnsi="仿宋" w:cs="仿宋"/>
                <w:bCs/>
                <w:sz w:val="21"/>
                <w:szCs w:val="21"/>
              </w:rPr>
              <w:t>宜</w:t>
            </w:r>
          </w:p>
        </w:tc>
        <w:tc>
          <w:tcPr>
            <w:tcW w:w="1754" w:type="dxa"/>
            <w:vAlign w:val="center"/>
          </w:tcPr>
          <w:p w14:paraId="66E69BB1">
            <w:pPr>
              <w:wordWrap w:val="0"/>
              <w:snapToGrid w:val="0"/>
              <w:spacing w:line="240" w:lineRule="auto"/>
              <w:jc w:val="center"/>
              <w:rPr>
                <w:rFonts w:hint="eastAsia" w:ascii="仿宋" w:hAnsi="仿宋" w:cs="仿宋"/>
                <w:bCs/>
                <w:sz w:val="21"/>
                <w:szCs w:val="21"/>
              </w:rPr>
            </w:pPr>
            <w:r>
              <w:rPr>
                <w:rFonts w:hint="eastAsia" w:ascii="仿宋" w:hAnsi="仿宋" w:cs="仿宋"/>
                <w:sz w:val="21"/>
                <w:szCs w:val="21"/>
              </w:rPr>
              <w:t>适用</w:t>
            </w:r>
          </w:p>
        </w:tc>
        <w:tc>
          <w:tcPr>
            <w:tcW w:w="3696" w:type="dxa"/>
            <w:vAlign w:val="center"/>
          </w:tcPr>
          <w:p w14:paraId="30E84E46">
            <w:pPr>
              <w:pStyle w:val="57"/>
              <w:numPr>
                <w:ilvl w:val="0"/>
                <w:numId w:val="52"/>
              </w:numPr>
              <w:wordWrap w:val="0"/>
              <w:spacing w:line="240" w:lineRule="auto"/>
              <w:ind w:left="0" w:firstLine="0" w:firstLineChars="0"/>
              <w:jc w:val="left"/>
              <w:rPr>
                <w:rFonts w:hint="eastAsia"/>
                <w:sz w:val="21"/>
                <w:szCs w:val="21"/>
              </w:rPr>
            </w:pPr>
            <w:r>
              <w:rPr>
                <w:rFonts w:hint="eastAsia"/>
                <w:sz w:val="21"/>
                <w:szCs w:val="21"/>
              </w:rPr>
              <w:t>通道1：</w:t>
            </w:r>
            <w:r>
              <w:rPr>
                <w:rFonts w:hint="eastAsia"/>
                <w:sz w:val="21"/>
                <w:szCs w:val="21"/>
                <w:lang w:eastAsia="zh-CN"/>
              </w:rPr>
              <w:t>内网内部用户国密浏览器访问城投诚悦荟信息系统的通信信道</w:t>
            </w:r>
          </w:p>
          <w:p w14:paraId="48A35A86">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通道2：互联网微信小程序访问城投诚悦荟信息系统的通信信道</w:t>
            </w:r>
          </w:p>
          <w:p w14:paraId="3712A8E3">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通道3：互联网运维用户管理终端与堡垒机之间的通信信道</w:t>
            </w:r>
          </w:p>
          <w:p w14:paraId="377391CD">
            <w:pPr>
              <w:pStyle w:val="57"/>
              <w:numPr>
                <w:ilvl w:val="0"/>
                <w:numId w:val="52"/>
              </w:numPr>
              <w:wordWrap w:val="0"/>
              <w:spacing w:line="240" w:lineRule="auto"/>
              <w:ind w:left="0" w:firstLine="0" w:firstLineChars="0"/>
              <w:jc w:val="left"/>
              <w:rPr>
                <w:rFonts w:hint="eastAsia"/>
                <w:sz w:val="21"/>
                <w:szCs w:val="21"/>
              </w:rPr>
            </w:pPr>
            <w:r>
              <w:rPr>
                <w:rFonts w:hint="eastAsia"/>
                <w:sz w:val="21"/>
                <w:szCs w:val="21"/>
                <w:lang w:eastAsia="zh-CN"/>
              </w:rPr>
              <w:t>通道4</w:t>
            </w:r>
            <w:r>
              <w:rPr>
                <w:rFonts w:hint="eastAsia"/>
                <w:sz w:val="21"/>
                <w:szCs w:val="21"/>
              </w:rPr>
              <w:t>：</w:t>
            </w:r>
            <w:r>
              <w:rPr>
                <w:rFonts w:hint="eastAsia"/>
                <w:sz w:val="21"/>
                <w:szCs w:val="21"/>
                <w:lang w:eastAsia="zh-CN"/>
              </w:rPr>
              <w:t>第三方系统</w:t>
            </w:r>
            <w:r>
              <w:rPr>
                <w:rFonts w:hint="eastAsia"/>
                <w:sz w:val="21"/>
                <w:szCs w:val="21"/>
              </w:rPr>
              <w:t>与</w:t>
            </w:r>
            <w:r>
              <w:rPr>
                <w:rFonts w:hint="eastAsia"/>
                <w:sz w:val="21"/>
                <w:szCs w:val="21"/>
                <w:lang w:eastAsia="zh-CN"/>
              </w:rPr>
              <w:t>城投诚悦荟信息系统</w:t>
            </w:r>
            <w:r>
              <w:rPr>
                <w:rFonts w:hint="eastAsia"/>
                <w:sz w:val="21"/>
                <w:szCs w:val="21"/>
              </w:rPr>
              <w:t>之间的通信信道</w:t>
            </w:r>
          </w:p>
          <w:p w14:paraId="44EE4627">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：上述通信信道的网络边界设备为</w:t>
            </w:r>
            <w:r>
              <w:rPr>
                <w:rFonts w:hint="eastAsia" w:hAnsi="Times New Roman" w:cs="Times New Roman"/>
                <w:sz w:val="21"/>
                <w:szCs w:val="21"/>
                <w:lang w:eastAsia="zh-CN"/>
              </w:rPr>
              <w:t>零信任安全网关</w:t>
            </w:r>
            <w:r>
              <w:rPr>
                <w:rFonts w:hint="eastAsia" w:hAnsi="Times New Roman" w:cs="Times New Roman"/>
                <w:sz w:val="21"/>
                <w:szCs w:val="21"/>
                <w:lang w:val="en-US" w:eastAsia="zh-CN"/>
              </w:rPr>
              <w:t>和国密堡垒机</w:t>
            </w:r>
            <w:r>
              <w:rPr>
                <w:rFonts w:hint="eastAsia" w:hAnsi="Times New Roman" w:cs="Times New Roman"/>
                <w:sz w:val="21"/>
                <w:szCs w:val="21"/>
              </w:rPr>
              <w:t>，</w:t>
            </w:r>
            <w:r>
              <w:rPr>
                <w:rFonts w:hint="eastAsia" w:hAnsi="Times New Roman" w:cs="Times New Roman"/>
                <w:sz w:val="21"/>
                <w:szCs w:val="21"/>
                <w:lang w:eastAsia="zh-CN"/>
              </w:rPr>
              <w:t>零信任安全网关</w:t>
            </w:r>
            <w:r>
              <w:rPr>
                <w:rFonts w:hint="eastAsia" w:hAnsi="Times New Roman" w:cs="Times New Roman"/>
                <w:sz w:val="21"/>
                <w:szCs w:val="21"/>
                <w:lang w:val="en-US" w:eastAsia="zh-CN"/>
              </w:rPr>
              <w:t>和国密堡垒机</w:t>
            </w:r>
            <w:r>
              <w:rPr>
                <w:rFonts w:hint="eastAsia" w:hAnsi="Times New Roman" w:cs="Times New Roman"/>
                <w:sz w:val="21"/>
                <w:szCs w:val="21"/>
              </w:rPr>
              <w:t>具有商用密码产品认证证书（</w:t>
            </w:r>
            <w:r>
              <w:rPr>
                <w:rFonts w:hint="eastAsia" w:hAnsi="Times New Roman" w:cs="Times New Roman"/>
                <w:sz w:val="21"/>
                <w:szCs w:val="21"/>
                <w:lang w:eastAsia="zh-CN"/>
              </w:rPr>
              <w:t>安全等级为二级</w:t>
            </w:r>
            <w:r>
              <w:rPr>
                <w:rFonts w:hint="eastAsia" w:hAnsi="Times New Roman" w:cs="Times New Roman"/>
                <w:sz w:val="21"/>
                <w:szCs w:val="21"/>
              </w:rPr>
              <w:t>），访问控制信息存储在密码产品内部，网络边界访问控制信息完整性复用密码产品检测认证结果，通过其自身安全机制可实现网络边界访问控制信息的完整性。</w:t>
            </w:r>
          </w:p>
        </w:tc>
        <w:tc>
          <w:tcPr>
            <w:tcW w:w="3669" w:type="dxa"/>
            <w:vAlign w:val="center"/>
          </w:tcPr>
          <w:p w14:paraId="01AFBBBE">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64FECA57">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71A6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74574255">
            <w:pPr>
              <w:wordWrap w:val="0"/>
              <w:snapToGrid w:val="0"/>
              <w:spacing w:line="240" w:lineRule="auto"/>
              <w:jc w:val="center"/>
              <w:rPr>
                <w:rFonts w:hint="eastAsia" w:ascii="仿宋" w:hAnsi="仿宋" w:cs="仿宋"/>
                <w:sz w:val="21"/>
                <w:szCs w:val="21"/>
              </w:rPr>
            </w:pPr>
          </w:p>
        </w:tc>
        <w:tc>
          <w:tcPr>
            <w:tcW w:w="1710" w:type="dxa"/>
            <w:vAlign w:val="center"/>
          </w:tcPr>
          <w:p w14:paraId="79AB492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安全接入认证</w:t>
            </w:r>
          </w:p>
        </w:tc>
        <w:tc>
          <w:tcPr>
            <w:tcW w:w="1035" w:type="dxa"/>
            <w:vAlign w:val="center"/>
          </w:tcPr>
          <w:p w14:paraId="4536B048">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可</w:t>
            </w:r>
          </w:p>
        </w:tc>
        <w:tc>
          <w:tcPr>
            <w:tcW w:w="1754" w:type="dxa"/>
            <w:vAlign w:val="center"/>
          </w:tcPr>
          <w:p w14:paraId="56558F1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c>
          <w:tcPr>
            <w:tcW w:w="3696" w:type="dxa"/>
            <w:vAlign w:val="center"/>
          </w:tcPr>
          <w:p w14:paraId="0327468E">
            <w:pPr>
              <w:wordWrap w:val="0"/>
              <w:snapToGrid w:val="0"/>
              <w:spacing w:line="240" w:lineRule="auto"/>
              <w:jc w:val="left"/>
              <w:rPr>
                <w:rFonts w:hint="eastAsia" w:ascii="仿宋" w:hAnsi="仿宋" w:cs="仿宋"/>
                <w:bCs/>
                <w:sz w:val="21"/>
                <w:szCs w:val="21"/>
              </w:rPr>
            </w:pPr>
            <w:r>
              <w:rPr>
                <w:rFonts w:hint="eastAsia" w:ascii="仿宋" w:hAnsi="仿宋" w:cs="仿宋"/>
                <w:sz w:val="21"/>
                <w:szCs w:val="21"/>
              </w:rPr>
              <w:t>本系统不存在外部设备接入网络情况，安全接入认证测评单元不适用。</w:t>
            </w:r>
          </w:p>
        </w:tc>
        <w:tc>
          <w:tcPr>
            <w:tcW w:w="3669" w:type="dxa"/>
            <w:vAlign w:val="center"/>
          </w:tcPr>
          <w:p w14:paraId="42B99A21">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2930778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r>
      <w:tr w14:paraId="465C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151E371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设备和计算安全</w:t>
            </w:r>
          </w:p>
        </w:tc>
        <w:tc>
          <w:tcPr>
            <w:tcW w:w="1710" w:type="dxa"/>
            <w:vAlign w:val="center"/>
          </w:tcPr>
          <w:p w14:paraId="443BDD8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身份鉴别</w:t>
            </w:r>
          </w:p>
        </w:tc>
        <w:tc>
          <w:tcPr>
            <w:tcW w:w="1035" w:type="dxa"/>
            <w:vAlign w:val="center"/>
          </w:tcPr>
          <w:p w14:paraId="787D35B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07C3977">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99CDDBC">
            <w:pPr>
              <w:pStyle w:val="31"/>
              <w:numPr>
                <w:ilvl w:val="0"/>
                <w:numId w:val="53"/>
              </w:numPr>
              <w:snapToGrid w:val="0"/>
              <w:spacing w:line="240" w:lineRule="auto"/>
              <w:ind w:left="0" w:firstLine="0" w:firstLineChars="0"/>
              <w:jc w:val="left"/>
              <w:rPr>
                <w:rFonts w:hint="eastAsia" w:ascii="仿宋" w:hAnsi="仿宋"/>
                <w:color w:val="auto"/>
                <w:sz w:val="21"/>
                <w:szCs w:val="21"/>
              </w:rPr>
            </w:pPr>
            <w:r>
              <w:rPr>
                <w:rFonts w:hint="eastAsia" w:ascii="仿宋" w:hAnsi="仿宋"/>
                <w:color w:val="auto"/>
                <w:sz w:val="21"/>
                <w:szCs w:val="21"/>
              </w:rPr>
              <w:t>整机类/系统类密码设备</w:t>
            </w:r>
          </w:p>
          <w:p w14:paraId="025E08F2">
            <w:pPr>
              <w:pStyle w:val="31"/>
              <w:numPr>
                <w:ilvl w:val="0"/>
                <w:numId w:val="53"/>
              </w:numPr>
              <w:snapToGrid w:val="0"/>
              <w:spacing w:line="240" w:lineRule="auto"/>
              <w:ind w:left="0" w:firstLine="0" w:firstLineChars="0"/>
              <w:jc w:val="left"/>
              <w:rPr>
                <w:rFonts w:hint="eastAsia" w:ascii="仿宋" w:hAnsi="仿宋"/>
                <w:color w:val="auto"/>
                <w:sz w:val="21"/>
                <w:szCs w:val="21"/>
              </w:rPr>
            </w:pPr>
            <w:r>
              <w:rPr>
                <w:rFonts w:hint="eastAsia" w:ascii="仿宋" w:hAnsi="仿宋"/>
                <w:color w:val="auto"/>
                <w:sz w:val="21"/>
                <w:szCs w:val="21"/>
                <w:lang w:val="en-US" w:eastAsia="zh-CN"/>
              </w:rPr>
              <w:t>国密堡垒机</w:t>
            </w:r>
          </w:p>
          <w:p w14:paraId="17FF4470">
            <w:pPr>
              <w:pStyle w:val="57"/>
              <w:wordWrap w:val="0"/>
              <w:spacing w:line="240" w:lineRule="auto"/>
              <w:ind w:firstLine="422"/>
              <w:jc w:val="left"/>
              <w:rPr>
                <w:rFonts w:hint="eastAsia"/>
                <w:bCs/>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cs="Times New Roman"/>
                <w:sz w:val="21"/>
                <w:szCs w:val="21"/>
              </w:rPr>
              <w:t>本系统使用的整机类密码产品对于管理和运维人员的身份鉴别均使用内置SM2数字证书的智能密码钥匙（</w:t>
            </w:r>
            <w:r>
              <w:rPr>
                <w:rFonts w:hint="eastAsia" w:cs="Times New Roman"/>
                <w:sz w:val="21"/>
                <w:szCs w:val="21"/>
                <w:lang w:eastAsia="zh-CN"/>
              </w:rPr>
              <w:t>安全等级为二级</w:t>
            </w:r>
            <w:r>
              <w:rPr>
                <w:rFonts w:hint="eastAsia" w:cs="Times New Roman"/>
                <w:sz w:val="21"/>
                <w:szCs w:val="21"/>
              </w:rPr>
              <w:t>）登录密码产品，确保系统管理和运维人员身份真实性，使用SM2算法实现身份鉴别</w:t>
            </w:r>
            <w:r>
              <w:rPr>
                <w:rFonts w:hint="eastAsia" w:cs="Times New Roman"/>
                <w:sz w:val="21"/>
                <w:szCs w:val="21"/>
                <w:lang w:eastAsia="zh-CN"/>
              </w:rPr>
              <w:t>，</w:t>
            </w:r>
            <w:r>
              <w:rPr>
                <w:rFonts w:hint="eastAsia" w:cs="Times New Roman"/>
                <w:sz w:val="21"/>
                <w:szCs w:val="21"/>
                <w:lang w:val="en-US" w:eastAsia="zh-CN"/>
              </w:rPr>
              <w:t>SM2</w:t>
            </w:r>
            <w:r>
              <w:rPr>
                <w:rFonts w:hint="eastAsia" w:cs="Times New Roman"/>
                <w:sz w:val="21"/>
                <w:szCs w:val="21"/>
              </w:rPr>
              <w:t>证书由具有商用密码产品认证证书的数字证书认证系统所签发。</w:t>
            </w:r>
          </w:p>
        </w:tc>
        <w:tc>
          <w:tcPr>
            <w:tcW w:w="3669" w:type="dxa"/>
            <w:vAlign w:val="center"/>
          </w:tcPr>
          <w:p w14:paraId="5A39A9C8">
            <w:pPr>
              <w:pStyle w:val="31"/>
              <w:numPr>
                <w:ilvl w:val="0"/>
                <w:numId w:val="53"/>
              </w:numPr>
              <w:snapToGrid w:val="0"/>
              <w:spacing w:line="240" w:lineRule="auto"/>
              <w:ind w:left="0" w:firstLine="0" w:firstLineChars="0"/>
              <w:jc w:val="left"/>
              <w:rPr>
                <w:rFonts w:hint="eastAsia" w:ascii="仿宋" w:hAnsi="仿宋"/>
                <w:color w:val="auto"/>
                <w:sz w:val="21"/>
                <w:szCs w:val="21"/>
              </w:rPr>
            </w:pPr>
            <w:r>
              <w:rPr>
                <w:rFonts w:hint="eastAsia" w:ascii="仿宋" w:hAnsi="仿宋"/>
                <w:color w:val="auto"/>
                <w:sz w:val="21"/>
                <w:szCs w:val="21"/>
              </w:rPr>
              <w:t>应用服务器、Web服务器、数据库服务器</w:t>
            </w:r>
            <w:r>
              <w:rPr>
                <w:rFonts w:hint="eastAsia" w:ascii="仿宋"/>
                <w:sz w:val="21"/>
                <w:szCs w:val="21"/>
              </w:rPr>
              <w:t>、</w:t>
            </w:r>
            <w:r>
              <w:rPr>
                <w:rFonts w:hint="eastAsia" w:ascii="仿宋" w:hAnsi="仿宋"/>
                <w:color w:val="auto"/>
                <w:sz w:val="21"/>
                <w:szCs w:val="21"/>
              </w:rPr>
              <w:t>数据库管理系统</w:t>
            </w:r>
          </w:p>
          <w:p w14:paraId="5CEF9EAA">
            <w:pPr>
              <w:pStyle w:val="57"/>
              <w:wordWrap w:val="0"/>
              <w:spacing w:line="240" w:lineRule="auto"/>
              <w:ind w:firstLine="0" w:firstLineChars="0"/>
              <w:jc w:val="left"/>
              <w:rPr>
                <w:rFonts w:hint="eastAsia"/>
                <w:sz w:val="21"/>
                <w:szCs w:val="21"/>
              </w:rPr>
            </w:pPr>
            <w:r>
              <w:rPr>
                <w:rFonts w:hint="eastAsia" w:hAnsi="Times New Roman" w:cs="Times New Roman"/>
                <w:b/>
                <w:color w:val="auto"/>
                <w:sz w:val="21"/>
                <w:szCs w:val="21"/>
              </w:rPr>
              <w:t>风险</w:t>
            </w:r>
            <w:r>
              <w:rPr>
                <w:rFonts w:hint="eastAsia" w:hAnsi="Times New Roman" w:cs="Times New Roman"/>
                <w:b/>
                <w:sz w:val="21"/>
                <w:szCs w:val="21"/>
              </w:rPr>
              <w:t>替代</w:t>
            </w:r>
            <w:r>
              <w:rPr>
                <w:rFonts w:hint="eastAsia" w:hAnsi="Times New Roman" w:cs="Times New Roman"/>
                <w:b/>
                <w:color w:val="auto"/>
                <w:sz w:val="21"/>
                <w:szCs w:val="21"/>
              </w:rPr>
              <w:t>措施</w:t>
            </w:r>
            <w:r>
              <w:rPr>
                <w:rFonts w:hint="eastAsia" w:hAnsi="Times New Roman" w:cs="Times New Roman"/>
                <w:color w:val="auto"/>
                <w:sz w:val="21"/>
                <w:szCs w:val="21"/>
              </w:rPr>
              <w:t>：</w:t>
            </w:r>
            <w:r>
              <w:rPr>
                <w:rFonts w:hint="eastAsia" w:cs="Times New Roman"/>
                <w:sz w:val="21"/>
                <w:szCs w:val="21"/>
              </w:rPr>
              <w:t>运维人员使用“</w:t>
            </w:r>
            <w:r>
              <w:rPr>
                <w:rFonts w:hint="eastAsia" w:cs="Times New Roman"/>
                <w:sz w:val="21"/>
                <w:szCs w:val="21"/>
                <w:lang w:val="en-US" w:eastAsia="zh-CN"/>
              </w:rPr>
              <w:t>智能密码钥匙</w:t>
            </w:r>
            <w:r>
              <w:rPr>
                <w:rFonts w:hint="eastAsia" w:cs="Times New Roman"/>
                <w:sz w:val="21"/>
                <w:szCs w:val="21"/>
              </w:rPr>
              <w:t>+</w:t>
            </w:r>
            <w:r>
              <w:rPr>
                <w:rFonts w:hint="eastAsia" w:cs="Times New Roman"/>
                <w:sz w:val="21"/>
                <w:szCs w:val="21"/>
                <w:lang w:val="en-US" w:eastAsia="zh-CN"/>
              </w:rPr>
              <w:t>国密</w:t>
            </w:r>
            <w:r>
              <w:rPr>
                <w:rFonts w:hint="eastAsia" w:cs="Times New Roman"/>
                <w:sz w:val="21"/>
                <w:szCs w:val="21"/>
              </w:rPr>
              <w:t>堡垒机”的方式对应用服务器、Web服务器、数据库服务器和数据库管理系统进行统一运维。使用内置SM2数字证书的智能密码钥匙（</w:t>
            </w:r>
            <w:r>
              <w:rPr>
                <w:rFonts w:hint="eastAsia" w:cs="Times New Roman"/>
                <w:sz w:val="21"/>
                <w:szCs w:val="21"/>
                <w:lang w:eastAsia="zh-CN"/>
              </w:rPr>
              <w:t>安全等级为二级</w:t>
            </w:r>
            <w:r>
              <w:rPr>
                <w:rFonts w:hint="eastAsia" w:cs="Times New Roman"/>
                <w:sz w:val="21"/>
                <w:szCs w:val="21"/>
              </w:rPr>
              <w:t>）登录</w:t>
            </w:r>
            <w:r>
              <w:rPr>
                <w:rFonts w:hint="eastAsia" w:cs="Times New Roman"/>
                <w:sz w:val="21"/>
                <w:szCs w:val="21"/>
                <w:lang w:val="en-US" w:eastAsia="zh-CN"/>
              </w:rPr>
              <w:t>国密堡垒机</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s="Times New Roman"/>
                <w:sz w:val="21"/>
                <w:szCs w:val="21"/>
              </w:rPr>
              <w:t>，确保系统运维人员身份真实性。智能密码钥匙中的数字证书是由</w:t>
            </w:r>
            <w:r>
              <w:rPr>
                <w:rFonts w:hint="eastAsia" w:cs="Times New Roman"/>
                <w:sz w:val="21"/>
                <w:szCs w:val="21"/>
                <w:lang w:eastAsia="zh-CN"/>
              </w:rPr>
              <w:t>具有商用密码产品认证证书的数字证书认证系统</w:t>
            </w:r>
            <w:r>
              <w:rPr>
                <w:rFonts w:hint="eastAsia" w:cs="Times New Roman"/>
                <w:sz w:val="21"/>
                <w:szCs w:val="21"/>
              </w:rPr>
              <w:t>按照签发管理要求所签发，使用SM2算法实现身份鉴别。通过使用智能密码钥匙与</w:t>
            </w:r>
            <w:r>
              <w:rPr>
                <w:rFonts w:hint="eastAsia" w:cs="Times New Roman"/>
                <w:sz w:val="21"/>
                <w:szCs w:val="21"/>
                <w:lang w:val="en-US" w:eastAsia="zh-CN"/>
              </w:rPr>
              <w:t>国密堡垒机</w:t>
            </w:r>
            <w:r>
              <w:rPr>
                <w:rFonts w:hint="eastAsia" w:cs="Times New Roman"/>
                <w:sz w:val="21"/>
                <w:szCs w:val="21"/>
              </w:rPr>
              <w:t>所实现的对运维用户基于SM2证书的双向鉴别作为应用服务器、Web服务器、数据库服务器、数据库管理系统身份鉴别的缓解措施</w:t>
            </w:r>
            <w:r>
              <w:rPr>
                <w:rFonts w:hint="eastAsia"/>
                <w:color w:val="auto"/>
                <w:sz w:val="21"/>
                <w:szCs w:val="21"/>
              </w:rPr>
              <w:t>。</w:t>
            </w:r>
          </w:p>
        </w:tc>
        <w:tc>
          <w:tcPr>
            <w:tcW w:w="1755" w:type="dxa"/>
            <w:vAlign w:val="center"/>
          </w:tcPr>
          <w:p w14:paraId="175D4D7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643D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1863E72">
            <w:pPr>
              <w:wordWrap w:val="0"/>
              <w:snapToGrid w:val="0"/>
              <w:spacing w:line="240" w:lineRule="auto"/>
              <w:jc w:val="center"/>
              <w:rPr>
                <w:rFonts w:hint="eastAsia" w:ascii="仿宋" w:hAnsi="仿宋" w:cs="仿宋"/>
                <w:sz w:val="21"/>
                <w:szCs w:val="21"/>
              </w:rPr>
            </w:pPr>
          </w:p>
        </w:tc>
        <w:tc>
          <w:tcPr>
            <w:tcW w:w="1710" w:type="dxa"/>
            <w:vAlign w:val="center"/>
          </w:tcPr>
          <w:p w14:paraId="5CE063BB">
            <w:pPr>
              <w:wordWrap w:val="0"/>
              <w:snapToGrid w:val="0"/>
              <w:spacing w:line="240" w:lineRule="auto"/>
              <w:jc w:val="left"/>
              <w:rPr>
                <w:rFonts w:hint="eastAsia" w:ascii="仿宋" w:hAnsi="仿宋" w:cs="仿宋"/>
                <w:sz w:val="21"/>
                <w:szCs w:val="21"/>
              </w:rPr>
            </w:pPr>
            <w:bookmarkStart w:id="305" w:name="_Hlk113798213"/>
            <w:r>
              <w:rPr>
                <w:rFonts w:hint="eastAsia" w:ascii="仿宋" w:hAnsi="仿宋" w:cs="仿宋"/>
                <w:sz w:val="21"/>
                <w:szCs w:val="21"/>
              </w:rPr>
              <w:t>远程管理通道安全</w:t>
            </w:r>
            <w:bookmarkEnd w:id="305"/>
          </w:p>
        </w:tc>
        <w:tc>
          <w:tcPr>
            <w:tcW w:w="1035" w:type="dxa"/>
            <w:vAlign w:val="center"/>
          </w:tcPr>
          <w:p w14:paraId="6726F0A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24BA324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08B22C5C">
            <w:pPr>
              <w:pStyle w:val="31"/>
              <w:numPr>
                <w:ilvl w:val="0"/>
                <w:numId w:val="53"/>
              </w:numPr>
              <w:snapToGrid w:val="0"/>
              <w:spacing w:line="240" w:lineRule="auto"/>
              <w:ind w:left="0" w:firstLine="0" w:firstLineChars="0"/>
              <w:jc w:val="left"/>
              <w:rPr>
                <w:rFonts w:hint="eastAsia" w:ascii="仿宋" w:hAnsi="仿宋"/>
                <w:color w:val="auto"/>
                <w:sz w:val="21"/>
                <w:szCs w:val="21"/>
              </w:rPr>
            </w:pPr>
            <w:r>
              <w:rPr>
                <w:rFonts w:hint="eastAsia" w:ascii="仿宋" w:hAnsi="仿宋"/>
                <w:color w:val="auto"/>
                <w:sz w:val="21"/>
                <w:szCs w:val="21"/>
              </w:rPr>
              <w:t>整机类/系统类密码产品</w:t>
            </w:r>
          </w:p>
          <w:p w14:paraId="7985BFF8">
            <w:pPr>
              <w:pStyle w:val="31"/>
              <w:numPr>
                <w:ilvl w:val="0"/>
                <w:numId w:val="53"/>
              </w:numPr>
              <w:snapToGrid w:val="0"/>
              <w:spacing w:line="240" w:lineRule="auto"/>
              <w:ind w:left="0" w:firstLine="0" w:firstLineChars="0"/>
              <w:jc w:val="left"/>
              <w:rPr>
                <w:rFonts w:hint="eastAsia" w:ascii="仿宋" w:hAnsi="仿宋"/>
                <w:color w:val="auto"/>
                <w:sz w:val="21"/>
                <w:szCs w:val="21"/>
              </w:rPr>
            </w:pPr>
            <w:r>
              <w:rPr>
                <w:rFonts w:hint="eastAsia" w:ascii="仿宋" w:hAnsi="仿宋"/>
                <w:color w:val="auto"/>
                <w:sz w:val="21"/>
                <w:szCs w:val="21"/>
                <w:lang w:val="en-US" w:eastAsia="zh-CN"/>
              </w:rPr>
              <w:t>堡垒机</w:t>
            </w:r>
          </w:p>
          <w:p w14:paraId="2D309AE1">
            <w:pPr>
              <w:pStyle w:val="57"/>
              <w:wordWrap w:val="0"/>
              <w:spacing w:line="240" w:lineRule="auto"/>
              <w:ind w:firstLine="422"/>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cs="Times New Roman"/>
                <w:sz w:val="21"/>
                <w:szCs w:val="21"/>
              </w:rPr>
              <w:t>对于密码产品的运维管理，使用基于国密算法TLCP协议（</w:t>
            </w:r>
            <w:r>
              <w:rPr>
                <w:rFonts w:hint="eastAsia" w:cs="Times New Roman"/>
                <w:sz w:val="21"/>
                <w:szCs w:val="21"/>
                <w:lang w:eastAsia="zh-CN"/>
              </w:rPr>
              <w:t>TLCP_SM2_WITH_SM4_CBC_SM3</w:t>
            </w:r>
            <w:r>
              <w:rPr>
                <w:rFonts w:hint="eastAsia" w:cs="Times New Roman"/>
                <w:sz w:val="21"/>
                <w:szCs w:val="21"/>
              </w:rPr>
              <w:t>）的传输通道，</w:t>
            </w:r>
            <w:r>
              <w:rPr>
                <w:rFonts w:hint="eastAsia" w:cs="Times New Roman"/>
                <w:sz w:val="21"/>
                <w:szCs w:val="21"/>
                <w:lang w:val="en-US" w:eastAsia="zh-CN"/>
              </w:rPr>
              <w:t>使用SM4算法CBC模式和HMAC-SM3算法实现远程管理通道安全</w:t>
            </w:r>
            <w:r>
              <w:rPr>
                <w:rFonts w:hint="eastAsia" w:cs="Times New Roman"/>
                <w:sz w:val="21"/>
                <w:szCs w:val="21"/>
              </w:rPr>
              <w:t>。</w:t>
            </w:r>
          </w:p>
        </w:tc>
        <w:tc>
          <w:tcPr>
            <w:tcW w:w="3669" w:type="dxa"/>
            <w:vAlign w:val="center"/>
          </w:tcPr>
          <w:p w14:paraId="6842FC4B">
            <w:pPr>
              <w:pStyle w:val="31"/>
              <w:numPr>
                <w:ilvl w:val="0"/>
                <w:numId w:val="53"/>
              </w:numPr>
              <w:snapToGrid w:val="0"/>
              <w:spacing w:line="240" w:lineRule="auto"/>
              <w:ind w:left="0" w:firstLine="0" w:firstLineChars="0"/>
              <w:jc w:val="left"/>
              <w:rPr>
                <w:rFonts w:hint="eastAsia" w:ascii="仿宋" w:hAnsi="仿宋"/>
                <w:color w:val="auto"/>
                <w:sz w:val="21"/>
                <w:szCs w:val="21"/>
              </w:rPr>
            </w:pPr>
            <w:r>
              <w:rPr>
                <w:rFonts w:hint="eastAsia" w:ascii="仿宋" w:hAnsi="仿宋"/>
                <w:color w:val="auto"/>
                <w:sz w:val="21"/>
                <w:szCs w:val="21"/>
              </w:rPr>
              <w:t>应用服务器、Web服务器、数据库服务器、数据库管理系统</w:t>
            </w:r>
          </w:p>
          <w:p w14:paraId="24CA2AEA">
            <w:pPr>
              <w:pStyle w:val="57"/>
              <w:wordWrap w:val="0"/>
              <w:spacing w:line="240" w:lineRule="auto"/>
              <w:ind w:firstLine="422"/>
              <w:jc w:val="left"/>
              <w:rPr>
                <w:rFonts w:hint="eastAsia"/>
                <w:sz w:val="21"/>
                <w:szCs w:val="21"/>
              </w:rPr>
            </w:pPr>
            <w:r>
              <w:rPr>
                <w:rFonts w:hint="eastAsia" w:hAnsi="Times New Roman" w:cs="Times New Roman"/>
                <w:b/>
                <w:sz w:val="21"/>
                <w:szCs w:val="21"/>
              </w:rPr>
              <w:t>风险替代措施：</w:t>
            </w:r>
            <w:r>
              <w:rPr>
                <w:rFonts w:hint="eastAsia" w:cs="Times New Roman"/>
                <w:sz w:val="21"/>
                <w:szCs w:val="21"/>
              </w:rPr>
              <w:t>运维终端与</w:t>
            </w:r>
            <w:r>
              <w:rPr>
                <w:rFonts w:hint="eastAsia" w:cs="Times New Roman"/>
                <w:sz w:val="21"/>
                <w:szCs w:val="21"/>
                <w:lang w:val="en-US" w:eastAsia="zh-CN"/>
              </w:rPr>
              <w:t>国密堡垒机</w:t>
            </w:r>
            <w:r>
              <w:rPr>
                <w:rFonts w:hint="eastAsia" w:cs="Times New Roman"/>
                <w:sz w:val="21"/>
                <w:szCs w:val="21"/>
              </w:rPr>
              <w:t>建立一条基于国密算法TLCP协议（</w:t>
            </w:r>
            <w:r>
              <w:rPr>
                <w:rFonts w:hint="eastAsia" w:cs="Times New Roman"/>
                <w:sz w:val="21"/>
                <w:szCs w:val="21"/>
                <w:lang w:eastAsia="zh-CN"/>
              </w:rPr>
              <w:t>TLCP_SM2_WITH_SM4_CBC_SM3</w:t>
            </w:r>
            <w:r>
              <w:rPr>
                <w:rFonts w:hint="eastAsia" w:cs="Times New Roman"/>
                <w:sz w:val="21"/>
                <w:szCs w:val="21"/>
              </w:rPr>
              <w:t>）的传输通道，使用国密算法套件保护传输数据的机密性和完整性，完成</w:t>
            </w:r>
            <w:r>
              <w:rPr>
                <w:rFonts w:hint="eastAsia" w:cs="Times New Roman"/>
                <w:sz w:val="21"/>
                <w:szCs w:val="21"/>
                <w:lang w:val="en-US" w:eastAsia="zh-CN"/>
              </w:rPr>
              <w:t>运维</w:t>
            </w:r>
            <w:r>
              <w:rPr>
                <w:rFonts w:hint="eastAsia" w:cs="Times New Roman"/>
                <w:sz w:val="21"/>
                <w:szCs w:val="21"/>
              </w:rPr>
              <w:t>隧道建立后，</w:t>
            </w:r>
            <w:r>
              <w:rPr>
                <w:rFonts w:hint="eastAsia" w:cs="Times New Roman"/>
                <w:sz w:val="21"/>
                <w:szCs w:val="21"/>
                <w:lang w:val="en-US" w:eastAsia="zh-CN"/>
              </w:rPr>
              <w:t>再</w:t>
            </w:r>
            <w:r>
              <w:rPr>
                <w:rFonts w:hint="eastAsia" w:cs="Times New Roman"/>
                <w:sz w:val="21"/>
                <w:szCs w:val="21"/>
              </w:rPr>
              <w:t>通过</w:t>
            </w:r>
            <w:r>
              <w:rPr>
                <w:rFonts w:hint="eastAsia" w:cs="Times New Roman"/>
                <w:sz w:val="21"/>
                <w:szCs w:val="21"/>
                <w:lang w:val="en-US" w:eastAsia="zh-CN"/>
              </w:rPr>
              <w:t>国密</w:t>
            </w:r>
            <w:r>
              <w:rPr>
                <w:rFonts w:hint="eastAsia" w:cs="Times New Roman"/>
                <w:sz w:val="21"/>
                <w:szCs w:val="21"/>
              </w:rPr>
              <w:t>堡垒机对服务器进行运维</w:t>
            </w:r>
            <w:r>
              <w:rPr>
                <w:rFonts w:hint="eastAsia" w:cs="Times New Roman"/>
                <w:sz w:val="21"/>
                <w:szCs w:val="21"/>
                <w:lang w:eastAsia="zh-CN"/>
              </w:rPr>
              <w:t>，</w:t>
            </w:r>
            <w:r>
              <w:rPr>
                <w:rFonts w:hint="eastAsia" w:cs="Times New Roman"/>
                <w:sz w:val="21"/>
                <w:szCs w:val="21"/>
              </w:rPr>
              <w:t>采用SSH 2.0的方式管理服务器，建立专用的安全管理通道，可降低此处的远程管理通道安全风险。数据库是安装在数据库服务器之上，仅限通过数据库服务器进行本地访问管理，不提供其他远程运维方式，同时数据库服务器的远程管理通道采用与应用服务器同样的安全防护措施，其远程管理通道即为数据库服务器的远程管理通道。</w:t>
            </w:r>
          </w:p>
        </w:tc>
        <w:tc>
          <w:tcPr>
            <w:tcW w:w="1755" w:type="dxa"/>
            <w:vAlign w:val="center"/>
          </w:tcPr>
          <w:p w14:paraId="2E3804F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0D18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2958F69E">
            <w:pPr>
              <w:wordWrap w:val="0"/>
              <w:snapToGrid w:val="0"/>
              <w:spacing w:line="240" w:lineRule="auto"/>
              <w:jc w:val="center"/>
              <w:rPr>
                <w:rFonts w:hint="eastAsia" w:ascii="仿宋" w:hAnsi="仿宋" w:cs="仿宋"/>
                <w:sz w:val="21"/>
                <w:szCs w:val="21"/>
              </w:rPr>
            </w:pPr>
          </w:p>
        </w:tc>
        <w:tc>
          <w:tcPr>
            <w:tcW w:w="1710" w:type="dxa"/>
            <w:vAlign w:val="center"/>
          </w:tcPr>
          <w:p w14:paraId="162119BB">
            <w:pPr>
              <w:wordWrap w:val="0"/>
              <w:snapToGrid w:val="0"/>
              <w:spacing w:line="240" w:lineRule="auto"/>
              <w:jc w:val="left"/>
              <w:rPr>
                <w:rFonts w:hint="eastAsia" w:ascii="仿宋" w:hAnsi="仿宋" w:cs="仿宋"/>
                <w:sz w:val="21"/>
                <w:szCs w:val="21"/>
              </w:rPr>
            </w:pPr>
            <w:r>
              <w:rPr>
                <w:rFonts w:hint="eastAsia" w:ascii="仿宋" w:hAnsi="仿宋" w:cs="仿宋"/>
                <w:sz w:val="21"/>
                <w:szCs w:val="21"/>
              </w:rPr>
              <w:t>系统资源访问控制信息完整性</w:t>
            </w:r>
          </w:p>
        </w:tc>
        <w:tc>
          <w:tcPr>
            <w:tcW w:w="1035" w:type="dxa"/>
            <w:vAlign w:val="center"/>
          </w:tcPr>
          <w:p w14:paraId="587E65F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49A15F0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204A8C6">
            <w:pPr>
              <w:pStyle w:val="31"/>
              <w:numPr>
                <w:ilvl w:val="0"/>
                <w:numId w:val="53"/>
              </w:numPr>
              <w:wordWrap w:val="0"/>
              <w:snapToGrid w:val="0"/>
              <w:spacing w:line="240" w:lineRule="auto"/>
              <w:ind w:left="0" w:firstLine="0" w:firstLineChars="0"/>
              <w:jc w:val="left"/>
              <w:rPr>
                <w:rFonts w:ascii="仿宋"/>
                <w:sz w:val="21"/>
                <w:szCs w:val="21"/>
              </w:rPr>
            </w:pPr>
            <w:r>
              <w:rPr>
                <w:rFonts w:hint="eastAsia" w:ascii="仿宋"/>
                <w:sz w:val="21"/>
                <w:szCs w:val="21"/>
              </w:rPr>
              <w:t>应用服务器、Web服务器、数据库服务器、数据库管理系统</w:t>
            </w:r>
          </w:p>
          <w:p w14:paraId="5AD67B10">
            <w:pPr>
              <w:pStyle w:val="31"/>
              <w:numPr>
                <w:ilvl w:val="0"/>
                <w:numId w:val="53"/>
              </w:numPr>
              <w:wordWrap w:val="0"/>
              <w:snapToGrid w:val="0"/>
              <w:spacing w:line="240" w:lineRule="auto"/>
              <w:ind w:left="0" w:firstLine="0" w:firstLineChars="0"/>
              <w:jc w:val="left"/>
              <w:rPr>
                <w:rFonts w:ascii="仿宋"/>
                <w:sz w:val="21"/>
                <w:szCs w:val="21"/>
              </w:rPr>
            </w:pPr>
            <w:r>
              <w:rPr>
                <w:rFonts w:hint="eastAsia" w:ascii="仿宋"/>
                <w:sz w:val="21"/>
                <w:szCs w:val="21"/>
              </w:rPr>
              <w:t>系统类密码产品</w:t>
            </w:r>
          </w:p>
          <w:p w14:paraId="745487DF">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应用服务器、Web服务器、数据库服务器等通用设备</w:t>
            </w:r>
            <w:r>
              <w:rPr>
                <w:rFonts w:hint="eastAsia"/>
                <w:sz w:val="21"/>
                <w:szCs w:val="21"/>
                <w:lang w:val="en-US" w:eastAsia="zh-CN"/>
              </w:rPr>
              <w:t>及系统类密码产品</w:t>
            </w:r>
            <w:r>
              <w:rPr>
                <w:rFonts w:hint="eastAsia"/>
                <w:sz w:val="21"/>
                <w:szCs w:val="21"/>
              </w:rPr>
              <w:t>的系统资源访问控制信息完整性由</w:t>
            </w:r>
            <w:r>
              <w:rPr>
                <w:rFonts w:hint="eastAsia"/>
                <w:sz w:val="21"/>
                <w:szCs w:val="21"/>
                <w:lang w:val="en-US" w:eastAsia="zh-CN"/>
              </w:rPr>
              <w:t>服务器</w:t>
            </w:r>
            <w:r>
              <w:rPr>
                <w:rFonts w:hint="eastAsia"/>
                <w:sz w:val="21"/>
                <w:szCs w:val="21"/>
              </w:rPr>
              <w:t>自身进行保护，设备自身具有基于角色的访问控制策略，具有一定的安全机制，不纳入本次改造范围。。</w:t>
            </w:r>
          </w:p>
          <w:p w14:paraId="02C3E1D0">
            <w:pPr>
              <w:pStyle w:val="31"/>
              <w:numPr>
                <w:ilvl w:val="0"/>
                <w:numId w:val="53"/>
              </w:numPr>
              <w:snapToGrid w:val="0"/>
              <w:spacing w:line="240" w:lineRule="auto"/>
              <w:ind w:left="0" w:firstLine="0" w:firstLineChars="0"/>
              <w:jc w:val="left"/>
              <w:rPr>
                <w:rFonts w:ascii="仿宋" w:cs="Times New Roman"/>
                <w:sz w:val="21"/>
                <w:szCs w:val="21"/>
              </w:rPr>
            </w:pPr>
            <w:r>
              <w:rPr>
                <w:rFonts w:hint="eastAsia" w:ascii="仿宋" w:cs="Times New Roman"/>
                <w:sz w:val="21"/>
                <w:szCs w:val="21"/>
              </w:rPr>
              <w:t>堡垒机</w:t>
            </w:r>
          </w:p>
          <w:p w14:paraId="07C889D4">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整机类密码产品</w:t>
            </w:r>
          </w:p>
          <w:p w14:paraId="6EA9C663">
            <w:pPr>
              <w:pStyle w:val="57"/>
              <w:wordWrap w:val="0"/>
              <w:spacing w:line="240" w:lineRule="auto"/>
              <w:ind w:firstLine="0" w:firstLineChars="0"/>
              <w:jc w:val="left"/>
              <w:rPr>
                <w:rFonts w:hint="eastAsia"/>
                <w:bCs/>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整机类密码产品具备商用密码产品认证证书且</w:t>
            </w:r>
            <w:r>
              <w:rPr>
                <w:rFonts w:hint="eastAsia"/>
                <w:sz w:val="21"/>
                <w:szCs w:val="21"/>
                <w:lang w:eastAsia="zh-CN"/>
              </w:rPr>
              <w:t>安全等级为二级</w:t>
            </w:r>
            <w:r>
              <w:rPr>
                <w:rFonts w:hint="eastAsia"/>
                <w:sz w:val="21"/>
                <w:szCs w:val="21"/>
              </w:rPr>
              <w:t>及以上，复用商用密码产品认证证书的检测结果，可实现系统资源访问控制信息完整性保护功能（采用HMAC-SM3算法）。</w:t>
            </w:r>
          </w:p>
        </w:tc>
        <w:tc>
          <w:tcPr>
            <w:tcW w:w="3669" w:type="dxa"/>
            <w:vAlign w:val="center"/>
          </w:tcPr>
          <w:p w14:paraId="5DCDFF2D">
            <w:pPr>
              <w:pStyle w:val="31"/>
              <w:wordWrap w:val="0"/>
              <w:snapToGrid w:val="0"/>
              <w:spacing w:line="240" w:lineRule="auto"/>
              <w:ind w:firstLine="0" w:firstLineChars="0"/>
              <w:jc w:val="left"/>
              <w:rPr>
                <w:rFonts w:hint="eastAsia" w:ascii="仿宋" w:hAnsi="仿宋"/>
                <w:sz w:val="21"/>
                <w:szCs w:val="21"/>
              </w:rPr>
            </w:pPr>
            <w:r>
              <w:rPr>
                <w:rFonts w:hint="eastAsia" w:ascii="仿宋" w:hAnsi="仿宋"/>
                <w:bCs/>
                <w:sz w:val="21"/>
                <w:szCs w:val="21"/>
              </w:rPr>
              <w:t>/</w:t>
            </w:r>
          </w:p>
        </w:tc>
        <w:tc>
          <w:tcPr>
            <w:tcW w:w="1755" w:type="dxa"/>
            <w:vAlign w:val="center"/>
          </w:tcPr>
          <w:p w14:paraId="6F2E206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4E88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964F650">
            <w:pPr>
              <w:wordWrap w:val="0"/>
              <w:snapToGrid w:val="0"/>
              <w:spacing w:line="240" w:lineRule="auto"/>
              <w:jc w:val="center"/>
              <w:rPr>
                <w:rFonts w:hint="eastAsia" w:ascii="仿宋" w:hAnsi="仿宋" w:cs="仿宋"/>
                <w:sz w:val="21"/>
                <w:szCs w:val="21"/>
              </w:rPr>
            </w:pPr>
          </w:p>
        </w:tc>
        <w:tc>
          <w:tcPr>
            <w:tcW w:w="1710" w:type="dxa"/>
            <w:vAlign w:val="center"/>
          </w:tcPr>
          <w:p w14:paraId="7C6E82E6">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重要信息资源安全标记完整性</w:t>
            </w:r>
          </w:p>
        </w:tc>
        <w:tc>
          <w:tcPr>
            <w:tcW w:w="1035" w:type="dxa"/>
            <w:vAlign w:val="center"/>
          </w:tcPr>
          <w:p w14:paraId="3AA1452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00B83088">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c>
          <w:tcPr>
            <w:tcW w:w="3696" w:type="dxa"/>
            <w:vAlign w:val="center"/>
          </w:tcPr>
          <w:p w14:paraId="6DD9AE62">
            <w:pPr>
              <w:pStyle w:val="57"/>
              <w:wordWrap w:val="0"/>
              <w:spacing w:line="240" w:lineRule="auto"/>
              <w:ind w:firstLine="0" w:firstLineChars="0"/>
              <w:jc w:val="left"/>
              <w:rPr>
                <w:rFonts w:hint="eastAsia"/>
                <w:sz w:val="21"/>
                <w:szCs w:val="21"/>
              </w:rPr>
            </w:pPr>
            <w:r>
              <w:rPr>
                <w:rFonts w:hint="eastAsia"/>
                <w:sz w:val="21"/>
                <w:szCs w:val="21"/>
              </w:rPr>
              <w:t>系统涉及的通用设备、密码设备、数据库管理系统等硬件或软件产品未设置重要信息资源安全标记，不存在重要信息资源安全标记，故重要信息资源安全标记完整性为不适用。</w:t>
            </w:r>
          </w:p>
        </w:tc>
        <w:tc>
          <w:tcPr>
            <w:tcW w:w="3669" w:type="dxa"/>
            <w:vAlign w:val="center"/>
          </w:tcPr>
          <w:p w14:paraId="6BBF3352">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6D3BBDE7">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r>
      <w:tr w14:paraId="2AC3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7D57D6D1">
            <w:pPr>
              <w:wordWrap w:val="0"/>
              <w:snapToGrid w:val="0"/>
              <w:spacing w:line="240" w:lineRule="auto"/>
              <w:jc w:val="center"/>
              <w:rPr>
                <w:rFonts w:hint="eastAsia" w:ascii="仿宋" w:hAnsi="仿宋" w:cs="仿宋"/>
                <w:sz w:val="21"/>
                <w:szCs w:val="21"/>
              </w:rPr>
            </w:pPr>
          </w:p>
        </w:tc>
        <w:tc>
          <w:tcPr>
            <w:tcW w:w="1710" w:type="dxa"/>
            <w:vAlign w:val="center"/>
          </w:tcPr>
          <w:p w14:paraId="5F3D1BAB">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日志记录完整性</w:t>
            </w:r>
          </w:p>
        </w:tc>
        <w:tc>
          <w:tcPr>
            <w:tcW w:w="1035" w:type="dxa"/>
            <w:vAlign w:val="center"/>
          </w:tcPr>
          <w:p w14:paraId="37D509C8">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4315037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4FAC4D00">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应用服务器、Web服务器、数据库服务器</w:t>
            </w:r>
            <w:r>
              <w:rPr>
                <w:rFonts w:hint="eastAsia" w:ascii="仿宋"/>
                <w:sz w:val="21"/>
                <w:szCs w:val="21"/>
              </w:rPr>
              <w:t>、</w:t>
            </w:r>
            <w:r>
              <w:rPr>
                <w:rFonts w:hint="eastAsia" w:ascii="仿宋" w:hAnsi="仿宋"/>
                <w:sz w:val="21"/>
                <w:szCs w:val="21"/>
              </w:rPr>
              <w:t>数据库管理系统</w:t>
            </w:r>
          </w:p>
          <w:p w14:paraId="082582CF">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系统类密码产品</w:t>
            </w:r>
          </w:p>
          <w:p w14:paraId="77660C0A">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应用服务器、Web服务器、数据库服务器等通用设备</w:t>
            </w:r>
            <w:r>
              <w:rPr>
                <w:rFonts w:hint="eastAsia"/>
                <w:sz w:val="21"/>
                <w:szCs w:val="21"/>
                <w:lang w:val="en-US" w:eastAsia="zh-CN"/>
              </w:rPr>
              <w:t>及系统类密码产品</w:t>
            </w:r>
            <w:r>
              <w:rPr>
                <w:rFonts w:hint="eastAsia"/>
                <w:sz w:val="21"/>
                <w:szCs w:val="21"/>
              </w:rPr>
              <w:t>不具备密码应用改造条件，暂不对日志记录进行完整性保护，采用缓解性措施：制定完善的管理制度，由指定的授权人员进行日志记录数据的管理。</w:t>
            </w:r>
          </w:p>
          <w:p w14:paraId="3B079EAE">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堡垒机</w:t>
            </w:r>
          </w:p>
          <w:p w14:paraId="78AE52B9">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整机类密码产品</w:t>
            </w:r>
          </w:p>
          <w:p w14:paraId="40423E06">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整机类密码产品具备商用密码产品认证证书且</w:t>
            </w:r>
            <w:r>
              <w:rPr>
                <w:rFonts w:hint="eastAsia"/>
                <w:sz w:val="21"/>
                <w:szCs w:val="21"/>
                <w:lang w:eastAsia="zh-CN"/>
              </w:rPr>
              <w:t>安全等级为二级</w:t>
            </w:r>
            <w:r>
              <w:rPr>
                <w:rFonts w:hint="eastAsia"/>
                <w:sz w:val="21"/>
                <w:szCs w:val="21"/>
              </w:rPr>
              <w:t>及以上，复用商用密码产品认证证书的检测结果，可实现日志记录完整性（采用HMAC-SM3算法）。</w:t>
            </w:r>
          </w:p>
        </w:tc>
        <w:tc>
          <w:tcPr>
            <w:tcW w:w="3669" w:type="dxa"/>
            <w:vAlign w:val="center"/>
          </w:tcPr>
          <w:p w14:paraId="3D879195">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3C5F8E7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44C2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10935F6">
            <w:pPr>
              <w:wordWrap w:val="0"/>
              <w:snapToGrid w:val="0"/>
              <w:spacing w:line="240" w:lineRule="auto"/>
              <w:jc w:val="center"/>
              <w:rPr>
                <w:rFonts w:hint="eastAsia" w:ascii="仿宋" w:hAnsi="仿宋" w:cs="仿宋"/>
                <w:sz w:val="21"/>
                <w:szCs w:val="21"/>
              </w:rPr>
            </w:pPr>
          </w:p>
        </w:tc>
        <w:tc>
          <w:tcPr>
            <w:tcW w:w="1710" w:type="dxa"/>
            <w:vAlign w:val="center"/>
          </w:tcPr>
          <w:p w14:paraId="21145839">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重要可执行程序完整性、重要可执行程序来源真实性</w:t>
            </w:r>
          </w:p>
        </w:tc>
        <w:tc>
          <w:tcPr>
            <w:tcW w:w="1035" w:type="dxa"/>
            <w:vAlign w:val="center"/>
          </w:tcPr>
          <w:p w14:paraId="791B3CB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6CD6F12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4CB632F8">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应用服务器、Web服务器、数据库服务器</w:t>
            </w:r>
            <w:r>
              <w:rPr>
                <w:rFonts w:hint="eastAsia" w:ascii="仿宋"/>
                <w:sz w:val="21"/>
                <w:szCs w:val="21"/>
              </w:rPr>
              <w:t>、</w:t>
            </w:r>
            <w:r>
              <w:rPr>
                <w:rFonts w:hint="eastAsia" w:ascii="仿宋" w:hAnsi="仿宋"/>
                <w:sz w:val="21"/>
                <w:szCs w:val="21"/>
              </w:rPr>
              <w:t>数据库管理系统</w:t>
            </w:r>
          </w:p>
          <w:p w14:paraId="263AAAC6">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系统类密码产品</w:t>
            </w:r>
          </w:p>
          <w:p w14:paraId="55E47E74">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应用服务器、Web服务器、数据库服务器等通用设备</w:t>
            </w:r>
            <w:r>
              <w:rPr>
                <w:rFonts w:hint="eastAsia"/>
                <w:sz w:val="21"/>
                <w:szCs w:val="21"/>
                <w:lang w:val="en-US" w:eastAsia="zh-CN"/>
              </w:rPr>
              <w:t>及系统类密码产品</w:t>
            </w:r>
            <w:r>
              <w:rPr>
                <w:rFonts w:hint="eastAsia"/>
                <w:sz w:val="21"/>
                <w:szCs w:val="21"/>
              </w:rPr>
              <w:t>不具备密码应用改造条件，故本项目不采用密码技术对其重要可执行程序进行完整性保护</w:t>
            </w:r>
            <w:r>
              <w:rPr>
                <w:rFonts w:hint="eastAsia"/>
                <w:sz w:val="21"/>
                <w:szCs w:val="21"/>
                <w:lang w:eastAsia="zh-CN"/>
              </w:rPr>
              <w:t>，</w:t>
            </w:r>
            <w:r>
              <w:rPr>
                <w:rFonts w:hint="eastAsia"/>
                <w:sz w:val="21"/>
                <w:szCs w:val="21"/>
              </w:rPr>
              <w:t>采用缓解性措施：制定完善的管理制度，由指定的授权人员进行重要可执行程序的管理；设备加载外部可执行程序前，该可执行程序必须从设备生产厂商的官方渠道获取，以保证可执行程序来源的真实性。</w:t>
            </w:r>
          </w:p>
          <w:p w14:paraId="1F9E1A35">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堡垒机</w:t>
            </w:r>
          </w:p>
          <w:p w14:paraId="2B1A2E13">
            <w:pPr>
              <w:pStyle w:val="31"/>
              <w:numPr>
                <w:ilvl w:val="0"/>
                <w:numId w:val="53"/>
              </w:numPr>
              <w:wordWrap w:val="0"/>
              <w:snapToGrid w:val="0"/>
              <w:spacing w:line="240" w:lineRule="auto"/>
              <w:ind w:left="0" w:firstLine="0" w:firstLineChars="0"/>
              <w:jc w:val="left"/>
              <w:rPr>
                <w:rFonts w:hint="eastAsia" w:ascii="仿宋" w:hAnsi="仿宋"/>
                <w:sz w:val="21"/>
                <w:szCs w:val="21"/>
              </w:rPr>
            </w:pPr>
            <w:r>
              <w:rPr>
                <w:rFonts w:hint="eastAsia" w:ascii="仿宋" w:hAnsi="仿宋"/>
                <w:sz w:val="21"/>
                <w:szCs w:val="21"/>
              </w:rPr>
              <w:t>整机类密码产品</w:t>
            </w:r>
          </w:p>
          <w:p w14:paraId="2F52B803">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sz w:val="21"/>
                <w:szCs w:val="21"/>
              </w:rPr>
              <w:t>整机类密码产品具备《商用密码产品认证证书》且</w:t>
            </w:r>
            <w:r>
              <w:rPr>
                <w:rFonts w:hint="eastAsia"/>
                <w:sz w:val="21"/>
                <w:szCs w:val="21"/>
                <w:lang w:eastAsia="zh-CN"/>
              </w:rPr>
              <w:t>安全等级为二级</w:t>
            </w:r>
            <w:r>
              <w:rPr>
                <w:rFonts w:hint="eastAsia"/>
                <w:sz w:val="21"/>
                <w:szCs w:val="21"/>
              </w:rPr>
              <w:t>及以上，复用商用密码产品认证证书的检测结果，可实现重要可执行程序进行完整性及来源真实性保护（SM2数字签名算法）。</w:t>
            </w:r>
          </w:p>
        </w:tc>
        <w:tc>
          <w:tcPr>
            <w:tcW w:w="3669" w:type="dxa"/>
            <w:vAlign w:val="center"/>
          </w:tcPr>
          <w:p w14:paraId="70FB9B2E">
            <w:pPr>
              <w:pStyle w:val="31"/>
              <w:wordWrap w:val="0"/>
              <w:snapToGrid w:val="0"/>
              <w:spacing w:line="240" w:lineRule="auto"/>
              <w:ind w:firstLine="420"/>
              <w:jc w:val="center"/>
              <w:rPr>
                <w:rFonts w:hint="eastAsia" w:ascii="仿宋" w:hAnsi="仿宋"/>
                <w:sz w:val="21"/>
                <w:szCs w:val="21"/>
              </w:rPr>
            </w:pPr>
            <w:r>
              <w:rPr>
                <w:rFonts w:hint="eastAsia" w:ascii="仿宋" w:hAnsi="仿宋"/>
                <w:bCs/>
                <w:sz w:val="21"/>
                <w:szCs w:val="21"/>
              </w:rPr>
              <w:t>/</w:t>
            </w:r>
          </w:p>
        </w:tc>
        <w:tc>
          <w:tcPr>
            <w:tcW w:w="1755" w:type="dxa"/>
            <w:vAlign w:val="center"/>
          </w:tcPr>
          <w:p w14:paraId="2D28C6B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6220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61025DD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应用和数据安全</w:t>
            </w:r>
          </w:p>
        </w:tc>
        <w:tc>
          <w:tcPr>
            <w:tcW w:w="1710" w:type="dxa"/>
            <w:vAlign w:val="center"/>
          </w:tcPr>
          <w:p w14:paraId="1FB302A1">
            <w:pPr>
              <w:wordWrap w:val="0"/>
              <w:snapToGrid w:val="0"/>
              <w:spacing w:line="240" w:lineRule="auto"/>
              <w:jc w:val="left"/>
              <w:rPr>
                <w:rFonts w:hint="eastAsia" w:ascii="仿宋" w:hAnsi="仿宋" w:cs="仿宋"/>
                <w:sz w:val="21"/>
                <w:szCs w:val="21"/>
              </w:rPr>
            </w:pPr>
            <w:r>
              <w:rPr>
                <w:rFonts w:hint="eastAsia" w:ascii="仿宋" w:hAnsi="仿宋" w:cs="仿宋"/>
                <w:sz w:val="21"/>
                <w:szCs w:val="21"/>
              </w:rPr>
              <w:t>身份鉴别</w:t>
            </w:r>
          </w:p>
        </w:tc>
        <w:tc>
          <w:tcPr>
            <w:tcW w:w="1035" w:type="dxa"/>
            <w:vAlign w:val="center"/>
          </w:tcPr>
          <w:p w14:paraId="6E1F1D5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42C9155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68486C6">
            <w:pPr>
              <w:pStyle w:val="57"/>
              <w:wordWrap w:val="0"/>
              <w:spacing w:line="240" w:lineRule="auto"/>
              <w:ind w:firstLine="0" w:firstLineChars="0"/>
              <w:jc w:val="left"/>
              <w:rPr>
                <w:rFonts w:hint="eastAsia"/>
                <w:color w:val="auto"/>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color w:val="auto"/>
                <w:sz w:val="21"/>
                <w:szCs w:val="21"/>
              </w:rPr>
              <w:t>本层面使用密码技术进行保护的对象为城投诚悦荟信息系统，城投诚悦荟信息系统的具体密码应用设计如下：</w:t>
            </w:r>
          </w:p>
          <w:p w14:paraId="7E270D54">
            <w:pPr>
              <w:pStyle w:val="57"/>
              <w:wordWrap w:val="0"/>
              <w:spacing w:line="240" w:lineRule="auto"/>
              <w:ind w:firstLine="0" w:firstLineChars="0"/>
              <w:jc w:val="left"/>
              <w:rPr>
                <w:rFonts w:hint="eastAsia"/>
                <w:color w:val="auto"/>
                <w:sz w:val="21"/>
                <w:szCs w:val="21"/>
              </w:rPr>
            </w:pPr>
            <w:r>
              <w:rPr>
                <w:rFonts w:hint="eastAsia"/>
                <w:color w:val="auto"/>
                <w:sz w:val="21"/>
                <w:szCs w:val="21"/>
              </w:rPr>
              <w:t>在内部用户的PC端部署符合GM/T 0027标准的智能密码钥匙</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，智能密码钥匙内置由具有商用密码产品认证证书的数字证书认证系统按照签发管理要求所签发的SM2算法个人证书，在服务端部署具有商用密码产品认证证书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的</w:t>
            </w:r>
            <w:r>
              <w:rPr>
                <w:rFonts w:hint="eastAsia"/>
                <w:color w:val="auto"/>
                <w:sz w:val="21"/>
                <w:szCs w:val="21"/>
                <w:lang w:eastAsia="zh-CN"/>
              </w:rPr>
              <w:t>零信任安全网关</w:t>
            </w:r>
            <w:r>
              <w:rPr>
                <w:rFonts w:hint="eastAsia"/>
                <w:color w:val="auto"/>
                <w:sz w:val="21"/>
                <w:szCs w:val="21"/>
              </w:rPr>
              <w:t>，实现基于智能密码钥匙内SM2算法的数字证书身份鉴别。</w:t>
            </w:r>
          </w:p>
          <w:p w14:paraId="267A7CB2">
            <w:pPr>
              <w:pStyle w:val="57"/>
              <w:wordWrap w:val="0"/>
              <w:spacing w:line="240" w:lineRule="auto"/>
              <w:ind w:firstLine="0" w:firstLineChars="0"/>
              <w:jc w:val="left"/>
              <w:rPr>
                <w:rFonts w:hint="eastAsia"/>
                <w:sz w:val="21"/>
                <w:szCs w:val="21"/>
              </w:rPr>
            </w:pPr>
            <w:r>
              <w:rPr>
                <w:rFonts w:hint="eastAsia"/>
                <w:color w:val="auto"/>
                <w:sz w:val="21"/>
                <w:szCs w:val="21"/>
              </w:rPr>
              <w:t>在公众用户的移动端部署协同签名客户端</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，微信小程序集成协同签名客户端，内置由具有商用密码产品认证证书的数字证书认证系统按照签发管理要求所签发的SM2算法个人证书，在服务端部署具有商用密码产品认证证书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的</w:t>
            </w:r>
            <w:r>
              <w:rPr>
                <w:rFonts w:hint="eastAsia"/>
                <w:color w:val="auto"/>
                <w:sz w:val="21"/>
                <w:szCs w:val="21"/>
                <w:lang w:eastAsia="zh-CN"/>
              </w:rPr>
              <w:t>零信任安全网关、</w:t>
            </w:r>
            <w:r>
              <w:rPr>
                <w:rFonts w:hint="eastAsia"/>
                <w:color w:val="auto"/>
                <w:sz w:val="21"/>
                <w:szCs w:val="21"/>
                <w:lang w:val="en-US" w:eastAsia="zh-CN"/>
              </w:rPr>
              <w:t>协同签名系统</w:t>
            </w:r>
            <w:r>
              <w:rPr>
                <w:rFonts w:hint="eastAsia"/>
                <w:color w:val="auto"/>
                <w:sz w:val="21"/>
                <w:szCs w:val="21"/>
              </w:rPr>
              <w:t>，实现基于智能密码钥匙内SM2算法的数字证书身份鉴别。</w:t>
            </w:r>
          </w:p>
        </w:tc>
        <w:tc>
          <w:tcPr>
            <w:tcW w:w="3669" w:type="dxa"/>
            <w:vAlign w:val="center"/>
          </w:tcPr>
          <w:p w14:paraId="69F4D142">
            <w:pPr>
              <w:pStyle w:val="57"/>
              <w:wordWrap w:val="0"/>
              <w:spacing w:line="240" w:lineRule="auto"/>
              <w:ind w:firstLine="0" w:firstLineChars="0"/>
              <w:jc w:val="left"/>
              <w:rPr>
                <w:rFonts w:hint="eastAsia"/>
                <w:color w:val="auto"/>
                <w:sz w:val="21"/>
                <w:szCs w:val="21"/>
              </w:rPr>
            </w:pPr>
          </w:p>
        </w:tc>
        <w:tc>
          <w:tcPr>
            <w:tcW w:w="1755" w:type="dxa"/>
            <w:vAlign w:val="center"/>
          </w:tcPr>
          <w:p w14:paraId="7248600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1F07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4AF9522E">
            <w:pPr>
              <w:wordWrap w:val="0"/>
              <w:snapToGrid w:val="0"/>
              <w:spacing w:line="240" w:lineRule="auto"/>
              <w:jc w:val="center"/>
              <w:rPr>
                <w:rFonts w:hint="eastAsia" w:ascii="仿宋" w:hAnsi="仿宋" w:cs="仿宋"/>
                <w:sz w:val="21"/>
                <w:szCs w:val="21"/>
              </w:rPr>
            </w:pPr>
          </w:p>
        </w:tc>
        <w:tc>
          <w:tcPr>
            <w:tcW w:w="1710" w:type="dxa"/>
            <w:vAlign w:val="center"/>
          </w:tcPr>
          <w:p w14:paraId="13E1D08E">
            <w:pPr>
              <w:wordWrap w:val="0"/>
              <w:snapToGrid w:val="0"/>
              <w:spacing w:line="240" w:lineRule="auto"/>
              <w:jc w:val="left"/>
              <w:rPr>
                <w:rFonts w:hint="eastAsia" w:ascii="仿宋" w:hAnsi="仿宋" w:cs="仿宋"/>
                <w:sz w:val="21"/>
                <w:szCs w:val="21"/>
              </w:rPr>
            </w:pPr>
            <w:r>
              <w:rPr>
                <w:rFonts w:hint="eastAsia" w:ascii="仿宋" w:hAnsi="仿宋" w:cs="仿宋"/>
                <w:sz w:val="21"/>
                <w:szCs w:val="21"/>
              </w:rPr>
              <w:t>访问控制信息完整性</w:t>
            </w:r>
          </w:p>
        </w:tc>
        <w:tc>
          <w:tcPr>
            <w:tcW w:w="1035" w:type="dxa"/>
            <w:vAlign w:val="center"/>
          </w:tcPr>
          <w:p w14:paraId="03AC7AF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4B60159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13F5E7AD">
            <w:pPr>
              <w:pStyle w:val="57"/>
              <w:wordWrap w:val="0"/>
              <w:spacing w:line="240" w:lineRule="auto"/>
              <w:ind w:firstLine="0" w:firstLineChars="0"/>
              <w:jc w:val="left"/>
              <w:rPr>
                <w:rFonts w:hint="eastAsia"/>
                <w:color w:val="auto"/>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color w:val="auto"/>
                <w:sz w:val="21"/>
                <w:szCs w:val="21"/>
                <w:lang w:eastAsia="zh-CN"/>
              </w:rPr>
              <w:t>城投诚悦荟信息系统</w:t>
            </w:r>
            <w:r>
              <w:rPr>
                <w:rFonts w:hint="eastAsia"/>
                <w:color w:val="auto"/>
                <w:sz w:val="21"/>
                <w:szCs w:val="21"/>
              </w:rPr>
              <w:t>采用具有商用密码产品认证证书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的</w:t>
            </w:r>
            <w:r>
              <w:rPr>
                <w:rFonts w:hint="eastAsia"/>
                <w:color w:val="auto"/>
                <w:sz w:val="21"/>
                <w:szCs w:val="21"/>
                <w:lang w:val="en-US" w:eastAsia="zh-CN"/>
              </w:rPr>
              <w:t>密码服务管理平台和服务器密码机</w:t>
            </w:r>
            <w:r>
              <w:rPr>
                <w:rFonts w:hint="eastAsia"/>
                <w:color w:val="auto"/>
                <w:sz w:val="21"/>
                <w:szCs w:val="21"/>
              </w:rPr>
              <w:t>，使用基于SM2算法、SM3算法的数字签名技术对访问控制信息进行签名保护，防止应用访问控制信息被非授权用户篡改。</w:t>
            </w:r>
          </w:p>
          <w:p w14:paraId="768B79FD">
            <w:pPr>
              <w:pStyle w:val="57"/>
              <w:wordWrap w:val="0"/>
              <w:spacing w:line="240" w:lineRule="auto"/>
              <w:ind w:firstLine="0" w:firstLineChars="0"/>
              <w:jc w:val="left"/>
              <w:rPr>
                <w:rFonts w:hint="eastAsia"/>
                <w:color w:val="auto"/>
                <w:sz w:val="21"/>
                <w:szCs w:val="21"/>
              </w:rPr>
            </w:pPr>
            <w:r>
              <w:rPr>
                <w:rFonts w:hint="eastAsia"/>
                <w:color w:val="auto"/>
                <w:sz w:val="21"/>
                <w:szCs w:val="21"/>
              </w:rPr>
              <w:t>访问控制信息完整性实现包括数字签名和签名验签两个过程。</w:t>
            </w:r>
          </w:p>
          <w:p w14:paraId="56896079">
            <w:pPr>
              <w:pStyle w:val="57"/>
              <w:wordWrap w:val="0"/>
              <w:spacing w:line="240" w:lineRule="auto"/>
              <w:ind w:firstLine="0" w:firstLineChars="0"/>
              <w:jc w:val="left"/>
              <w:rPr>
                <w:rFonts w:hAnsi="Times New Roman" w:cs="Times New Roman"/>
                <w:b/>
                <w:sz w:val="21"/>
                <w:szCs w:val="21"/>
              </w:rPr>
            </w:pPr>
            <w:r>
              <w:rPr>
                <w:rFonts w:hint="eastAsia" w:hAnsi="Times New Roman" w:cs="Times New Roman"/>
                <w:b/>
                <w:sz w:val="21"/>
                <w:szCs w:val="21"/>
              </w:rPr>
              <w:t>数字签名：</w:t>
            </w:r>
          </w:p>
          <w:p w14:paraId="13973810">
            <w:pPr>
              <w:pStyle w:val="57"/>
              <w:wordWrap w:val="0"/>
              <w:spacing w:line="240" w:lineRule="auto"/>
              <w:ind w:firstLine="0" w:firstLineChars="0"/>
              <w:jc w:val="left"/>
              <w:rPr>
                <w:rFonts w:hint="eastAsia"/>
                <w:color w:val="auto"/>
                <w:sz w:val="21"/>
                <w:szCs w:val="21"/>
              </w:rPr>
            </w:pPr>
            <w:r>
              <w:rPr>
                <w:rFonts w:hint="eastAsia"/>
                <w:color w:val="auto"/>
                <w:sz w:val="21"/>
                <w:szCs w:val="21"/>
              </w:rPr>
              <w:t>管理用户每次授权完成，</w:t>
            </w:r>
            <w:r>
              <w:rPr>
                <w:rFonts w:hint="eastAsia"/>
                <w:color w:val="auto"/>
                <w:sz w:val="21"/>
                <w:szCs w:val="21"/>
                <w:lang w:val="en-US" w:eastAsia="zh-CN"/>
              </w:rPr>
              <w:t>通过密码服务管理平台调用服务器密码机</w:t>
            </w:r>
            <w:r>
              <w:rPr>
                <w:rFonts w:hint="eastAsia"/>
                <w:color w:val="auto"/>
                <w:sz w:val="21"/>
                <w:szCs w:val="21"/>
              </w:rPr>
              <w:t>使用SM3杂凑算法和SM2非对称密码算法，对系统访问控制信息进行签名，并将访问控制列表及其数字签名值同时存储，保证其完整性。</w:t>
            </w:r>
          </w:p>
          <w:p w14:paraId="68605A2E">
            <w:pPr>
              <w:pStyle w:val="57"/>
              <w:wordWrap w:val="0"/>
              <w:spacing w:line="240" w:lineRule="auto"/>
              <w:ind w:firstLine="0" w:firstLineChars="0"/>
              <w:jc w:val="left"/>
              <w:rPr>
                <w:rFonts w:hAnsi="Times New Roman" w:cs="Times New Roman"/>
                <w:b/>
                <w:sz w:val="21"/>
                <w:szCs w:val="21"/>
              </w:rPr>
            </w:pPr>
            <w:r>
              <w:rPr>
                <w:rFonts w:hint="eastAsia" w:hAnsi="Times New Roman" w:cs="Times New Roman"/>
                <w:b/>
                <w:sz w:val="21"/>
                <w:szCs w:val="21"/>
              </w:rPr>
              <w:t>签名验签：</w:t>
            </w:r>
          </w:p>
          <w:p w14:paraId="03A7760F">
            <w:pPr>
              <w:pStyle w:val="57"/>
              <w:wordWrap w:val="0"/>
              <w:spacing w:line="240" w:lineRule="auto"/>
              <w:ind w:firstLine="0" w:firstLineChars="0"/>
              <w:jc w:val="left"/>
              <w:rPr>
                <w:rFonts w:hint="eastAsia"/>
                <w:sz w:val="21"/>
                <w:szCs w:val="21"/>
              </w:rPr>
            </w:pPr>
            <w:r>
              <w:rPr>
                <w:rFonts w:hint="eastAsia"/>
                <w:color w:val="auto"/>
                <w:sz w:val="21"/>
                <w:szCs w:val="21"/>
              </w:rPr>
              <w:t>系统使用SM3杂凑算法和SM2非对称密码算法，验证访问控制信息的数字签名，及时发现篡改行为。</w:t>
            </w:r>
          </w:p>
        </w:tc>
        <w:tc>
          <w:tcPr>
            <w:tcW w:w="3669" w:type="dxa"/>
            <w:vAlign w:val="center"/>
          </w:tcPr>
          <w:p w14:paraId="0E5AFE28">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749BDDD8">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30C7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14F50FE">
            <w:pPr>
              <w:wordWrap w:val="0"/>
              <w:snapToGrid w:val="0"/>
              <w:spacing w:line="240" w:lineRule="auto"/>
              <w:jc w:val="center"/>
              <w:rPr>
                <w:rFonts w:hint="eastAsia" w:ascii="仿宋" w:hAnsi="仿宋" w:cs="仿宋"/>
                <w:sz w:val="21"/>
                <w:szCs w:val="21"/>
              </w:rPr>
            </w:pPr>
          </w:p>
        </w:tc>
        <w:tc>
          <w:tcPr>
            <w:tcW w:w="1710" w:type="dxa"/>
            <w:vAlign w:val="center"/>
          </w:tcPr>
          <w:p w14:paraId="65EF497A">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重要信息资源安全标记完整性</w:t>
            </w:r>
          </w:p>
        </w:tc>
        <w:tc>
          <w:tcPr>
            <w:tcW w:w="1035" w:type="dxa"/>
            <w:vAlign w:val="center"/>
          </w:tcPr>
          <w:p w14:paraId="540617E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214A779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c>
          <w:tcPr>
            <w:tcW w:w="3696" w:type="dxa"/>
            <w:vAlign w:val="center"/>
          </w:tcPr>
          <w:p w14:paraId="1AF7A9BA">
            <w:pPr>
              <w:pStyle w:val="57"/>
              <w:wordWrap w:val="0"/>
              <w:spacing w:line="240" w:lineRule="auto"/>
              <w:ind w:firstLine="0" w:firstLineChars="0"/>
              <w:jc w:val="left"/>
              <w:rPr>
                <w:rFonts w:hint="eastAsia"/>
                <w:sz w:val="21"/>
                <w:szCs w:val="21"/>
              </w:rPr>
            </w:pPr>
            <w:r>
              <w:rPr>
                <w:rFonts w:hint="eastAsia"/>
                <w:sz w:val="21"/>
                <w:szCs w:val="21"/>
              </w:rPr>
              <w:t>系统自身不涉及敏感信息资源，未对信息资源设定安全标记，因此本密码应用方案不涉及此部分内容，此</w:t>
            </w:r>
            <w:r>
              <w:rPr>
                <w:rFonts w:hint="eastAsia"/>
                <w:sz w:val="21"/>
                <w:szCs w:val="21"/>
                <w:lang w:eastAsia="zh-CN"/>
              </w:rPr>
              <w:t>测评项</w:t>
            </w:r>
            <w:r>
              <w:rPr>
                <w:rFonts w:hint="eastAsia"/>
                <w:sz w:val="21"/>
                <w:szCs w:val="21"/>
              </w:rPr>
              <w:t>不适用。</w:t>
            </w:r>
          </w:p>
        </w:tc>
        <w:tc>
          <w:tcPr>
            <w:tcW w:w="3669" w:type="dxa"/>
            <w:vAlign w:val="center"/>
          </w:tcPr>
          <w:p w14:paraId="23AA55BC">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38D4631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r>
      <w:tr w14:paraId="4D5C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2702E70">
            <w:pPr>
              <w:wordWrap w:val="0"/>
              <w:snapToGrid w:val="0"/>
              <w:spacing w:line="240" w:lineRule="auto"/>
              <w:jc w:val="center"/>
              <w:rPr>
                <w:rFonts w:hint="eastAsia" w:ascii="仿宋" w:hAnsi="仿宋" w:cs="仿宋"/>
                <w:sz w:val="21"/>
                <w:szCs w:val="21"/>
              </w:rPr>
            </w:pPr>
          </w:p>
        </w:tc>
        <w:tc>
          <w:tcPr>
            <w:tcW w:w="1710" w:type="dxa"/>
            <w:vAlign w:val="center"/>
          </w:tcPr>
          <w:p w14:paraId="2FF12035">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重要数据传输机密性</w:t>
            </w:r>
          </w:p>
        </w:tc>
        <w:tc>
          <w:tcPr>
            <w:tcW w:w="1035" w:type="dxa"/>
            <w:vAlign w:val="center"/>
          </w:tcPr>
          <w:p w14:paraId="3D50ECA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28BE46C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41F3624A">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w:t>
            </w:r>
          </w:p>
        </w:tc>
        <w:tc>
          <w:tcPr>
            <w:tcW w:w="3669" w:type="dxa"/>
            <w:vAlign w:val="center"/>
          </w:tcPr>
          <w:p w14:paraId="596C9956">
            <w:pPr>
              <w:pStyle w:val="57"/>
              <w:spacing w:line="240" w:lineRule="auto"/>
              <w:ind w:firstLine="0" w:firstLineChars="0"/>
              <w:jc w:val="left"/>
              <w:rPr>
                <w:rFonts w:hint="eastAsia"/>
                <w:color w:val="auto"/>
                <w:sz w:val="21"/>
                <w:szCs w:val="21"/>
              </w:rPr>
            </w:pPr>
            <w:r>
              <w:rPr>
                <w:rFonts w:hint="eastAsia" w:hAnsi="Times New Roman" w:cs="Times New Roman"/>
                <w:b/>
                <w:color w:val="auto"/>
                <w:sz w:val="21"/>
                <w:szCs w:val="21"/>
              </w:rPr>
              <w:t>风险</w:t>
            </w:r>
            <w:r>
              <w:rPr>
                <w:rFonts w:hint="eastAsia" w:hAnsi="Times New Roman" w:cs="Times New Roman"/>
                <w:b/>
                <w:sz w:val="21"/>
                <w:szCs w:val="21"/>
              </w:rPr>
              <w:t>替代</w:t>
            </w:r>
            <w:r>
              <w:rPr>
                <w:rFonts w:hint="eastAsia" w:hAnsi="Times New Roman" w:cs="Times New Roman"/>
                <w:b/>
                <w:color w:val="auto"/>
                <w:sz w:val="21"/>
                <w:szCs w:val="21"/>
              </w:rPr>
              <w:t>措施</w:t>
            </w:r>
            <w:r>
              <w:rPr>
                <w:rFonts w:hint="eastAsia" w:hAnsi="Times New Roman" w:cs="Times New Roman"/>
                <w:color w:val="auto"/>
                <w:sz w:val="21"/>
                <w:szCs w:val="21"/>
              </w:rPr>
              <w:t>：</w:t>
            </w:r>
            <w:r>
              <w:rPr>
                <w:rFonts w:hint="eastAsia"/>
                <w:color w:val="auto"/>
                <w:sz w:val="21"/>
                <w:szCs w:val="21"/>
              </w:rPr>
              <w:t>基于应用系统现状，在应用层实现重要数据的传输机密性难度较大，因此采用缓解措施：在“网络和通信安全”层面通信实体间采用安全的密码技术建立网络通信信道。实现重要数据的传输机密性保护作为风险缓解措施。</w:t>
            </w:r>
          </w:p>
        </w:tc>
        <w:tc>
          <w:tcPr>
            <w:tcW w:w="1755" w:type="dxa"/>
            <w:vAlign w:val="center"/>
          </w:tcPr>
          <w:p w14:paraId="3DFE68B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38CF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57C7A2D5">
            <w:pPr>
              <w:wordWrap w:val="0"/>
              <w:snapToGrid w:val="0"/>
              <w:spacing w:line="240" w:lineRule="auto"/>
              <w:jc w:val="center"/>
              <w:rPr>
                <w:rFonts w:hint="eastAsia" w:ascii="仿宋" w:hAnsi="仿宋" w:cs="仿宋"/>
                <w:sz w:val="21"/>
                <w:szCs w:val="21"/>
              </w:rPr>
            </w:pPr>
          </w:p>
        </w:tc>
        <w:tc>
          <w:tcPr>
            <w:tcW w:w="1710" w:type="dxa"/>
            <w:vAlign w:val="center"/>
          </w:tcPr>
          <w:p w14:paraId="0394767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重要数据存储机密性</w:t>
            </w:r>
          </w:p>
        </w:tc>
        <w:tc>
          <w:tcPr>
            <w:tcW w:w="1035" w:type="dxa"/>
            <w:vAlign w:val="center"/>
          </w:tcPr>
          <w:p w14:paraId="71DA33A5">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4AD5075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shd w:val="clear" w:color="000000" w:fill="FFFFFF"/>
            <w:vAlign w:val="center"/>
          </w:tcPr>
          <w:p w14:paraId="5C740649">
            <w:pPr>
              <w:pStyle w:val="57"/>
              <w:wordWrap w:val="0"/>
              <w:spacing w:line="240" w:lineRule="auto"/>
              <w:ind w:firstLine="0" w:firstLineChars="0"/>
              <w:jc w:val="left"/>
              <w:rPr>
                <w:rFonts w:hint="eastAsia"/>
                <w:sz w:val="21"/>
                <w:szCs w:val="21"/>
              </w:rPr>
            </w:pPr>
            <w:r>
              <w:rPr>
                <w:rFonts w:hint="eastAsia" w:hAnsi="Times New Roman" w:cs="Times New Roman"/>
                <w:b/>
                <w:sz w:val="21"/>
                <w:szCs w:val="21"/>
              </w:rPr>
              <w:t>密码应用措施</w:t>
            </w:r>
            <w:r>
              <w:rPr>
                <w:rFonts w:hint="eastAsia" w:hAnsi="Times New Roman" w:cs="Times New Roman"/>
                <w:sz w:val="21"/>
                <w:szCs w:val="21"/>
              </w:rPr>
              <w:t>：</w:t>
            </w:r>
            <w:r>
              <w:rPr>
                <w:rFonts w:hint="eastAsia"/>
                <w:color w:val="auto"/>
                <w:sz w:val="21"/>
                <w:szCs w:val="21"/>
                <w:lang w:eastAsia="zh-CN"/>
              </w:rPr>
              <w:t>城投诚悦荟信息系统</w:t>
            </w:r>
            <w:r>
              <w:rPr>
                <w:rFonts w:hint="eastAsia"/>
                <w:color w:val="auto"/>
                <w:sz w:val="21"/>
                <w:szCs w:val="21"/>
              </w:rPr>
              <w:t>用户的鉴别数据（账号、口令等）、</w:t>
            </w:r>
            <w:r>
              <w:rPr>
                <w:rFonts w:hint="eastAsia"/>
                <w:color w:val="auto"/>
                <w:sz w:val="21"/>
                <w:szCs w:val="21"/>
                <w:lang w:eastAsia="zh-CN"/>
              </w:rPr>
              <w:t>重要个人信息（姓名、联系电话等）</w:t>
            </w:r>
            <w:r>
              <w:rPr>
                <w:rFonts w:hint="eastAsia"/>
                <w:color w:val="auto"/>
                <w:sz w:val="21"/>
                <w:szCs w:val="21"/>
              </w:rPr>
              <w:t>、重要业务数据等重要数据，采用具有商用密码产品认证证书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的</w:t>
            </w:r>
            <w:r>
              <w:rPr>
                <w:rFonts w:hint="eastAsia"/>
                <w:color w:val="auto"/>
                <w:sz w:val="21"/>
                <w:szCs w:val="21"/>
                <w:lang w:val="en-US" w:eastAsia="zh-CN"/>
              </w:rPr>
              <w:t>密码服务管理平台和</w:t>
            </w:r>
            <w:r>
              <w:rPr>
                <w:rFonts w:hint="eastAsia"/>
                <w:color w:val="auto"/>
                <w:sz w:val="21"/>
                <w:szCs w:val="21"/>
              </w:rPr>
              <w:t>服务器密码机，采用SM4算法CBC模式，保证重要数据在存储过程中的机密性。</w:t>
            </w:r>
          </w:p>
        </w:tc>
        <w:tc>
          <w:tcPr>
            <w:tcW w:w="3669" w:type="dxa"/>
            <w:vAlign w:val="center"/>
          </w:tcPr>
          <w:p w14:paraId="2F54C95E">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6EE52BC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0CAE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23AA8BA3">
            <w:pPr>
              <w:wordWrap w:val="0"/>
              <w:snapToGrid w:val="0"/>
              <w:spacing w:line="240" w:lineRule="auto"/>
              <w:jc w:val="center"/>
              <w:rPr>
                <w:rFonts w:hint="eastAsia" w:ascii="仿宋" w:hAnsi="仿宋" w:cs="仿宋"/>
                <w:sz w:val="21"/>
                <w:szCs w:val="21"/>
              </w:rPr>
            </w:pPr>
          </w:p>
        </w:tc>
        <w:tc>
          <w:tcPr>
            <w:tcW w:w="1710" w:type="dxa"/>
            <w:vAlign w:val="center"/>
          </w:tcPr>
          <w:p w14:paraId="6B425A2B">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重要数据传输完整性</w:t>
            </w:r>
          </w:p>
        </w:tc>
        <w:tc>
          <w:tcPr>
            <w:tcW w:w="1035" w:type="dxa"/>
            <w:vAlign w:val="center"/>
          </w:tcPr>
          <w:p w14:paraId="184C585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1E19351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7C6797DB">
            <w:pPr>
              <w:pStyle w:val="57"/>
              <w:wordWrap w:val="0"/>
              <w:spacing w:line="240" w:lineRule="auto"/>
              <w:ind w:firstLine="0" w:firstLineChars="0"/>
              <w:jc w:val="left"/>
              <w:rPr>
                <w:rFonts w:hint="eastAsia"/>
                <w:bCs/>
                <w:sz w:val="21"/>
              </w:rPr>
            </w:pPr>
            <w:r>
              <w:rPr>
                <w:rFonts w:hint="eastAsia" w:hAnsi="Times New Roman" w:cs="Times New Roman"/>
                <w:b/>
                <w:sz w:val="21"/>
                <w:szCs w:val="21"/>
              </w:rPr>
              <w:t>/</w:t>
            </w:r>
          </w:p>
        </w:tc>
        <w:tc>
          <w:tcPr>
            <w:tcW w:w="3669" w:type="dxa"/>
            <w:vAlign w:val="center"/>
          </w:tcPr>
          <w:p w14:paraId="276A9D28">
            <w:pPr>
              <w:pStyle w:val="57"/>
              <w:wordWrap w:val="0"/>
              <w:spacing w:line="240" w:lineRule="auto"/>
              <w:ind w:firstLine="0" w:firstLineChars="0"/>
              <w:jc w:val="left"/>
              <w:rPr>
                <w:rFonts w:hint="eastAsia"/>
                <w:sz w:val="21"/>
                <w:szCs w:val="21"/>
              </w:rPr>
            </w:pPr>
            <w:r>
              <w:rPr>
                <w:rFonts w:hint="eastAsia" w:hAnsi="Times New Roman" w:cs="Times New Roman"/>
                <w:b/>
                <w:color w:val="auto"/>
                <w:sz w:val="21"/>
                <w:szCs w:val="21"/>
              </w:rPr>
              <w:t>风险</w:t>
            </w:r>
            <w:r>
              <w:rPr>
                <w:rFonts w:hint="eastAsia" w:hAnsi="Times New Roman" w:cs="Times New Roman"/>
                <w:b/>
                <w:sz w:val="21"/>
                <w:szCs w:val="21"/>
              </w:rPr>
              <w:t>替代</w:t>
            </w:r>
            <w:r>
              <w:rPr>
                <w:rFonts w:hint="eastAsia" w:hAnsi="Times New Roman" w:cs="Times New Roman"/>
                <w:b/>
                <w:color w:val="auto"/>
                <w:sz w:val="21"/>
                <w:szCs w:val="21"/>
              </w:rPr>
              <w:t>措施</w:t>
            </w:r>
            <w:r>
              <w:rPr>
                <w:rFonts w:hint="eastAsia" w:hAnsi="Times New Roman" w:cs="Times New Roman"/>
                <w:color w:val="auto"/>
                <w:sz w:val="21"/>
                <w:szCs w:val="21"/>
              </w:rPr>
              <w:t>：</w:t>
            </w:r>
            <w:r>
              <w:rPr>
                <w:rFonts w:hint="eastAsia"/>
                <w:color w:val="auto"/>
                <w:sz w:val="21"/>
                <w:szCs w:val="21"/>
              </w:rPr>
              <w:t>基于应用系统现状，在应用层实现重要数据的传输机密性难度较大，因此采用缓解措施：在“网络和通信安全”层面通信实体间采用安全的密码技术建立网络通信信道。实现重要数据的传输完整性保护作为风险缓解措施。</w:t>
            </w:r>
          </w:p>
        </w:tc>
        <w:tc>
          <w:tcPr>
            <w:tcW w:w="1755" w:type="dxa"/>
            <w:vAlign w:val="center"/>
          </w:tcPr>
          <w:p w14:paraId="7EEED7E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部分符合</w:t>
            </w:r>
          </w:p>
        </w:tc>
      </w:tr>
      <w:tr w14:paraId="2AC8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6D7A7F11">
            <w:pPr>
              <w:wordWrap w:val="0"/>
              <w:snapToGrid w:val="0"/>
              <w:spacing w:line="240" w:lineRule="auto"/>
              <w:jc w:val="center"/>
              <w:rPr>
                <w:rFonts w:hint="eastAsia" w:ascii="仿宋" w:hAnsi="仿宋" w:cs="仿宋"/>
                <w:sz w:val="21"/>
                <w:szCs w:val="21"/>
              </w:rPr>
            </w:pPr>
          </w:p>
        </w:tc>
        <w:tc>
          <w:tcPr>
            <w:tcW w:w="1710" w:type="dxa"/>
            <w:vAlign w:val="center"/>
          </w:tcPr>
          <w:p w14:paraId="69D0EC95">
            <w:pPr>
              <w:wordWrap w:val="0"/>
              <w:snapToGrid w:val="0"/>
              <w:spacing w:line="240" w:lineRule="auto"/>
              <w:jc w:val="left"/>
              <w:rPr>
                <w:rFonts w:hint="eastAsia" w:ascii="仿宋" w:hAnsi="仿宋" w:cs="仿宋"/>
                <w:sz w:val="21"/>
                <w:szCs w:val="21"/>
              </w:rPr>
            </w:pPr>
            <w:r>
              <w:rPr>
                <w:rFonts w:hint="eastAsia" w:ascii="仿宋" w:hAnsi="仿宋" w:cs="仿宋"/>
                <w:sz w:val="21"/>
                <w:szCs w:val="21"/>
              </w:rPr>
              <w:t>重要数据存储完整性</w:t>
            </w:r>
          </w:p>
        </w:tc>
        <w:tc>
          <w:tcPr>
            <w:tcW w:w="1035" w:type="dxa"/>
            <w:vAlign w:val="center"/>
          </w:tcPr>
          <w:p w14:paraId="3EE6899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5AA8C06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5719F93">
            <w:pPr>
              <w:pStyle w:val="57"/>
              <w:wordWrap w:val="0"/>
              <w:spacing w:line="240" w:lineRule="auto"/>
              <w:ind w:firstLine="0" w:firstLineChars="0"/>
              <w:jc w:val="left"/>
              <w:rPr>
                <w:rFonts w:hint="eastAsia"/>
                <w:bCs/>
                <w:sz w:val="21"/>
                <w:szCs w:val="24"/>
              </w:rPr>
            </w:pPr>
            <w:r>
              <w:rPr>
                <w:rFonts w:hAnsi="Times New Roman" w:cs="Times New Roman"/>
                <w:b/>
                <w:color w:val="auto"/>
                <w:sz w:val="21"/>
                <w:szCs w:val="21"/>
              </w:rPr>
              <w:t>密码</w:t>
            </w:r>
            <w:r>
              <w:rPr>
                <w:rFonts w:hint="eastAsia" w:hAnsi="Times New Roman" w:cs="Times New Roman"/>
                <w:b/>
                <w:sz w:val="21"/>
                <w:szCs w:val="21"/>
              </w:rPr>
              <w:t>应用</w:t>
            </w:r>
            <w:r>
              <w:rPr>
                <w:rFonts w:hAnsi="Times New Roman" w:cs="Times New Roman"/>
                <w:b/>
                <w:color w:val="auto"/>
                <w:sz w:val="21"/>
                <w:szCs w:val="21"/>
              </w:rPr>
              <w:t>措施：</w:t>
            </w:r>
            <w:r>
              <w:rPr>
                <w:rFonts w:hint="eastAsia"/>
                <w:color w:val="auto"/>
                <w:sz w:val="21"/>
                <w:szCs w:val="21"/>
                <w:lang w:eastAsia="zh-CN"/>
              </w:rPr>
              <w:t>城投诚悦荟信息系统</w:t>
            </w:r>
            <w:r>
              <w:rPr>
                <w:rFonts w:hint="eastAsia"/>
                <w:color w:val="auto"/>
                <w:sz w:val="21"/>
                <w:szCs w:val="21"/>
              </w:rPr>
              <w:t>用户的鉴别数据（账号、口令等）、</w:t>
            </w:r>
            <w:r>
              <w:rPr>
                <w:rFonts w:hint="eastAsia"/>
                <w:color w:val="auto"/>
                <w:sz w:val="21"/>
                <w:szCs w:val="21"/>
                <w:lang w:eastAsia="zh-CN"/>
              </w:rPr>
              <w:t>重要个人信息（姓名、联系电话等）</w:t>
            </w:r>
            <w:r>
              <w:rPr>
                <w:rFonts w:hint="eastAsia"/>
                <w:color w:val="auto"/>
                <w:sz w:val="21"/>
                <w:szCs w:val="21"/>
              </w:rPr>
              <w:t>、重要业务数据等重要数据，采用具有商用密码产品认证证书</w:t>
            </w:r>
            <w:r>
              <w:rPr>
                <w:rFonts w:hint="eastAsia"/>
                <w:bCs/>
                <w:sz w:val="21"/>
                <w:szCs w:val="21"/>
                <w:lang w:eastAsia="zh-CN"/>
              </w:rPr>
              <w:t>（</w:t>
            </w:r>
            <w:r>
              <w:rPr>
                <w:rFonts w:hint="eastAsia"/>
                <w:bCs/>
                <w:sz w:val="21"/>
                <w:szCs w:val="21"/>
                <w:lang w:val="en-US" w:eastAsia="zh-CN"/>
              </w:rPr>
              <w:t>安全等级为二级</w:t>
            </w:r>
            <w:r>
              <w:rPr>
                <w:rFonts w:hint="eastAsia"/>
                <w:bCs/>
                <w:sz w:val="21"/>
                <w:szCs w:val="21"/>
                <w:lang w:eastAsia="zh-CN"/>
              </w:rPr>
              <w:t>）</w:t>
            </w:r>
            <w:r>
              <w:rPr>
                <w:rFonts w:hint="eastAsia"/>
                <w:color w:val="auto"/>
                <w:sz w:val="21"/>
                <w:szCs w:val="21"/>
              </w:rPr>
              <w:t>的</w:t>
            </w:r>
            <w:r>
              <w:rPr>
                <w:rFonts w:hint="eastAsia"/>
                <w:color w:val="auto"/>
                <w:sz w:val="21"/>
                <w:szCs w:val="21"/>
                <w:lang w:val="en-US" w:eastAsia="zh-CN"/>
              </w:rPr>
              <w:t>密码服务管理平台和</w:t>
            </w:r>
            <w:r>
              <w:rPr>
                <w:rFonts w:hint="eastAsia"/>
                <w:color w:val="auto"/>
                <w:sz w:val="21"/>
                <w:szCs w:val="21"/>
              </w:rPr>
              <w:t>服务器密码机，采用HMAC-SM3算法保证重要数据在存储过程中的完整性。</w:t>
            </w:r>
          </w:p>
        </w:tc>
        <w:tc>
          <w:tcPr>
            <w:tcW w:w="3669" w:type="dxa"/>
            <w:vAlign w:val="center"/>
          </w:tcPr>
          <w:p w14:paraId="2DA46720">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0B94182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5BD8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3B2D6350">
            <w:pPr>
              <w:wordWrap w:val="0"/>
              <w:snapToGrid w:val="0"/>
              <w:spacing w:line="240" w:lineRule="auto"/>
              <w:jc w:val="center"/>
              <w:rPr>
                <w:rFonts w:hint="eastAsia" w:ascii="仿宋" w:hAnsi="仿宋" w:cs="仿宋"/>
                <w:sz w:val="21"/>
                <w:szCs w:val="21"/>
              </w:rPr>
            </w:pPr>
          </w:p>
        </w:tc>
        <w:tc>
          <w:tcPr>
            <w:tcW w:w="1710" w:type="dxa"/>
            <w:vAlign w:val="center"/>
          </w:tcPr>
          <w:p w14:paraId="711326E1">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不可否认性</w:t>
            </w:r>
          </w:p>
        </w:tc>
        <w:tc>
          <w:tcPr>
            <w:tcW w:w="1035" w:type="dxa"/>
            <w:vAlign w:val="center"/>
          </w:tcPr>
          <w:p w14:paraId="2374B19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宜</w:t>
            </w:r>
          </w:p>
        </w:tc>
        <w:tc>
          <w:tcPr>
            <w:tcW w:w="1754" w:type="dxa"/>
            <w:vAlign w:val="center"/>
          </w:tcPr>
          <w:p w14:paraId="1E619AC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c>
          <w:tcPr>
            <w:tcW w:w="3696" w:type="dxa"/>
            <w:vAlign w:val="center"/>
          </w:tcPr>
          <w:p w14:paraId="1A3A8E50">
            <w:pPr>
              <w:wordWrap w:val="0"/>
              <w:snapToGrid w:val="0"/>
              <w:spacing w:line="240" w:lineRule="auto"/>
              <w:jc w:val="left"/>
              <w:rPr>
                <w:rFonts w:ascii="仿宋"/>
                <w:sz w:val="21"/>
                <w:szCs w:val="21"/>
              </w:rPr>
            </w:pPr>
            <w:r>
              <w:rPr>
                <w:rFonts w:hint="eastAsia" w:ascii="仿宋" w:hAnsi="仿宋" w:cs="仿宋"/>
                <w:sz w:val="21"/>
                <w:szCs w:val="21"/>
              </w:rPr>
              <w:t>系统无数据原发和数据接收的法律责任认定行为，此</w:t>
            </w:r>
            <w:r>
              <w:rPr>
                <w:rFonts w:hint="eastAsia" w:ascii="仿宋" w:hAnsi="仿宋" w:cs="仿宋"/>
                <w:sz w:val="21"/>
                <w:szCs w:val="21"/>
                <w:lang w:eastAsia="zh-CN"/>
              </w:rPr>
              <w:t>测评项</w:t>
            </w:r>
            <w:r>
              <w:rPr>
                <w:rFonts w:hint="eastAsia" w:ascii="仿宋" w:hAnsi="仿宋" w:cs="仿宋"/>
                <w:sz w:val="21"/>
                <w:szCs w:val="21"/>
              </w:rPr>
              <w:t>不适用。</w:t>
            </w:r>
          </w:p>
        </w:tc>
        <w:tc>
          <w:tcPr>
            <w:tcW w:w="3669" w:type="dxa"/>
            <w:vAlign w:val="center"/>
          </w:tcPr>
          <w:p w14:paraId="48A4427D">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2EE3F8B5">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不适用</w:t>
            </w:r>
          </w:p>
        </w:tc>
      </w:tr>
      <w:tr w14:paraId="6E10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65A5BB58">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管理制度</w:t>
            </w:r>
          </w:p>
        </w:tc>
        <w:tc>
          <w:tcPr>
            <w:tcW w:w="1710" w:type="dxa"/>
            <w:vAlign w:val="center"/>
          </w:tcPr>
          <w:p w14:paraId="53148783">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具备密码应用安全管理制度</w:t>
            </w:r>
          </w:p>
        </w:tc>
        <w:tc>
          <w:tcPr>
            <w:tcW w:w="1035" w:type="dxa"/>
            <w:vAlign w:val="center"/>
          </w:tcPr>
          <w:p w14:paraId="7529667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1DF9B97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438F9096">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制定密码应用安全管理制度，包括密码人员管理、密钥管理、建设运行、应急处置、密码软硬件及介质管理等制度；</w:t>
            </w:r>
          </w:p>
        </w:tc>
        <w:tc>
          <w:tcPr>
            <w:tcW w:w="3669" w:type="dxa"/>
            <w:vAlign w:val="center"/>
          </w:tcPr>
          <w:p w14:paraId="3F16B39E">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481C1FD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1657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1FA04C89">
            <w:pPr>
              <w:wordWrap w:val="0"/>
              <w:snapToGrid w:val="0"/>
              <w:spacing w:line="240" w:lineRule="auto"/>
              <w:jc w:val="center"/>
              <w:rPr>
                <w:rFonts w:hint="eastAsia" w:ascii="仿宋" w:hAnsi="仿宋" w:cs="仿宋"/>
                <w:sz w:val="21"/>
                <w:szCs w:val="21"/>
              </w:rPr>
            </w:pPr>
          </w:p>
        </w:tc>
        <w:tc>
          <w:tcPr>
            <w:tcW w:w="1710" w:type="dxa"/>
            <w:vAlign w:val="center"/>
          </w:tcPr>
          <w:p w14:paraId="2B746001">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密钥管理规则</w:t>
            </w:r>
          </w:p>
        </w:tc>
        <w:tc>
          <w:tcPr>
            <w:tcW w:w="1035" w:type="dxa"/>
            <w:vAlign w:val="center"/>
          </w:tcPr>
          <w:p w14:paraId="6B843FE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699677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D1A9706">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建立相应密钥管理规则；</w:t>
            </w:r>
          </w:p>
        </w:tc>
        <w:tc>
          <w:tcPr>
            <w:tcW w:w="3669" w:type="dxa"/>
            <w:vAlign w:val="center"/>
          </w:tcPr>
          <w:p w14:paraId="596EAFCE">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03A159E7">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49AE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1F7CE53A">
            <w:pPr>
              <w:wordWrap w:val="0"/>
              <w:snapToGrid w:val="0"/>
              <w:spacing w:line="240" w:lineRule="auto"/>
              <w:jc w:val="center"/>
              <w:rPr>
                <w:rFonts w:hint="eastAsia" w:ascii="仿宋" w:hAnsi="仿宋" w:cs="仿宋"/>
                <w:sz w:val="21"/>
                <w:szCs w:val="21"/>
              </w:rPr>
            </w:pPr>
          </w:p>
        </w:tc>
        <w:tc>
          <w:tcPr>
            <w:tcW w:w="1710" w:type="dxa"/>
            <w:vAlign w:val="center"/>
          </w:tcPr>
          <w:p w14:paraId="02826EA3">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建立操作规程</w:t>
            </w:r>
          </w:p>
        </w:tc>
        <w:tc>
          <w:tcPr>
            <w:tcW w:w="1035" w:type="dxa"/>
            <w:vAlign w:val="center"/>
          </w:tcPr>
          <w:p w14:paraId="24ECE02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2BDA17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9CA7AC0">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对管理人员或操作人员执行的日常管理操作建立操作规程并记录；</w:t>
            </w:r>
          </w:p>
        </w:tc>
        <w:tc>
          <w:tcPr>
            <w:tcW w:w="3669" w:type="dxa"/>
            <w:vAlign w:val="center"/>
          </w:tcPr>
          <w:p w14:paraId="43D740D0">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706D6EA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1E0E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2716B3E3">
            <w:pPr>
              <w:wordWrap w:val="0"/>
              <w:snapToGrid w:val="0"/>
              <w:spacing w:line="240" w:lineRule="auto"/>
              <w:jc w:val="center"/>
              <w:rPr>
                <w:rFonts w:hint="eastAsia" w:ascii="仿宋" w:hAnsi="仿宋" w:cs="仿宋"/>
                <w:sz w:val="21"/>
                <w:szCs w:val="21"/>
              </w:rPr>
            </w:pPr>
          </w:p>
        </w:tc>
        <w:tc>
          <w:tcPr>
            <w:tcW w:w="1710" w:type="dxa"/>
            <w:vAlign w:val="center"/>
          </w:tcPr>
          <w:p w14:paraId="10D0253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定期修订安全管理制度</w:t>
            </w:r>
          </w:p>
        </w:tc>
        <w:tc>
          <w:tcPr>
            <w:tcW w:w="1035" w:type="dxa"/>
            <w:vAlign w:val="center"/>
          </w:tcPr>
          <w:p w14:paraId="66C023F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4E1E596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1A13503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定期对密码应用安全管理制度和操作规程的合理性和适用性进行论证和审定，对存在不足或需要改进之处进行修订；</w:t>
            </w:r>
          </w:p>
        </w:tc>
        <w:tc>
          <w:tcPr>
            <w:tcW w:w="3669" w:type="dxa"/>
            <w:vAlign w:val="center"/>
          </w:tcPr>
          <w:p w14:paraId="59BC5058">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4A9B106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3D4A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78EA9E3A">
            <w:pPr>
              <w:wordWrap w:val="0"/>
              <w:snapToGrid w:val="0"/>
              <w:spacing w:line="240" w:lineRule="auto"/>
              <w:jc w:val="center"/>
              <w:rPr>
                <w:rFonts w:hint="eastAsia" w:ascii="仿宋" w:hAnsi="仿宋" w:cs="仿宋"/>
                <w:sz w:val="21"/>
                <w:szCs w:val="21"/>
              </w:rPr>
            </w:pPr>
          </w:p>
        </w:tc>
        <w:tc>
          <w:tcPr>
            <w:tcW w:w="1710" w:type="dxa"/>
            <w:vAlign w:val="center"/>
          </w:tcPr>
          <w:p w14:paraId="761C9317">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明确管理制度发布流程</w:t>
            </w:r>
          </w:p>
        </w:tc>
        <w:tc>
          <w:tcPr>
            <w:tcW w:w="1035" w:type="dxa"/>
            <w:vAlign w:val="center"/>
          </w:tcPr>
          <w:p w14:paraId="7401A3B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65F2EFF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5827E5B8">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明确相关密码应用安全管理制度和操作规程的发布流程并进行版本控制；</w:t>
            </w:r>
          </w:p>
        </w:tc>
        <w:tc>
          <w:tcPr>
            <w:tcW w:w="3669" w:type="dxa"/>
            <w:vAlign w:val="center"/>
          </w:tcPr>
          <w:p w14:paraId="5A86813C">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447DFE1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2B61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0B6C4605">
            <w:pPr>
              <w:wordWrap w:val="0"/>
              <w:snapToGrid w:val="0"/>
              <w:spacing w:line="240" w:lineRule="auto"/>
              <w:jc w:val="center"/>
              <w:rPr>
                <w:rFonts w:hint="eastAsia" w:ascii="仿宋" w:hAnsi="仿宋" w:cs="仿宋"/>
                <w:sz w:val="21"/>
                <w:szCs w:val="21"/>
              </w:rPr>
            </w:pPr>
          </w:p>
        </w:tc>
        <w:tc>
          <w:tcPr>
            <w:tcW w:w="1710" w:type="dxa"/>
            <w:vAlign w:val="center"/>
          </w:tcPr>
          <w:p w14:paraId="53BAA34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制度执行过程记录留存</w:t>
            </w:r>
          </w:p>
        </w:tc>
        <w:tc>
          <w:tcPr>
            <w:tcW w:w="1035" w:type="dxa"/>
            <w:vAlign w:val="center"/>
          </w:tcPr>
          <w:p w14:paraId="2FE4653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CE8D27A">
            <w:pPr>
              <w:pStyle w:val="22"/>
              <w:wordWrap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5D9ECC0F">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制定密码应用操作规程的相关执行记录并妥善保存。</w:t>
            </w:r>
          </w:p>
        </w:tc>
        <w:tc>
          <w:tcPr>
            <w:tcW w:w="3669" w:type="dxa"/>
            <w:vAlign w:val="center"/>
          </w:tcPr>
          <w:p w14:paraId="175D78F8">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00A4EE6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7408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14D748E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人员管理</w:t>
            </w:r>
          </w:p>
        </w:tc>
        <w:tc>
          <w:tcPr>
            <w:tcW w:w="1710" w:type="dxa"/>
            <w:vAlign w:val="center"/>
          </w:tcPr>
          <w:p w14:paraId="48ED5660">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了解并遵守密码相关法律法规和密码管理制度</w:t>
            </w:r>
          </w:p>
        </w:tc>
        <w:tc>
          <w:tcPr>
            <w:tcW w:w="1035" w:type="dxa"/>
            <w:vAlign w:val="center"/>
          </w:tcPr>
          <w:p w14:paraId="7F9F6B5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0C7A54B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019945DE">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为相关人员提供培训，使其了解并遵守密码相关法律法规、密码应用安全管理制度；</w:t>
            </w:r>
          </w:p>
        </w:tc>
        <w:tc>
          <w:tcPr>
            <w:tcW w:w="3669" w:type="dxa"/>
            <w:vAlign w:val="center"/>
          </w:tcPr>
          <w:p w14:paraId="5070F99F">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01941D0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2C8A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77261D44">
            <w:pPr>
              <w:wordWrap w:val="0"/>
              <w:snapToGrid w:val="0"/>
              <w:spacing w:line="240" w:lineRule="auto"/>
              <w:jc w:val="center"/>
              <w:rPr>
                <w:rFonts w:hint="eastAsia" w:ascii="仿宋" w:hAnsi="仿宋" w:cs="仿宋"/>
                <w:sz w:val="21"/>
                <w:szCs w:val="21"/>
              </w:rPr>
            </w:pPr>
          </w:p>
        </w:tc>
        <w:tc>
          <w:tcPr>
            <w:tcW w:w="1710" w:type="dxa"/>
            <w:vAlign w:val="center"/>
          </w:tcPr>
          <w:p w14:paraId="1C21D0CC">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建立密码应用岗位责任制度</w:t>
            </w:r>
          </w:p>
        </w:tc>
        <w:tc>
          <w:tcPr>
            <w:tcW w:w="1035" w:type="dxa"/>
            <w:vAlign w:val="center"/>
          </w:tcPr>
          <w:p w14:paraId="4808667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089043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555D5AD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建立密码应用岗位责任制度，明确各岗位在安全系统中的职责和权限：</w:t>
            </w:r>
          </w:p>
          <w:p w14:paraId="7E6A5FB8">
            <w:pPr>
              <w:wordWrap w:val="0"/>
              <w:snapToGrid w:val="0"/>
              <w:spacing w:line="240" w:lineRule="auto"/>
              <w:jc w:val="left"/>
              <w:rPr>
                <w:rFonts w:hint="eastAsia" w:ascii="仿宋" w:hAnsi="仿宋" w:cs="仿宋"/>
                <w:sz w:val="21"/>
                <w:szCs w:val="21"/>
              </w:rPr>
            </w:pPr>
            <w:r>
              <w:rPr>
                <w:rFonts w:hint="eastAsia" w:ascii="仿宋" w:hAnsi="仿宋" w:cs="仿宋"/>
                <w:sz w:val="21"/>
                <w:szCs w:val="21"/>
              </w:rPr>
              <w:t>1)根据密码应用的实际情况，设置密钥管理员、密码审计员、密码操作员等关键安全岗位；</w:t>
            </w:r>
          </w:p>
          <w:p w14:paraId="0CB7CAFE">
            <w:pPr>
              <w:wordWrap w:val="0"/>
              <w:snapToGrid w:val="0"/>
              <w:spacing w:line="240" w:lineRule="auto"/>
              <w:jc w:val="left"/>
              <w:rPr>
                <w:rFonts w:hint="eastAsia" w:ascii="仿宋" w:hAnsi="仿宋" w:cs="仿宋"/>
                <w:sz w:val="21"/>
                <w:szCs w:val="21"/>
              </w:rPr>
            </w:pPr>
            <w:r>
              <w:rPr>
                <w:rFonts w:hint="eastAsia" w:ascii="仿宋" w:hAnsi="仿宋" w:cs="仿宋"/>
                <w:sz w:val="21"/>
                <w:szCs w:val="21"/>
              </w:rPr>
              <w:t>2)对关键岗位建立多人共管机制；</w:t>
            </w:r>
          </w:p>
          <w:p w14:paraId="45FA3143">
            <w:pPr>
              <w:wordWrap w:val="0"/>
              <w:snapToGrid w:val="0"/>
              <w:spacing w:line="240" w:lineRule="auto"/>
              <w:jc w:val="left"/>
              <w:rPr>
                <w:rFonts w:hint="eastAsia" w:ascii="仿宋" w:hAnsi="仿宋" w:cs="仿宋"/>
                <w:sz w:val="21"/>
                <w:szCs w:val="21"/>
              </w:rPr>
            </w:pPr>
            <w:r>
              <w:rPr>
                <w:rFonts w:hint="eastAsia" w:ascii="仿宋" w:hAnsi="仿宋" w:cs="仿宋"/>
                <w:sz w:val="21"/>
                <w:szCs w:val="21"/>
              </w:rPr>
              <w:t>3)密钥管理、密码安全审计、密码操作人员职责互相制约互相监督，其中密码安全审计员岗位不可与密钥管理员、密码操作员兼任；</w:t>
            </w:r>
          </w:p>
          <w:p w14:paraId="1CFA9C82">
            <w:pPr>
              <w:wordWrap w:val="0"/>
              <w:snapToGrid w:val="0"/>
              <w:spacing w:line="240" w:lineRule="auto"/>
              <w:jc w:val="left"/>
              <w:rPr>
                <w:rFonts w:hint="eastAsia" w:ascii="仿宋" w:hAnsi="仿宋" w:cs="仿宋"/>
                <w:sz w:val="21"/>
                <w:szCs w:val="21"/>
              </w:rPr>
            </w:pPr>
            <w:r>
              <w:rPr>
                <w:rFonts w:hint="eastAsia" w:ascii="仿宋" w:hAnsi="仿宋" w:cs="仿宋"/>
                <w:sz w:val="21"/>
                <w:szCs w:val="21"/>
              </w:rPr>
              <w:t>4)相关设备与系统的管理和使用账号不得多人共用。</w:t>
            </w:r>
          </w:p>
        </w:tc>
        <w:tc>
          <w:tcPr>
            <w:tcW w:w="3669" w:type="dxa"/>
            <w:vAlign w:val="center"/>
          </w:tcPr>
          <w:p w14:paraId="1ED7A69F">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6D83500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3BC9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3121962E">
            <w:pPr>
              <w:wordWrap w:val="0"/>
              <w:snapToGrid w:val="0"/>
              <w:spacing w:line="240" w:lineRule="auto"/>
              <w:jc w:val="center"/>
              <w:rPr>
                <w:rFonts w:hint="eastAsia" w:ascii="仿宋" w:hAnsi="仿宋" w:cs="仿宋"/>
                <w:sz w:val="21"/>
                <w:szCs w:val="21"/>
              </w:rPr>
            </w:pPr>
          </w:p>
        </w:tc>
        <w:tc>
          <w:tcPr>
            <w:tcW w:w="1710" w:type="dxa"/>
            <w:vAlign w:val="center"/>
          </w:tcPr>
          <w:p w14:paraId="49E40D37">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建立上岗人员培训制度</w:t>
            </w:r>
          </w:p>
        </w:tc>
        <w:tc>
          <w:tcPr>
            <w:tcW w:w="1035" w:type="dxa"/>
            <w:vAlign w:val="center"/>
          </w:tcPr>
          <w:p w14:paraId="781A247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3C70FEE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74A5117E">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建立上岗人员培训制度，对于涉及密码的操作和管理的人员进行专门培训，确保其具备岗位所需专业技能；</w:t>
            </w:r>
          </w:p>
        </w:tc>
        <w:tc>
          <w:tcPr>
            <w:tcW w:w="3669" w:type="dxa"/>
            <w:vAlign w:val="center"/>
          </w:tcPr>
          <w:p w14:paraId="337ACE88">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18B2E5F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1DC2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0E0933F8">
            <w:pPr>
              <w:wordWrap w:val="0"/>
              <w:snapToGrid w:val="0"/>
              <w:spacing w:line="240" w:lineRule="auto"/>
              <w:jc w:val="center"/>
              <w:rPr>
                <w:rFonts w:hint="eastAsia" w:ascii="仿宋" w:hAnsi="仿宋" w:cs="仿宋"/>
                <w:sz w:val="21"/>
                <w:szCs w:val="21"/>
              </w:rPr>
            </w:pPr>
          </w:p>
        </w:tc>
        <w:tc>
          <w:tcPr>
            <w:tcW w:w="1710" w:type="dxa"/>
            <w:vAlign w:val="center"/>
          </w:tcPr>
          <w:p w14:paraId="7F73959E">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定期进行安全岗位人员考核</w:t>
            </w:r>
          </w:p>
        </w:tc>
        <w:tc>
          <w:tcPr>
            <w:tcW w:w="1035" w:type="dxa"/>
            <w:vAlign w:val="center"/>
          </w:tcPr>
          <w:p w14:paraId="132D0F6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2CE56CA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31BBCA0A">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定期对密码应用安全岗位人员进行考核；</w:t>
            </w:r>
          </w:p>
        </w:tc>
        <w:tc>
          <w:tcPr>
            <w:tcW w:w="3669" w:type="dxa"/>
            <w:vAlign w:val="center"/>
          </w:tcPr>
          <w:p w14:paraId="38799D61">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51A7DDD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7FC0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12CC4D90">
            <w:pPr>
              <w:wordWrap w:val="0"/>
              <w:snapToGrid w:val="0"/>
              <w:spacing w:line="240" w:lineRule="auto"/>
              <w:jc w:val="center"/>
              <w:rPr>
                <w:rFonts w:hint="eastAsia" w:ascii="仿宋" w:hAnsi="仿宋" w:cs="仿宋"/>
                <w:sz w:val="21"/>
                <w:szCs w:val="21"/>
              </w:rPr>
            </w:pPr>
          </w:p>
        </w:tc>
        <w:tc>
          <w:tcPr>
            <w:tcW w:w="1710" w:type="dxa"/>
            <w:vAlign w:val="center"/>
          </w:tcPr>
          <w:p w14:paraId="750F2370">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建立关键岗位人员保密制度和调离制度</w:t>
            </w:r>
          </w:p>
        </w:tc>
        <w:tc>
          <w:tcPr>
            <w:tcW w:w="1035" w:type="dxa"/>
            <w:vAlign w:val="center"/>
          </w:tcPr>
          <w:p w14:paraId="5997AC1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8747CB1">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0750BC75">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建立关键人员保密制度和调离制度，签订保密合同，承担保密义务。</w:t>
            </w:r>
          </w:p>
        </w:tc>
        <w:tc>
          <w:tcPr>
            <w:tcW w:w="3669" w:type="dxa"/>
            <w:vAlign w:val="center"/>
          </w:tcPr>
          <w:p w14:paraId="22D85AE4">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0398685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7175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246D1D0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建设运行</w:t>
            </w:r>
          </w:p>
        </w:tc>
        <w:tc>
          <w:tcPr>
            <w:tcW w:w="1710" w:type="dxa"/>
            <w:vAlign w:val="center"/>
          </w:tcPr>
          <w:p w14:paraId="7041B77A">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制定密码应用方案</w:t>
            </w:r>
          </w:p>
        </w:tc>
        <w:tc>
          <w:tcPr>
            <w:tcW w:w="1035" w:type="dxa"/>
            <w:vAlign w:val="center"/>
          </w:tcPr>
          <w:p w14:paraId="088DCAA5">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1C67F675">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1ADB51B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依据密码相关标准和密码应用需求，制定密码应用方案；</w:t>
            </w:r>
          </w:p>
        </w:tc>
        <w:tc>
          <w:tcPr>
            <w:tcW w:w="3669" w:type="dxa"/>
            <w:vAlign w:val="center"/>
          </w:tcPr>
          <w:p w14:paraId="353146F4">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4A306E05">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5BA4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14EF0A38">
            <w:pPr>
              <w:wordWrap w:val="0"/>
              <w:snapToGrid w:val="0"/>
              <w:spacing w:line="240" w:lineRule="auto"/>
              <w:jc w:val="center"/>
              <w:rPr>
                <w:rFonts w:hint="eastAsia" w:ascii="仿宋" w:hAnsi="仿宋" w:cs="仿宋"/>
                <w:sz w:val="21"/>
                <w:szCs w:val="21"/>
              </w:rPr>
            </w:pPr>
          </w:p>
        </w:tc>
        <w:tc>
          <w:tcPr>
            <w:tcW w:w="1710" w:type="dxa"/>
            <w:vAlign w:val="center"/>
          </w:tcPr>
          <w:p w14:paraId="51CE7D32">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制定密钥安全管理策略</w:t>
            </w:r>
          </w:p>
        </w:tc>
        <w:tc>
          <w:tcPr>
            <w:tcW w:w="1035" w:type="dxa"/>
            <w:vAlign w:val="center"/>
          </w:tcPr>
          <w:p w14:paraId="5240B97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544F971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37107B70">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根据密码应用方案，确定系统涉及的密钥种类、体系及其生命周期环节；</w:t>
            </w:r>
          </w:p>
        </w:tc>
        <w:tc>
          <w:tcPr>
            <w:tcW w:w="3669" w:type="dxa"/>
            <w:vAlign w:val="center"/>
          </w:tcPr>
          <w:p w14:paraId="7AD245AF">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6B4295E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5B41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32792068">
            <w:pPr>
              <w:wordWrap w:val="0"/>
              <w:snapToGrid w:val="0"/>
              <w:spacing w:line="240" w:lineRule="auto"/>
              <w:jc w:val="center"/>
              <w:rPr>
                <w:rFonts w:hint="eastAsia" w:ascii="仿宋" w:hAnsi="仿宋" w:cs="仿宋"/>
                <w:sz w:val="21"/>
                <w:szCs w:val="21"/>
              </w:rPr>
            </w:pPr>
          </w:p>
        </w:tc>
        <w:tc>
          <w:tcPr>
            <w:tcW w:w="1710" w:type="dxa"/>
            <w:vAlign w:val="center"/>
          </w:tcPr>
          <w:p w14:paraId="5AECE24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制定实施方案</w:t>
            </w:r>
          </w:p>
        </w:tc>
        <w:tc>
          <w:tcPr>
            <w:tcW w:w="1035" w:type="dxa"/>
            <w:vAlign w:val="center"/>
          </w:tcPr>
          <w:p w14:paraId="72AA284E">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249CDDEA">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026A1E63">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按照应用方案，制定实施方案；</w:t>
            </w:r>
          </w:p>
        </w:tc>
        <w:tc>
          <w:tcPr>
            <w:tcW w:w="3669" w:type="dxa"/>
            <w:vAlign w:val="center"/>
          </w:tcPr>
          <w:p w14:paraId="734DAF37">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3D1D3C1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1E91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2FAD2D2C">
            <w:pPr>
              <w:wordWrap w:val="0"/>
              <w:snapToGrid w:val="0"/>
              <w:spacing w:line="240" w:lineRule="auto"/>
              <w:jc w:val="center"/>
              <w:rPr>
                <w:rFonts w:hint="eastAsia" w:ascii="仿宋" w:hAnsi="仿宋" w:cs="仿宋"/>
                <w:sz w:val="21"/>
                <w:szCs w:val="21"/>
              </w:rPr>
            </w:pPr>
          </w:p>
        </w:tc>
        <w:tc>
          <w:tcPr>
            <w:tcW w:w="1710" w:type="dxa"/>
            <w:vAlign w:val="center"/>
          </w:tcPr>
          <w:p w14:paraId="7577E788">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投入运行前进行密码应用安全性评估</w:t>
            </w:r>
          </w:p>
        </w:tc>
        <w:tc>
          <w:tcPr>
            <w:tcW w:w="1035" w:type="dxa"/>
            <w:vAlign w:val="center"/>
          </w:tcPr>
          <w:p w14:paraId="5D86E30F">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1C7159A4">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CC849A4">
            <w:pPr>
              <w:wordWrap w:val="0"/>
              <w:snapToGrid w:val="0"/>
              <w:spacing w:line="240" w:lineRule="auto"/>
              <w:jc w:val="left"/>
              <w:rPr>
                <w:rFonts w:hint="eastAsia" w:ascii="仿宋" w:hAnsi="仿宋" w:cs="仿宋"/>
                <w:sz w:val="21"/>
                <w:szCs w:val="21"/>
              </w:rPr>
            </w:pPr>
            <w:r>
              <w:rPr>
                <w:rFonts w:hint="eastAsia" w:ascii="仿宋" w:hAnsi="仿宋" w:cs="仿宋"/>
                <w:sz w:val="21"/>
                <w:szCs w:val="21"/>
              </w:rPr>
              <w:t>投入运行前进行密码应用安全性评估，评估通过后系统方可正式运行；</w:t>
            </w:r>
          </w:p>
        </w:tc>
        <w:tc>
          <w:tcPr>
            <w:tcW w:w="3669" w:type="dxa"/>
            <w:vAlign w:val="center"/>
          </w:tcPr>
          <w:p w14:paraId="0B0B26A2">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7BF343F9">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6239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0300CE5A">
            <w:pPr>
              <w:wordWrap w:val="0"/>
              <w:snapToGrid w:val="0"/>
              <w:spacing w:line="240" w:lineRule="auto"/>
              <w:jc w:val="center"/>
              <w:rPr>
                <w:rFonts w:hint="eastAsia" w:ascii="仿宋" w:hAnsi="仿宋" w:cs="仿宋"/>
                <w:sz w:val="21"/>
                <w:szCs w:val="21"/>
              </w:rPr>
            </w:pPr>
          </w:p>
        </w:tc>
        <w:tc>
          <w:tcPr>
            <w:tcW w:w="1710" w:type="dxa"/>
            <w:vAlign w:val="center"/>
          </w:tcPr>
          <w:p w14:paraId="02FE991C">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定期开展密码应用安全性评估及攻防对抗演习</w:t>
            </w:r>
          </w:p>
        </w:tc>
        <w:tc>
          <w:tcPr>
            <w:tcW w:w="1035" w:type="dxa"/>
            <w:vAlign w:val="center"/>
          </w:tcPr>
          <w:p w14:paraId="5D64EF2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3E8B8243">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5951B51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在运行过程中，应严格执行既定的密码应用安全管理制度，定期开展密码应用安全性评估及攻防对抗演习，并根据评估结果进行整改。</w:t>
            </w:r>
          </w:p>
        </w:tc>
        <w:tc>
          <w:tcPr>
            <w:tcW w:w="3669" w:type="dxa"/>
            <w:vAlign w:val="center"/>
          </w:tcPr>
          <w:p w14:paraId="1512920E">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52B57FE6">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4799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restart"/>
            <w:vAlign w:val="center"/>
          </w:tcPr>
          <w:p w14:paraId="2F00097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应急处置</w:t>
            </w:r>
          </w:p>
        </w:tc>
        <w:tc>
          <w:tcPr>
            <w:tcW w:w="1710" w:type="dxa"/>
            <w:vAlign w:val="center"/>
          </w:tcPr>
          <w:p w14:paraId="05A38853">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应急策略</w:t>
            </w:r>
          </w:p>
        </w:tc>
        <w:tc>
          <w:tcPr>
            <w:tcW w:w="1035" w:type="dxa"/>
            <w:vAlign w:val="center"/>
          </w:tcPr>
          <w:p w14:paraId="0462E56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79B547FC">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1CCE0660">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制定密码应用应急处置方案，做好应急资源准备，当密码应用安全事件发生时，立即启动应急处置方案，结合实际情况及时处置；</w:t>
            </w:r>
          </w:p>
        </w:tc>
        <w:tc>
          <w:tcPr>
            <w:tcW w:w="3669" w:type="dxa"/>
            <w:vAlign w:val="center"/>
          </w:tcPr>
          <w:p w14:paraId="5067362F">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578F175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56B9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2388B213">
            <w:pPr>
              <w:wordWrap w:val="0"/>
              <w:snapToGrid w:val="0"/>
              <w:spacing w:line="240" w:lineRule="auto"/>
              <w:jc w:val="center"/>
              <w:rPr>
                <w:rFonts w:hint="eastAsia" w:ascii="仿宋" w:hAnsi="仿宋" w:cs="仿宋"/>
                <w:sz w:val="21"/>
                <w:szCs w:val="21"/>
              </w:rPr>
            </w:pPr>
          </w:p>
        </w:tc>
        <w:tc>
          <w:tcPr>
            <w:tcW w:w="1710" w:type="dxa"/>
            <w:vAlign w:val="center"/>
          </w:tcPr>
          <w:p w14:paraId="3A4CBA0F">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事件处置</w:t>
            </w:r>
          </w:p>
        </w:tc>
        <w:tc>
          <w:tcPr>
            <w:tcW w:w="1035" w:type="dxa"/>
            <w:vAlign w:val="center"/>
          </w:tcPr>
          <w:p w14:paraId="6DF83BD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1F400062">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163571D0">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事件发生后，及时向信息系统主管部门进行报告；</w:t>
            </w:r>
          </w:p>
        </w:tc>
        <w:tc>
          <w:tcPr>
            <w:tcW w:w="3669" w:type="dxa"/>
            <w:vAlign w:val="center"/>
          </w:tcPr>
          <w:p w14:paraId="0320E6FD">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04673DE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r w14:paraId="4E84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600" w:type="dxa"/>
            <w:vMerge w:val="continue"/>
            <w:vAlign w:val="center"/>
          </w:tcPr>
          <w:p w14:paraId="3A802EDB">
            <w:pPr>
              <w:wordWrap w:val="0"/>
              <w:snapToGrid w:val="0"/>
              <w:spacing w:line="240" w:lineRule="auto"/>
              <w:jc w:val="center"/>
              <w:rPr>
                <w:rFonts w:hint="eastAsia" w:ascii="仿宋" w:hAnsi="仿宋" w:cs="仿宋"/>
                <w:sz w:val="21"/>
                <w:szCs w:val="21"/>
              </w:rPr>
            </w:pPr>
          </w:p>
        </w:tc>
        <w:tc>
          <w:tcPr>
            <w:tcW w:w="1710" w:type="dxa"/>
            <w:vAlign w:val="center"/>
          </w:tcPr>
          <w:p w14:paraId="5B978C4D">
            <w:pPr>
              <w:wordWrap w:val="0"/>
              <w:snapToGrid w:val="0"/>
              <w:spacing w:line="240" w:lineRule="auto"/>
              <w:jc w:val="left"/>
              <w:rPr>
                <w:rFonts w:hint="eastAsia" w:ascii="仿宋" w:hAnsi="仿宋" w:cs="仿宋"/>
                <w:sz w:val="21"/>
                <w:szCs w:val="21"/>
              </w:rPr>
            </w:pPr>
            <w:r>
              <w:rPr>
                <w:rFonts w:hint="eastAsia" w:ascii="仿宋" w:hAnsi="仿宋" w:cs="仿宋"/>
                <w:sz w:val="21"/>
                <w:szCs w:val="21"/>
              </w:rPr>
              <w:t>向有关主管部门上报处置情况</w:t>
            </w:r>
          </w:p>
        </w:tc>
        <w:tc>
          <w:tcPr>
            <w:tcW w:w="1035" w:type="dxa"/>
            <w:vAlign w:val="center"/>
          </w:tcPr>
          <w:p w14:paraId="61BE6060">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应</w:t>
            </w:r>
          </w:p>
        </w:tc>
        <w:tc>
          <w:tcPr>
            <w:tcW w:w="1754" w:type="dxa"/>
            <w:vAlign w:val="center"/>
          </w:tcPr>
          <w:p w14:paraId="0A65B67B">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适用</w:t>
            </w:r>
          </w:p>
        </w:tc>
        <w:tc>
          <w:tcPr>
            <w:tcW w:w="3696" w:type="dxa"/>
            <w:vAlign w:val="center"/>
          </w:tcPr>
          <w:p w14:paraId="6848D301">
            <w:pPr>
              <w:wordWrap w:val="0"/>
              <w:snapToGrid w:val="0"/>
              <w:spacing w:line="240" w:lineRule="auto"/>
              <w:jc w:val="left"/>
              <w:rPr>
                <w:rFonts w:hint="eastAsia" w:ascii="仿宋" w:hAnsi="仿宋" w:cs="仿宋"/>
                <w:sz w:val="21"/>
                <w:szCs w:val="21"/>
              </w:rPr>
            </w:pPr>
            <w:r>
              <w:rPr>
                <w:rFonts w:hint="eastAsia" w:ascii="仿宋" w:hAnsi="仿宋" w:cs="仿宋"/>
                <w:sz w:val="21"/>
                <w:szCs w:val="21"/>
              </w:rPr>
              <w:t>事件处置完成后，及时向信息系统主管部门及归属的密码管理部门报告事件发生情况及处置情况。</w:t>
            </w:r>
          </w:p>
        </w:tc>
        <w:tc>
          <w:tcPr>
            <w:tcW w:w="3669" w:type="dxa"/>
            <w:vAlign w:val="center"/>
          </w:tcPr>
          <w:p w14:paraId="5B179DEB">
            <w:pPr>
              <w:wordWrap w:val="0"/>
              <w:snapToGrid w:val="0"/>
              <w:spacing w:line="240" w:lineRule="auto"/>
              <w:jc w:val="left"/>
              <w:rPr>
                <w:rFonts w:hint="eastAsia" w:ascii="仿宋" w:hAnsi="仿宋" w:cs="仿宋"/>
                <w:sz w:val="21"/>
                <w:szCs w:val="21"/>
              </w:rPr>
            </w:pPr>
            <w:r>
              <w:rPr>
                <w:rFonts w:hint="eastAsia" w:ascii="仿宋" w:hAnsi="仿宋" w:cs="仿宋"/>
                <w:bCs/>
                <w:sz w:val="21"/>
                <w:szCs w:val="21"/>
              </w:rPr>
              <w:t>/</w:t>
            </w:r>
          </w:p>
        </w:tc>
        <w:tc>
          <w:tcPr>
            <w:tcW w:w="1755" w:type="dxa"/>
            <w:vAlign w:val="center"/>
          </w:tcPr>
          <w:p w14:paraId="28A7B0ED">
            <w:pPr>
              <w:wordWrap w:val="0"/>
              <w:snapToGrid w:val="0"/>
              <w:spacing w:line="240" w:lineRule="auto"/>
              <w:jc w:val="center"/>
              <w:rPr>
                <w:rFonts w:hint="eastAsia" w:ascii="仿宋" w:hAnsi="仿宋" w:cs="仿宋"/>
                <w:sz w:val="21"/>
                <w:szCs w:val="21"/>
              </w:rPr>
            </w:pPr>
            <w:r>
              <w:rPr>
                <w:rFonts w:hint="eastAsia" w:ascii="仿宋" w:hAnsi="仿宋" w:cs="仿宋"/>
                <w:sz w:val="21"/>
                <w:szCs w:val="21"/>
              </w:rPr>
              <w:t>符合</w:t>
            </w:r>
          </w:p>
        </w:tc>
      </w:tr>
    </w:tbl>
    <w:p w14:paraId="2B4FF7D7">
      <w:pPr>
        <w:wordWrap w:val="0"/>
        <w:spacing w:line="240" w:lineRule="auto"/>
        <w:ind w:left="465" w:leftChars="166" w:firstLine="420" w:firstLineChars="200"/>
        <w:rPr>
          <w:rFonts w:hint="eastAsia" w:ascii="宋体" w:hAnsi="宋体"/>
          <w:sz w:val="21"/>
          <w:szCs w:val="21"/>
        </w:rPr>
      </w:pPr>
    </w:p>
    <w:p w14:paraId="2F3CAFC9">
      <w:pPr>
        <w:pStyle w:val="2"/>
        <w:numPr>
          <w:ilvl w:val="0"/>
          <w:numId w:val="54"/>
        </w:numPr>
        <w:tabs>
          <w:tab w:val="left" w:pos="420"/>
          <w:tab w:val="left" w:pos="1152"/>
          <w:tab w:val="clear" w:pos="432"/>
        </w:tabs>
        <w:wordWrap w:val="0"/>
        <w:spacing w:before="394" w:after="394"/>
        <w:rPr>
          <w:rFonts w:hint="eastAsia"/>
        </w:rPr>
        <w:sectPr>
          <w:footerReference r:id="rId13" w:type="default"/>
          <w:footerReference r:id="rId14" w:type="even"/>
          <w:pgSz w:w="16838" w:h="11906" w:orient="landscape"/>
          <w:pgMar w:top="1417" w:right="1417" w:bottom="1417" w:left="1417" w:header="340" w:footer="907" w:gutter="0"/>
          <w:cols w:space="0" w:num="1"/>
          <w:docGrid w:type="lines" w:linePitch="394" w:charSpace="0"/>
        </w:sectPr>
      </w:pPr>
      <w:bookmarkStart w:id="306" w:name="_Toc21659"/>
    </w:p>
    <w:p w14:paraId="3ED55E71">
      <w:pPr>
        <w:pStyle w:val="2"/>
        <w:rPr>
          <w:rFonts w:hint="eastAsia"/>
        </w:rPr>
      </w:pPr>
      <w:bookmarkStart w:id="307" w:name="_Toc30171"/>
      <w:bookmarkStart w:id="308" w:name="_Toc29144"/>
      <w:r>
        <w:rPr>
          <w:rFonts w:hint="eastAsia"/>
        </w:rPr>
        <w:t>实施保障方案</w:t>
      </w:r>
      <w:bookmarkEnd w:id="306"/>
      <w:bookmarkEnd w:id="307"/>
      <w:bookmarkEnd w:id="308"/>
    </w:p>
    <w:p w14:paraId="607BE59C">
      <w:pPr>
        <w:pStyle w:val="3"/>
        <w:rPr>
          <w:rFonts w:hint="eastAsia"/>
        </w:rPr>
      </w:pPr>
      <w:bookmarkStart w:id="309" w:name="_Toc24920"/>
      <w:bookmarkStart w:id="310" w:name="_Toc28243"/>
      <w:bookmarkStart w:id="311" w:name="_Toc14017"/>
      <w:bookmarkStart w:id="312" w:name="_Toc91515813"/>
      <w:bookmarkStart w:id="313" w:name="_Toc67578089"/>
      <w:bookmarkStart w:id="314" w:name="_Toc1714"/>
      <w:r>
        <w:rPr>
          <w:rFonts w:hint="eastAsia"/>
        </w:rPr>
        <w:t>实施内容</w:t>
      </w:r>
      <w:bookmarkEnd w:id="309"/>
      <w:bookmarkEnd w:id="310"/>
      <w:bookmarkEnd w:id="311"/>
    </w:p>
    <w:p w14:paraId="130FB356">
      <w:pPr>
        <w:pStyle w:val="4"/>
      </w:pPr>
      <w:bookmarkStart w:id="315" w:name="_Toc7284"/>
      <w:r>
        <w:rPr>
          <w:rFonts w:hint="eastAsia"/>
        </w:rPr>
        <w:t>实施范围及要求</w:t>
      </w:r>
      <w:bookmarkEnd w:id="315"/>
    </w:p>
    <w:p w14:paraId="7CB127BA">
      <w:pPr>
        <w:pStyle w:val="31"/>
        <w:wordWrap w:val="0"/>
      </w:pPr>
      <w:r>
        <w:rPr>
          <w:rFonts w:hint="eastAsia"/>
        </w:rPr>
        <w:t>本项目中密码应用产品实施内容包括如下内容：</w:t>
      </w:r>
    </w:p>
    <w:p w14:paraId="716F5A21">
      <w:pPr>
        <w:pStyle w:val="31"/>
        <w:numPr>
          <w:ilvl w:val="0"/>
          <w:numId w:val="55"/>
        </w:numPr>
        <w:wordWrap w:val="0"/>
      </w:pPr>
      <w:r>
        <w:rPr>
          <w:rFonts w:hint="eastAsia"/>
        </w:rPr>
        <w:t>服务器密码机、</w:t>
      </w:r>
      <w:r>
        <w:rPr>
          <w:rFonts w:hint="eastAsia"/>
          <w:lang w:eastAsia="zh-CN"/>
        </w:rPr>
        <w:t>零信任安全网关</w:t>
      </w:r>
      <w:r>
        <w:rPr>
          <w:rFonts w:hint="eastAsia"/>
        </w:rPr>
        <w:t>硬件及</w:t>
      </w:r>
      <w:r>
        <w:rPr>
          <w:rFonts w:hint="eastAsia"/>
          <w:lang w:eastAsia="zh-CN"/>
        </w:rPr>
        <w:t>密码服务管理平台、数字证书认证系统、密钥管理系统、协同签名系统</w:t>
      </w:r>
      <w:r>
        <w:rPr>
          <w:rFonts w:hint="eastAsia"/>
        </w:rPr>
        <w:t>部署实施。</w:t>
      </w:r>
    </w:p>
    <w:p w14:paraId="28DBC9CD">
      <w:pPr>
        <w:pStyle w:val="31"/>
        <w:numPr>
          <w:ilvl w:val="0"/>
          <w:numId w:val="55"/>
        </w:numPr>
        <w:wordWrap w:val="0"/>
      </w:pPr>
      <w:r>
        <w:rPr>
          <w:rFonts w:hint="eastAsia"/>
        </w:rPr>
        <w:t>服务器证书、智能密码钥匙申请证书。</w:t>
      </w:r>
    </w:p>
    <w:p w14:paraId="0D552E96">
      <w:pPr>
        <w:pStyle w:val="4"/>
      </w:pPr>
      <w:bookmarkStart w:id="316" w:name="_Toc24636"/>
      <w:r>
        <w:rPr>
          <w:rFonts w:hint="eastAsia"/>
        </w:rPr>
        <w:t>设备采购及部署</w:t>
      </w:r>
      <w:bookmarkEnd w:id="316"/>
    </w:p>
    <w:p w14:paraId="48E5E69D">
      <w:pPr>
        <w:pStyle w:val="31"/>
        <w:wordWrap w:val="0"/>
        <w:ind w:firstLineChars="0"/>
        <w:rPr>
          <w:rFonts w:hint="eastAsia" w:ascii="仿宋" w:hAnsi="仿宋"/>
          <w:iCs/>
          <w:lang w:val="zh-CN"/>
        </w:rPr>
      </w:pPr>
      <w:r>
        <w:rPr>
          <w:rFonts w:hint="eastAsia" w:ascii="仿宋" w:hAnsi="仿宋"/>
          <w:iCs/>
          <w:lang w:val="zh-CN"/>
        </w:rPr>
        <w:t>本项目关于密码应用支撑系统的建设</w:t>
      </w:r>
      <w:r>
        <w:rPr>
          <w:rFonts w:hint="eastAsia" w:ascii="仿宋" w:hAnsi="仿宋"/>
          <w:iCs/>
        </w:rPr>
        <w:t>需</w:t>
      </w:r>
      <w:r>
        <w:rPr>
          <w:rFonts w:hint="eastAsia" w:ascii="仿宋" w:hAnsi="仿宋"/>
          <w:iCs/>
          <w:lang w:val="zh-CN"/>
        </w:rPr>
        <w:t>按照“5.</w:t>
      </w:r>
      <w:r>
        <w:rPr>
          <w:rFonts w:hint="eastAsia" w:ascii="仿宋" w:hAnsi="仿宋"/>
          <w:iCs/>
        </w:rPr>
        <w:t>5.2密码设备部署设计</w:t>
      </w:r>
      <w:r>
        <w:rPr>
          <w:rFonts w:hint="eastAsia" w:ascii="仿宋" w:hAnsi="仿宋"/>
          <w:iCs/>
          <w:lang w:val="zh-CN"/>
        </w:rPr>
        <w:t>”进行采购和应用。</w:t>
      </w:r>
    </w:p>
    <w:p w14:paraId="77B54D25">
      <w:pPr>
        <w:pStyle w:val="4"/>
      </w:pPr>
      <w:bookmarkStart w:id="317" w:name="_Toc16317"/>
      <w:r>
        <w:rPr>
          <w:rFonts w:hint="eastAsia"/>
        </w:rPr>
        <w:t>系统集成改造</w:t>
      </w:r>
      <w:bookmarkEnd w:id="317"/>
    </w:p>
    <w:p w14:paraId="4E850BDF">
      <w:pPr>
        <w:pStyle w:val="31"/>
        <w:wordWrap w:val="0"/>
      </w:pPr>
      <w:r>
        <w:rPr>
          <w:rFonts w:hint="eastAsia"/>
          <w:lang w:eastAsia="zh-CN"/>
        </w:rPr>
        <w:t>城投诚悦荟信息系统</w:t>
      </w:r>
      <w:r>
        <w:rPr>
          <w:rFonts w:hint="eastAsia"/>
        </w:rPr>
        <w:t>需与</w:t>
      </w:r>
      <w:r>
        <w:rPr>
          <w:rFonts w:hint="eastAsia"/>
          <w:lang w:val="en-US" w:eastAsia="zh-CN"/>
        </w:rPr>
        <w:t>零信任安全网关</w:t>
      </w:r>
      <w:r>
        <w:rPr>
          <w:rFonts w:hint="eastAsia"/>
        </w:rPr>
        <w:t>、</w:t>
      </w:r>
      <w:r>
        <w:rPr>
          <w:rFonts w:hint="eastAsia"/>
          <w:lang w:eastAsia="zh-CN"/>
        </w:rPr>
        <w:t>密码服务管理平台</w:t>
      </w:r>
      <w:r>
        <w:rPr>
          <w:rFonts w:hint="eastAsia"/>
        </w:rPr>
        <w:t>集成。</w:t>
      </w:r>
    </w:p>
    <w:p w14:paraId="011E3DA1">
      <w:pPr>
        <w:pStyle w:val="4"/>
      </w:pPr>
      <w:bookmarkStart w:id="318" w:name="_Toc16926"/>
      <w:r>
        <w:rPr>
          <w:rFonts w:hint="eastAsia"/>
        </w:rPr>
        <w:t>综合调试及试运行</w:t>
      </w:r>
      <w:bookmarkEnd w:id="318"/>
    </w:p>
    <w:p w14:paraId="0A15E227">
      <w:pPr>
        <w:pStyle w:val="31"/>
        <w:wordWrap w:val="0"/>
      </w:pPr>
      <w:r>
        <w:rPr>
          <w:rFonts w:hint="eastAsia"/>
        </w:rPr>
        <w:t>硬件设备及软件系统部署实施，将软硬件系统联通调试，完成软硬件适配联调。</w:t>
      </w:r>
    </w:p>
    <w:p w14:paraId="6AF052F5">
      <w:pPr>
        <w:pStyle w:val="4"/>
      </w:pPr>
      <w:bookmarkStart w:id="319" w:name="_Toc13313"/>
      <w:r>
        <w:rPr>
          <w:rFonts w:hint="eastAsia"/>
        </w:rPr>
        <w:t>重难点问题及风险应对</w:t>
      </w:r>
      <w:bookmarkEnd w:id="319"/>
    </w:p>
    <w:p w14:paraId="4C1CA059">
      <w:pPr>
        <w:pStyle w:val="31"/>
        <w:wordWrap w:val="0"/>
      </w:pPr>
      <w:r>
        <w:rPr>
          <w:rFonts w:hint="eastAsia"/>
        </w:rPr>
        <w:t>本项目重点及难点在于</w:t>
      </w:r>
      <w:r>
        <w:rPr>
          <w:rFonts w:hint="eastAsia"/>
          <w:lang w:eastAsia="zh-CN"/>
        </w:rPr>
        <w:t>城投诚悦荟信息系统</w:t>
      </w:r>
      <w:r>
        <w:rPr>
          <w:rFonts w:hint="eastAsia"/>
        </w:rPr>
        <w:t>与</w:t>
      </w:r>
      <w:r>
        <w:rPr>
          <w:rFonts w:hint="eastAsia"/>
          <w:lang w:val="en-US" w:eastAsia="zh-CN"/>
        </w:rPr>
        <w:t>密码服务管理平台和零信任安全网关</w:t>
      </w:r>
      <w:r>
        <w:rPr>
          <w:rFonts w:hint="eastAsia"/>
        </w:rPr>
        <w:t>对接改造，改造涉及到身份鉴别。</w:t>
      </w:r>
    </w:p>
    <w:p w14:paraId="6C4E5D75">
      <w:pPr>
        <w:pStyle w:val="31"/>
        <w:wordWrap w:val="0"/>
      </w:pPr>
      <w:r>
        <w:rPr>
          <w:rFonts w:hint="eastAsia"/>
        </w:rPr>
        <w:t>为应对可能存在的风险，需要密码产品厂商提供简单易用的集成接口以及相关的示例，并对应用厂商做必要的培训和支撑。</w:t>
      </w:r>
    </w:p>
    <w:p w14:paraId="2C2AFF99">
      <w:pPr>
        <w:pStyle w:val="3"/>
        <w:rPr>
          <w:rFonts w:hint="eastAsia"/>
        </w:rPr>
      </w:pPr>
      <w:bookmarkStart w:id="320" w:name="_Toc8245"/>
      <w:bookmarkStart w:id="321" w:name="_Toc18309"/>
      <w:bookmarkStart w:id="322" w:name="_Toc26124"/>
      <w:r>
        <w:rPr>
          <w:rFonts w:hint="eastAsia"/>
        </w:rPr>
        <w:t>实施计划</w:t>
      </w:r>
      <w:bookmarkEnd w:id="320"/>
      <w:bookmarkEnd w:id="321"/>
      <w:bookmarkEnd w:id="322"/>
    </w:p>
    <w:bookmarkEnd w:id="312"/>
    <w:bookmarkEnd w:id="313"/>
    <w:bookmarkEnd w:id="314"/>
    <w:p w14:paraId="51CE8A88">
      <w:pPr>
        <w:pStyle w:val="4"/>
      </w:pPr>
      <w:bookmarkStart w:id="323" w:name="_Toc76398311"/>
      <w:bookmarkStart w:id="324" w:name="_Toc111121368"/>
      <w:bookmarkStart w:id="325" w:name="_Toc102752802"/>
      <w:bookmarkStart w:id="326" w:name="_Toc47650031"/>
      <w:bookmarkStart w:id="327" w:name="_Toc18892"/>
      <w:bookmarkStart w:id="328" w:name="_Toc97044236"/>
      <w:bookmarkStart w:id="329" w:name="_Toc141965240"/>
      <w:bookmarkStart w:id="330" w:name="_Toc83226468"/>
      <w:bookmarkStart w:id="331" w:name="_Toc82184341"/>
      <w:bookmarkStart w:id="332" w:name="_Toc88059714"/>
      <w:bookmarkStart w:id="333" w:name="_Toc20275"/>
      <w:r>
        <w:rPr>
          <w:rFonts w:hint="eastAsia"/>
        </w:rPr>
        <w:t>项目启动</w:t>
      </w:r>
      <w:bookmarkEnd w:id="323"/>
      <w:bookmarkEnd w:id="324"/>
      <w:bookmarkEnd w:id="325"/>
      <w:bookmarkEnd w:id="326"/>
      <w:bookmarkEnd w:id="327"/>
      <w:bookmarkEnd w:id="328"/>
      <w:bookmarkEnd w:id="329"/>
      <w:bookmarkEnd w:id="330"/>
      <w:bookmarkEnd w:id="331"/>
      <w:bookmarkEnd w:id="332"/>
      <w:bookmarkEnd w:id="333"/>
    </w:p>
    <w:p w14:paraId="6E88A14D">
      <w:pPr>
        <w:pStyle w:val="31"/>
        <w:wordWrap w:val="0"/>
        <w:ind w:firstLineChars="0"/>
        <w:rPr>
          <w:rFonts w:hint="eastAsia" w:ascii="仿宋" w:hAnsi="仿宋"/>
          <w:iCs/>
          <w:lang w:val="zh-CN"/>
        </w:rPr>
      </w:pPr>
      <w:r>
        <w:rPr>
          <w:rFonts w:hint="eastAsia" w:ascii="仿宋" w:hAnsi="仿宋"/>
          <w:iCs/>
          <w:lang w:val="zh-CN"/>
        </w:rPr>
        <w:t>此阶段处于整个项目实施工作的最前期，由成立项目组、前期调研、编制项目总体计划、启动会四个阶段组成。</w:t>
      </w:r>
    </w:p>
    <w:p w14:paraId="73C3A449">
      <w:pPr>
        <w:pStyle w:val="4"/>
      </w:pPr>
      <w:bookmarkStart w:id="334" w:name="_Toc2889"/>
      <w:bookmarkStart w:id="335" w:name="_Toc111121369"/>
      <w:bookmarkStart w:id="336" w:name="_Toc141965241"/>
      <w:bookmarkStart w:id="337" w:name="_Toc1990154333"/>
      <w:bookmarkStart w:id="338" w:name="_Toc31705"/>
      <w:r>
        <w:rPr>
          <w:rFonts w:hint="eastAsia"/>
        </w:rPr>
        <w:t>工作任务</w:t>
      </w:r>
      <w:bookmarkEnd w:id="334"/>
      <w:bookmarkEnd w:id="335"/>
      <w:bookmarkEnd w:id="336"/>
      <w:bookmarkEnd w:id="337"/>
      <w:bookmarkEnd w:id="338"/>
    </w:p>
    <w:p w14:paraId="38DA3BD0">
      <w:pPr>
        <w:pStyle w:val="31"/>
        <w:wordWrap w:val="0"/>
        <w:ind w:firstLineChars="0"/>
        <w:rPr>
          <w:rFonts w:hint="eastAsia" w:ascii="仿宋" w:hAnsi="仿宋"/>
          <w:iCs/>
          <w:lang w:val="zh-CN"/>
        </w:rPr>
      </w:pPr>
      <w:r>
        <w:rPr>
          <w:rFonts w:hint="eastAsia" w:ascii="仿宋" w:hAnsi="仿宋"/>
          <w:iCs/>
          <w:lang w:val="zh-CN"/>
        </w:rPr>
        <w:t>此阶段主要任务：</w:t>
      </w:r>
    </w:p>
    <w:p w14:paraId="577BA94B">
      <w:pPr>
        <w:pStyle w:val="31"/>
        <w:wordWrap w:val="0"/>
        <w:ind w:firstLineChars="0"/>
        <w:rPr>
          <w:rFonts w:hint="eastAsia" w:ascii="仿宋" w:hAnsi="仿宋"/>
          <w:iCs/>
          <w:lang w:val="zh-CN"/>
        </w:rPr>
      </w:pPr>
      <w:r>
        <w:rPr>
          <w:rFonts w:hint="eastAsia" w:ascii="仿宋" w:hAnsi="仿宋"/>
          <w:iCs/>
          <w:lang w:val="zh-CN"/>
        </w:rPr>
        <w:t>1）项目承建方：在合同签订后指定项目经理，成立项目组，授权项目组织完成项目目标。</w:t>
      </w:r>
    </w:p>
    <w:p w14:paraId="27A7DC22">
      <w:pPr>
        <w:pStyle w:val="31"/>
        <w:wordWrap w:val="0"/>
        <w:ind w:firstLineChars="0"/>
        <w:rPr>
          <w:rFonts w:hint="eastAsia" w:ascii="仿宋" w:hAnsi="仿宋"/>
          <w:iCs/>
          <w:lang w:val="zh-CN"/>
        </w:rPr>
      </w:pPr>
      <w:r>
        <w:rPr>
          <w:rFonts w:hint="eastAsia" w:ascii="仿宋" w:hAnsi="仿宋"/>
          <w:iCs/>
          <w:lang w:val="zh-CN"/>
        </w:rPr>
        <w:t>2）项目承建方项目组：进行前期项目调研，与用户共同成立项目实施组织，编制《总体项目计划》，召开项目启动会。</w:t>
      </w:r>
    </w:p>
    <w:p w14:paraId="2DA296D2">
      <w:pPr>
        <w:pStyle w:val="31"/>
        <w:wordWrap w:val="0"/>
        <w:ind w:firstLineChars="0"/>
        <w:rPr>
          <w:rFonts w:hint="eastAsia" w:ascii="仿宋" w:hAnsi="仿宋"/>
          <w:iCs/>
          <w:lang w:val="zh-CN"/>
        </w:rPr>
      </w:pPr>
      <w:r>
        <w:rPr>
          <w:rFonts w:hint="eastAsia" w:ascii="仿宋" w:hAnsi="仿宋"/>
          <w:iCs/>
          <w:lang w:val="zh-CN"/>
        </w:rPr>
        <w:t>3）商务经理：配合项目承建方项目组，将积累的项目和用户信息转交给项目组。将项目组正式介绍给用户，配合项目组建立与用户的联系。</w:t>
      </w:r>
    </w:p>
    <w:p w14:paraId="2803A1ED">
      <w:pPr>
        <w:pStyle w:val="31"/>
        <w:wordWrap w:val="0"/>
        <w:ind w:firstLineChars="0"/>
        <w:rPr>
          <w:iCs/>
          <w:lang w:val="zh-CN"/>
        </w:rPr>
      </w:pPr>
      <w:r>
        <w:rPr>
          <w:rFonts w:hint="eastAsia" w:ascii="仿宋" w:hAnsi="仿宋"/>
          <w:iCs/>
          <w:lang w:val="zh-CN"/>
        </w:rPr>
        <w:t>4）用户：成立项目实施组织，配合前期调研和召开启动会，签署《总体项目计划》和《项目实施协议》</w:t>
      </w:r>
      <w:r>
        <w:rPr>
          <w:rFonts w:hint="eastAsia"/>
          <w:iCs/>
          <w:lang w:val="zh-CN"/>
        </w:rPr>
        <w:t>。</w:t>
      </w:r>
    </w:p>
    <w:p w14:paraId="692F12D5">
      <w:pPr>
        <w:pStyle w:val="4"/>
      </w:pPr>
      <w:bookmarkStart w:id="339" w:name="_Toc141965242"/>
      <w:bookmarkStart w:id="340" w:name="_Toc26069"/>
      <w:bookmarkStart w:id="341" w:name="_Toc111121370"/>
      <w:bookmarkStart w:id="342" w:name="_Toc19380"/>
      <w:bookmarkStart w:id="343" w:name="_Toc1466072706"/>
      <w:r>
        <w:rPr>
          <w:rFonts w:hint="eastAsia"/>
        </w:rPr>
        <w:t>成立项目组</w:t>
      </w:r>
      <w:bookmarkEnd w:id="339"/>
      <w:bookmarkEnd w:id="340"/>
      <w:bookmarkEnd w:id="341"/>
      <w:bookmarkEnd w:id="342"/>
      <w:bookmarkEnd w:id="343"/>
    </w:p>
    <w:p w14:paraId="64FC8706">
      <w:pPr>
        <w:pStyle w:val="31"/>
        <w:wordWrap w:val="0"/>
        <w:rPr>
          <w:iCs/>
          <w:lang w:val="zh-CN"/>
        </w:rPr>
      </w:pPr>
      <w:r>
        <w:rPr>
          <w:rFonts w:hint="eastAsia" w:ascii="仿宋" w:hAnsi="仿宋"/>
          <w:iCs/>
          <w:lang w:val="zh-CN"/>
        </w:rPr>
        <w:t>部门经理接到实施申请后，任命项目经理，制定项目目标，由部门经理及项目经理一起指定项目组成员及成员任务，并报总经理签署《项目任务书》</w:t>
      </w:r>
      <w:r>
        <w:rPr>
          <w:rFonts w:hint="eastAsia"/>
          <w:iCs/>
          <w:lang w:val="zh-CN"/>
        </w:rPr>
        <w:t>。</w:t>
      </w:r>
    </w:p>
    <w:p w14:paraId="3ECD2E65">
      <w:pPr>
        <w:pStyle w:val="4"/>
      </w:pPr>
      <w:bookmarkStart w:id="344" w:name="_Toc6300"/>
      <w:bookmarkStart w:id="345" w:name="_Toc111121371"/>
      <w:bookmarkStart w:id="346" w:name="_Toc4780"/>
      <w:bookmarkStart w:id="347" w:name="_Toc56604064"/>
      <w:bookmarkStart w:id="348" w:name="_Toc141965243"/>
      <w:r>
        <w:rPr>
          <w:rFonts w:hint="eastAsia"/>
        </w:rPr>
        <w:t>前期调研</w:t>
      </w:r>
      <w:bookmarkEnd w:id="344"/>
      <w:bookmarkEnd w:id="345"/>
      <w:bookmarkEnd w:id="346"/>
      <w:bookmarkEnd w:id="347"/>
      <w:bookmarkEnd w:id="348"/>
    </w:p>
    <w:p w14:paraId="0FAC68F1">
      <w:pPr>
        <w:pStyle w:val="31"/>
        <w:wordWrap w:val="0"/>
        <w:rPr>
          <w:iCs/>
          <w:lang w:val="zh-CN"/>
        </w:rPr>
      </w:pPr>
      <w:r>
        <w:rPr>
          <w:rFonts w:hint="eastAsia" w:ascii="仿宋" w:hAnsi="仿宋"/>
          <w:iCs/>
          <w:lang w:val="zh-CN"/>
        </w:rPr>
        <w:t>项目经理及项目组成员，在商务人员配合下，建立与用户的联系，对合同、用户进行调研。填写《用户及合同信息表》。在项目商务谈判中，商务经理积累了大量的信息，项目组首先应收集商务和合同信息，并与商务经理一起识别哪些个体和组织是项目的干系人，确定他们的需求和期望，如何满足和影响这些需求、期望以确保项目能够成功</w:t>
      </w:r>
      <w:r>
        <w:rPr>
          <w:rFonts w:hint="eastAsia"/>
          <w:iCs/>
          <w:lang w:val="zh-CN"/>
        </w:rPr>
        <w:t>。</w:t>
      </w:r>
    </w:p>
    <w:p w14:paraId="6AD122BA">
      <w:pPr>
        <w:pStyle w:val="4"/>
      </w:pPr>
      <w:bookmarkStart w:id="349" w:name="_Toc141965244"/>
      <w:bookmarkStart w:id="350" w:name="_Toc6833"/>
      <w:bookmarkStart w:id="351" w:name="_Toc9248027"/>
      <w:bookmarkStart w:id="352" w:name="_Toc12890"/>
      <w:bookmarkStart w:id="353" w:name="_Toc111121372"/>
      <w:r>
        <w:rPr>
          <w:rFonts w:hint="eastAsia"/>
        </w:rPr>
        <w:t>编制《项目总体计划》</w:t>
      </w:r>
      <w:bookmarkEnd w:id="349"/>
      <w:bookmarkEnd w:id="350"/>
      <w:bookmarkEnd w:id="351"/>
      <w:bookmarkEnd w:id="352"/>
      <w:bookmarkEnd w:id="353"/>
    </w:p>
    <w:p w14:paraId="1F7B308E">
      <w:pPr>
        <w:pStyle w:val="31"/>
        <w:wordWrap w:val="0"/>
        <w:ind w:firstLineChars="0"/>
        <w:rPr>
          <w:rFonts w:hint="eastAsia" w:ascii="仿宋" w:hAnsi="仿宋"/>
          <w:iCs/>
          <w:lang w:val="zh-CN"/>
        </w:rPr>
      </w:pPr>
      <w:r>
        <w:rPr>
          <w:rFonts w:hint="eastAsia" w:ascii="仿宋" w:hAnsi="仿宋"/>
          <w:iCs/>
          <w:lang w:val="zh-CN"/>
        </w:rPr>
        <w:t>《项目总体计划》是一个文件或文件的集合，随着项目信息不断丰富和变化，会被不断变更，主要介绍项目目标、主要项目阶段、里程碑、可交付成果。通常包括以下几方面内容：</w:t>
      </w:r>
    </w:p>
    <w:p w14:paraId="3559184D">
      <w:pPr>
        <w:pStyle w:val="31"/>
        <w:wordWrap w:val="0"/>
        <w:ind w:firstLineChars="0"/>
        <w:rPr>
          <w:rFonts w:hint="eastAsia" w:ascii="仿宋" w:hAnsi="仿宋"/>
          <w:iCs/>
          <w:lang w:val="zh-CN"/>
        </w:rPr>
      </w:pPr>
      <w:r>
        <w:rPr>
          <w:rFonts w:hint="eastAsia" w:ascii="仿宋" w:hAnsi="仿宋"/>
          <w:iCs/>
          <w:lang w:val="zh-CN"/>
        </w:rPr>
        <w:t>1）项目描述，项目目标、主要项目阶段、里程碑、可交付成果。所计划的职责分配（包括用户的）；</w:t>
      </w:r>
    </w:p>
    <w:p w14:paraId="534C24C3">
      <w:pPr>
        <w:pStyle w:val="31"/>
        <w:wordWrap w:val="0"/>
        <w:ind w:firstLineChars="0"/>
        <w:rPr>
          <w:rFonts w:hint="eastAsia" w:ascii="仿宋" w:hAnsi="仿宋"/>
          <w:iCs/>
          <w:lang w:val="zh-CN"/>
        </w:rPr>
      </w:pPr>
      <w:r>
        <w:rPr>
          <w:rFonts w:hint="eastAsia" w:ascii="仿宋" w:hAnsi="仿宋"/>
          <w:iCs/>
          <w:lang w:val="zh-CN"/>
        </w:rPr>
        <w:t>2）沟通管理计划，确定项目干系人对信息和沟通的需要：即什么人何时需要什么信息以及通过什么方式将信息提供给他们。质量管理计划，确定适合于项目的质量标准和如何满足其要求。如果有必要，可以包括上述每一个计划，详细程度根据每个具体项目的要求而定。未解决事宜和未定的决策。</w:t>
      </w:r>
    </w:p>
    <w:p w14:paraId="14685AA9">
      <w:pPr>
        <w:pStyle w:val="4"/>
      </w:pPr>
      <w:bookmarkStart w:id="354" w:name="_Toc812767205"/>
      <w:bookmarkStart w:id="355" w:name="_Toc24614"/>
      <w:bookmarkStart w:id="356" w:name="_Toc111121373"/>
      <w:bookmarkStart w:id="357" w:name="_Toc27901"/>
      <w:bookmarkStart w:id="358" w:name="_Toc141965245"/>
      <w:r>
        <w:rPr>
          <w:rFonts w:hint="eastAsia"/>
        </w:rPr>
        <w:t>启动会</w:t>
      </w:r>
      <w:bookmarkEnd w:id="354"/>
      <w:bookmarkEnd w:id="355"/>
      <w:bookmarkEnd w:id="356"/>
      <w:bookmarkEnd w:id="357"/>
      <w:bookmarkEnd w:id="358"/>
    </w:p>
    <w:p w14:paraId="721909A8">
      <w:pPr>
        <w:pStyle w:val="31"/>
        <w:wordWrap w:val="0"/>
        <w:ind w:firstLineChars="0"/>
        <w:rPr>
          <w:rFonts w:hint="eastAsia" w:ascii="仿宋" w:hAnsi="仿宋"/>
          <w:iCs/>
          <w:lang w:val="zh-CN"/>
        </w:rPr>
      </w:pPr>
      <w:r>
        <w:rPr>
          <w:rFonts w:hint="eastAsia" w:ascii="仿宋" w:hAnsi="仿宋"/>
          <w:iCs/>
          <w:lang w:val="zh-CN"/>
        </w:rPr>
        <w:t>项目组与用户共同召开的宣布项目实施正式开始的会议。共同组建项目实施组织，实施组织的权利和职责；双方签署《项目实施协议》。</w:t>
      </w:r>
    </w:p>
    <w:p w14:paraId="604CB3C1">
      <w:pPr>
        <w:pStyle w:val="31"/>
        <w:wordWrap w:val="0"/>
        <w:ind w:firstLineChars="0"/>
        <w:rPr>
          <w:rFonts w:hint="eastAsia" w:ascii="仿宋" w:hAnsi="仿宋"/>
          <w:iCs/>
          <w:lang w:val="zh-CN"/>
        </w:rPr>
      </w:pPr>
      <w:r>
        <w:rPr>
          <w:rFonts w:hint="eastAsia" w:ascii="仿宋" w:hAnsi="仿宋"/>
          <w:iCs/>
          <w:lang w:val="zh-CN"/>
        </w:rPr>
        <w:t>项目组介绍《项目总体计划》和《项目实施协议》，包括以下内容：</w:t>
      </w:r>
    </w:p>
    <w:p w14:paraId="15F7B890">
      <w:pPr>
        <w:pStyle w:val="31"/>
        <w:wordWrap w:val="0"/>
        <w:ind w:firstLineChars="0"/>
        <w:rPr>
          <w:rFonts w:hint="eastAsia" w:ascii="仿宋" w:hAnsi="仿宋"/>
          <w:iCs/>
          <w:lang w:val="zh-CN"/>
        </w:rPr>
      </w:pPr>
      <w:r>
        <w:rPr>
          <w:rFonts w:hint="eastAsia" w:ascii="仿宋" w:hAnsi="仿宋"/>
          <w:iCs/>
          <w:lang w:val="zh-CN"/>
        </w:rPr>
        <w:t>1）项目目标、主要项目阶段、里程碑、可交付成果。所计划的职责分配（包括用户的）；</w:t>
      </w:r>
    </w:p>
    <w:p w14:paraId="7E6A1A21">
      <w:pPr>
        <w:pStyle w:val="31"/>
        <w:wordWrap w:val="0"/>
        <w:ind w:firstLineChars="0"/>
        <w:rPr>
          <w:rFonts w:hint="eastAsia" w:ascii="仿宋" w:hAnsi="仿宋"/>
          <w:iCs/>
          <w:lang w:val="zh-CN"/>
        </w:rPr>
      </w:pPr>
      <w:r>
        <w:rPr>
          <w:rFonts w:hint="eastAsia" w:ascii="仿宋" w:hAnsi="仿宋"/>
          <w:iCs/>
          <w:lang w:val="zh-CN"/>
        </w:rPr>
        <w:t>2）项目实施中项目管理的必要性和如何进行项目管理，项目的质量如何控制；</w:t>
      </w:r>
    </w:p>
    <w:p w14:paraId="298801ED">
      <w:pPr>
        <w:pStyle w:val="31"/>
        <w:wordWrap w:val="0"/>
        <w:ind w:firstLineChars="0"/>
        <w:rPr>
          <w:rFonts w:hint="eastAsia" w:ascii="仿宋" w:hAnsi="仿宋"/>
          <w:iCs/>
          <w:lang w:val="zh-CN"/>
        </w:rPr>
      </w:pPr>
      <w:r>
        <w:rPr>
          <w:rFonts w:hint="eastAsia" w:ascii="仿宋" w:hAnsi="仿宋"/>
          <w:iCs/>
          <w:lang w:val="zh-CN"/>
        </w:rPr>
        <w:t>3）项目实施中用户的参与和领导的支持的重要作用；</w:t>
      </w:r>
    </w:p>
    <w:p w14:paraId="1B1BB810">
      <w:pPr>
        <w:pStyle w:val="31"/>
        <w:wordWrap w:val="0"/>
        <w:ind w:firstLineChars="0"/>
        <w:rPr>
          <w:iCs/>
          <w:lang w:val="zh-CN"/>
        </w:rPr>
      </w:pPr>
      <w:r>
        <w:rPr>
          <w:rFonts w:hint="eastAsia" w:ascii="仿宋" w:hAnsi="仿宋"/>
          <w:iCs/>
          <w:lang w:val="zh-CN"/>
        </w:rPr>
        <w:t>4）阶段验收、技术交接和项目结束后如何对用户提供后续服务。</w:t>
      </w:r>
    </w:p>
    <w:p w14:paraId="5416A6AA">
      <w:pPr>
        <w:pStyle w:val="4"/>
      </w:pPr>
      <w:bookmarkStart w:id="359" w:name="_Toc18884"/>
      <w:bookmarkStart w:id="360" w:name="_Toc111121374"/>
      <w:bookmarkStart w:id="361" w:name="_Toc97044237"/>
      <w:bookmarkStart w:id="362" w:name="_Toc141965246"/>
      <w:bookmarkStart w:id="363" w:name="_Toc7136"/>
      <w:bookmarkStart w:id="364" w:name="_Toc82184342"/>
      <w:bookmarkStart w:id="365" w:name="_Toc34935868"/>
      <w:bookmarkStart w:id="366" w:name="_Toc88059715"/>
      <w:bookmarkStart w:id="367" w:name="_Toc76398312"/>
      <w:bookmarkStart w:id="368" w:name="_Toc102752803"/>
      <w:bookmarkStart w:id="369" w:name="_Toc83226469"/>
      <w:r>
        <w:rPr>
          <w:rFonts w:hint="eastAsia"/>
        </w:rPr>
        <w:t>项目计划制定</w:t>
      </w:r>
      <w:bookmarkEnd w:id="359"/>
      <w:bookmarkEnd w:id="360"/>
      <w:bookmarkEnd w:id="361"/>
      <w:bookmarkEnd w:id="362"/>
      <w:bookmarkEnd w:id="363"/>
      <w:bookmarkEnd w:id="364"/>
      <w:bookmarkEnd w:id="365"/>
      <w:bookmarkEnd w:id="366"/>
      <w:bookmarkEnd w:id="367"/>
      <w:bookmarkEnd w:id="368"/>
      <w:bookmarkEnd w:id="369"/>
    </w:p>
    <w:p w14:paraId="31626E8D">
      <w:pPr>
        <w:pStyle w:val="31"/>
        <w:wordWrap w:val="0"/>
        <w:ind w:firstLineChars="0"/>
        <w:rPr>
          <w:rFonts w:hint="eastAsia" w:ascii="仿宋" w:hAnsi="仿宋"/>
          <w:iCs/>
          <w:lang w:val="zh-CN"/>
        </w:rPr>
      </w:pPr>
      <w:r>
        <w:rPr>
          <w:rFonts w:hint="eastAsia" w:ascii="仿宋" w:hAnsi="仿宋"/>
          <w:iCs/>
          <w:lang w:val="zh-CN"/>
        </w:rPr>
        <w:t>在明确项目任务和分配好项目人员后，我们根据双方合同规定，在合同规定范围内制定项目进度计划。</w:t>
      </w:r>
    </w:p>
    <w:p w14:paraId="57C7F895">
      <w:pPr>
        <w:pStyle w:val="31"/>
        <w:wordWrap w:val="0"/>
        <w:ind w:firstLineChars="0"/>
        <w:rPr>
          <w:rFonts w:hint="eastAsia" w:ascii="仿宋" w:hAnsi="仿宋"/>
          <w:iCs/>
          <w:lang w:val="zh-CN"/>
        </w:rPr>
      </w:pPr>
      <w:r>
        <w:rPr>
          <w:rFonts w:hint="eastAsia" w:ascii="仿宋" w:hAnsi="仿宋"/>
          <w:iCs/>
          <w:lang w:val="zh-CN"/>
        </w:rPr>
        <w:t>首先将项目进行分成几个大的阶段，明确每个项目大的阶段的里程碑，如需要提交的成果，需要按照规程进行质量评估等内容。然后在大的项目阶段内进行任务细化分配，最后将任务细化到每个环节都落实到人，如需求分析阶段、实施部署阶段、验收阶段等。</w:t>
      </w:r>
    </w:p>
    <w:p w14:paraId="36D77F61">
      <w:pPr>
        <w:pStyle w:val="31"/>
        <w:wordWrap w:val="0"/>
        <w:ind w:firstLineChars="0"/>
        <w:rPr>
          <w:rFonts w:hint="eastAsia" w:ascii="楷体" w:hAnsi="楷体" w:eastAsia="楷体"/>
          <w:b/>
          <w:sz w:val="30"/>
          <w:szCs w:val="30"/>
        </w:rPr>
      </w:pPr>
      <w:r>
        <w:rPr>
          <w:rFonts w:hint="eastAsia" w:ascii="仿宋" w:hAnsi="仿宋"/>
          <w:iCs/>
          <w:lang w:val="zh-CN"/>
        </w:rPr>
        <w:t>项目管理部门（包括质量管理部门）根据项目计划进行定期质检，发现项目过程中不合理情况并进行及时纠正，这样可以确保项目严格按照项目计划运行。</w:t>
      </w:r>
    </w:p>
    <w:p w14:paraId="5D8C7B2F">
      <w:pPr>
        <w:pStyle w:val="3"/>
        <w:rPr>
          <w:rFonts w:hint="eastAsia"/>
        </w:rPr>
      </w:pPr>
      <w:bookmarkStart w:id="370" w:name="_Toc64720390"/>
      <w:bookmarkStart w:id="371" w:name="_Toc7465"/>
      <w:bookmarkStart w:id="372" w:name="_Toc14312"/>
      <w:bookmarkStart w:id="373" w:name="_Toc91515815"/>
      <w:bookmarkStart w:id="374" w:name="_Toc67578092"/>
      <w:bookmarkStart w:id="375" w:name="_Toc11475"/>
      <w:bookmarkStart w:id="376" w:name="_Toc65337679"/>
      <w:bookmarkStart w:id="377" w:name="_Toc16463"/>
      <w:r>
        <w:rPr>
          <w:rFonts w:hint="eastAsia"/>
        </w:rPr>
        <w:t>保障</w:t>
      </w:r>
      <w:bookmarkEnd w:id="370"/>
      <w:bookmarkEnd w:id="371"/>
      <w:bookmarkEnd w:id="372"/>
      <w:bookmarkEnd w:id="373"/>
      <w:bookmarkEnd w:id="374"/>
      <w:bookmarkEnd w:id="375"/>
      <w:bookmarkEnd w:id="376"/>
      <w:r>
        <w:rPr>
          <w:rFonts w:hint="eastAsia"/>
        </w:rPr>
        <w:t>措施</w:t>
      </w:r>
      <w:bookmarkEnd w:id="377"/>
    </w:p>
    <w:p w14:paraId="2A549D71">
      <w:pPr>
        <w:pStyle w:val="31"/>
        <w:wordWrap w:val="0"/>
      </w:pPr>
      <w:r>
        <w:rPr>
          <w:rFonts w:hint="eastAsia"/>
        </w:rPr>
        <w:t>针对本系统实施的保障措施主要包含项目组织保障、项目人员保障、项目经费保障、项目质量保障、项目实施监督检查等措施。</w:t>
      </w:r>
      <w:bookmarkStart w:id="378" w:name="_Toc490483713"/>
      <w:bookmarkEnd w:id="378"/>
      <w:bookmarkStart w:id="379" w:name="_Toc490481949"/>
      <w:bookmarkEnd w:id="379"/>
      <w:bookmarkStart w:id="380" w:name="_Toc490484658"/>
      <w:bookmarkEnd w:id="380"/>
      <w:bookmarkStart w:id="381" w:name="_Toc490489451"/>
      <w:bookmarkEnd w:id="381"/>
      <w:bookmarkStart w:id="382" w:name="_Toc490482109"/>
      <w:bookmarkEnd w:id="382"/>
      <w:bookmarkStart w:id="383" w:name="_Toc490556299"/>
      <w:bookmarkEnd w:id="383"/>
      <w:bookmarkStart w:id="384" w:name="_Toc490482149"/>
      <w:bookmarkEnd w:id="384"/>
      <w:bookmarkStart w:id="385" w:name="_Toc490482069"/>
      <w:bookmarkEnd w:id="385"/>
      <w:bookmarkStart w:id="386" w:name="_Toc490556968"/>
      <w:bookmarkEnd w:id="386"/>
      <w:bookmarkStart w:id="387" w:name="_Toc490476594"/>
      <w:bookmarkStart w:id="388" w:name="_Toc490478074"/>
      <w:bookmarkStart w:id="389" w:name="_Toc490477023"/>
      <w:bookmarkStart w:id="390" w:name="_Toc490476789"/>
      <w:bookmarkStart w:id="391" w:name="_Toc490476641"/>
    </w:p>
    <w:p w14:paraId="5C3C0C62">
      <w:pPr>
        <w:pStyle w:val="4"/>
      </w:pPr>
      <w:bookmarkStart w:id="392" w:name="_Toc490556969"/>
      <w:bookmarkStart w:id="393" w:name="_Toc91515816"/>
      <w:bookmarkStart w:id="394" w:name="_Toc673"/>
      <w:bookmarkStart w:id="395" w:name="_Toc65337680"/>
      <w:bookmarkStart w:id="396" w:name="_Toc30083"/>
      <w:bookmarkStart w:id="397" w:name="_Toc23868"/>
      <w:bookmarkStart w:id="398" w:name="_Toc67578093"/>
      <w:r>
        <w:rPr>
          <w:rFonts w:hint="eastAsia"/>
        </w:rPr>
        <w:t>组织保障</w:t>
      </w:r>
      <w:bookmarkEnd w:id="387"/>
      <w:bookmarkEnd w:id="388"/>
      <w:bookmarkEnd w:id="389"/>
      <w:bookmarkEnd w:id="390"/>
      <w:bookmarkEnd w:id="391"/>
      <w:bookmarkEnd w:id="392"/>
      <w:bookmarkEnd w:id="393"/>
      <w:bookmarkEnd w:id="394"/>
      <w:bookmarkEnd w:id="395"/>
      <w:bookmarkEnd w:id="396"/>
      <w:bookmarkEnd w:id="397"/>
      <w:bookmarkEnd w:id="398"/>
    </w:p>
    <w:p w14:paraId="6DCCE87E">
      <w:pPr>
        <w:pStyle w:val="31"/>
        <w:wordWrap w:val="0"/>
      </w:pPr>
      <w:r>
        <w:rPr>
          <w:rFonts w:hint="eastAsia"/>
        </w:rPr>
        <w:t>用户单位负责本次密码应用工作的统一协调和组织推进工作，用户单位要建立健全本次项目建设和管理的领导（协调）机构和工作机制，负责研究制定本系统的发展战略、规划方案、有关规章制度和重大决策；统一协调和组织推进本次项目建设和管理工作；研究解决本系统安全保障、信息资源、业务应用、运维保障、应急响应等方面的重大问题。</w:t>
      </w:r>
    </w:p>
    <w:p w14:paraId="530B906D">
      <w:pPr>
        <w:pStyle w:val="4"/>
      </w:pPr>
      <w:bookmarkStart w:id="399" w:name="_Toc6467"/>
      <w:bookmarkStart w:id="400" w:name="_Toc490476595"/>
      <w:bookmarkStart w:id="401" w:name="_Toc91515817"/>
      <w:bookmarkStart w:id="402" w:name="_Toc490478075"/>
      <w:bookmarkStart w:id="403" w:name="_Toc490477024"/>
      <w:bookmarkStart w:id="404" w:name="_Toc490476790"/>
      <w:bookmarkStart w:id="405" w:name="_Toc65337681"/>
      <w:bookmarkStart w:id="406" w:name="_Toc490476642"/>
      <w:bookmarkStart w:id="407" w:name="_Toc67578094"/>
      <w:bookmarkStart w:id="408" w:name="_Toc490556970"/>
      <w:bookmarkStart w:id="409" w:name="_Toc15561"/>
      <w:bookmarkStart w:id="410" w:name="_Toc20279"/>
      <w:r>
        <w:rPr>
          <w:rFonts w:hint="eastAsia"/>
        </w:rPr>
        <w:t>人员保障</w:t>
      </w:r>
      <w:bookmarkEnd w:id="399"/>
      <w:bookmarkEnd w:id="400"/>
      <w:bookmarkEnd w:id="401"/>
      <w:bookmarkEnd w:id="402"/>
      <w:bookmarkEnd w:id="403"/>
      <w:bookmarkEnd w:id="404"/>
      <w:bookmarkEnd w:id="405"/>
      <w:bookmarkEnd w:id="406"/>
      <w:bookmarkEnd w:id="407"/>
      <w:bookmarkEnd w:id="408"/>
      <w:bookmarkEnd w:id="409"/>
      <w:bookmarkEnd w:id="410"/>
    </w:p>
    <w:p w14:paraId="5C4EC422">
      <w:pPr>
        <w:pStyle w:val="31"/>
        <w:wordWrap w:val="0"/>
      </w:pPr>
      <w:r>
        <w:rPr>
          <w:rFonts w:hint="eastAsia"/>
        </w:rPr>
        <w:t>项目人员保障参考项目组织架构人员职责安排，明确各种角色应具备的素质，保证进入到项目中并承担角色的各类项目干系人满足项目要求。同时，还应保证项目人员对项目的投入程度，各司其职。</w:t>
      </w:r>
    </w:p>
    <w:p w14:paraId="4001D300">
      <w:pPr>
        <w:pStyle w:val="4"/>
      </w:pPr>
      <w:bookmarkStart w:id="411" w:name="_Toc490477025"/>
      <w:bookmarkStart w:id="412" w:name="_Toc91515818"/>
      <w:bookmarkStart w:id="413" w:name="_Toc490478076"/>
      <w:bookmarkStart w:id="414" w:name="_Toc490476791"/>
      <w:bookmarkStart w:id="415" w:name="_Toc67578095"/>
      <w:bookmarkStart w:id="416" w:name="_Toc490556971"/>
      <w:bookmarkStart w:id="417" w:name="_Toc490476643"/>
      <w:bookmarkStart w:id="418" w:name="_Toc32693"/>
      <w:bookmarkStart w:id="419" w:name="_Toc11274"/>
      <w:bookmarkStart w:id="420" w:name="_Toc9253"/>
      <w:bookmarkStart w:id="421" w:name="_Toc490476596"/>
      <w:bookmarkStart w:id="422" w:name="_Toc65337682"/>
      <w:r>
        <w:rPr>
          <w:rFonts w:hint="eastAsia"/>
        </w:rPr>
        <w:t>经费保障</w:t>
      </w:r>
      <w:bookmarkEnd w:id="411"/>
      <w:bookmarkEnd w:id="412"/>
      <w:bookmarkEnd w:id="413"/>
      <w:bookmarkEnd w:id="414"/>
      <w:bookmarkEnd w:id="415"/>
      <w:bookmarkEnd w:id="416"/>
      <w:bookmarkEnd w:id="417"/>
      <w:bookmarkEnd w:id="418"/>
      <w:bookmarkEnd w:id="419"/>
      <w:bookmarkEnd w:id="420"/>
      <w:bookmarkEnd w:id="421"/>
      <w:bookmarkEnd w:id="422"/>
    </w:p>
    <w:p w14:paraId="26812486">
      <w:pPr>
        <w:pStyle w:val="31"/>
        <w:wordWrap w:val="0"/>
      </w:pPr>
      <w:r>
        <w:rPr>
          <w:rFonts w:hint="eastAsia"/>
        </w:rPr>
        <w:t>按照国家相关工程建设项目管理要求，组织开展需求分析，合理测算建设经费和运行维护保障资金的投入规模。健全完善预算编制制度，确保资金分配使用规范、安全和有效。</w:t>
      </w:r>
    </w:p>
    <w:p w14:paraId="3AD4DA3A">
      <w:pPr>
        <w:pStyle w:val="4"/>
      </w:pPr>
      <w:bookmarkStart w:id="423" w:name="_Toc65337683"/>
      <w:bookmarkStart w:id="424" w:name="_Toc67578096"/>
      <w:bookmarkStart w:id="425" w:name="_Toc490476792"/>
      <w:bookmarkStart w:id="426" w:name="_Toc4859"/>
      <w:bookmarkStart w:id="427" w:name="_Toc490556972"/>
      <w:bookmarkStart w:id="428" w:name="_Toc490476644"/>
      <w:bookmarkStart w:id="429" w:name="_Toc26847"/>
      <w:bookmarkStart w:id="430" w:name="_Toc490477026"/>
      <w:bookmarkStart w:id="431" w:name="_Toc490478077"/>
      <w:bookmarkStart w:id="432" w:name="_Toc490476597"/>
      <w:bookmarkStart w:id="433" w:name="_Toc91515819"/>
      <w:bookmarkStart w:id="434" w:name="_Toc30943"/>
      <w:r>
        <w:rPr>
          <w:rFonts w:hint="eastAsia"/>
        </w:rPr>
        <w:t>质量保障</w:t>
      </w:r>
      <w:bookmarkEnd w:id="423"/>
      <w:bookmarkEnd w:id="424"/>
      <w:bookmarkEnd w:id="425"/>
      <w:bookmarkEnd w:id="426"/>
      <w:bookmarkEnd w:id="427"/>
      <w:bookmarkEnd w:id="428"/>
      <w:bookmarkEnd w:id="429"/>
      <w:bookmarkEnd w:id="430"/>
      <w:bookmarkEnd w:id="431"/>
      <w:bookmarkEnd w:id="432"/>
      <w:bookmarkEnd w:id="433"/>
      <w:r>
        <w:rPr>
          <w:rFonts w:hint="eastAsia"/>
        </w:rPr>
        <w:t>及监督检查</w:t>
      </w:r>
      <w:bookmarkEnd w:id="434"/>
    </w:p>
    <w:p w14:paraId="69A8A64B">
      <w:pPr>
        <w:pStyle w:val="31"/>
        <w:wordWrap w:val="0"/>
      </w:pPr>
      <w:r>
        <w:rPr>
          <w:rFonts w:hint="eastAsia"/>
        </w:rPr>
        <w:t>项目将设置专门的质量管理制度以确保项目实施的质量。项目质量管理人员将依照相应各阶段的实施标准（流程规范），通过记录审核、流程监督、异常报告等方式对项目的进度、质量进行控制。</w:t>
      </w:r>
    </w:p>
    <w:p w14:paraId="0F612435">
      <w:pPr>
        <w:pStyle w:val="31"/>
        <w:numPr>
          <w:ilvl w:val="0"/>
          <w:numId w:val="56"/>
        </w:numPr>
        <w:wordWrap w:val="0"/>
        <w:rPr>
          <w:rFonts w:hint="eastAsia" w:hAnsi="宋体" w:cs="Times New Roman"/>
        </w:rPr>
      </w:pPr>
      <w:r>
        <w:rPr>
          <w:rFonts w:hint="eastAsia" w:hAnsi="宋体" w:cs="Times New Roman"/>
        </w:rPr>
        <w:t>记录审核</w:t>
      </w:r>
    </w:p>
    <w:p w14:paraId="6DC959FF">
      <w:pPr>
        <w:pStyle w:val="31"/>
        <w:wordWrap w:val="0"/>
      </w:pPr>
      <w:r>
        <w:rPr>
          <w:rFonts w:hint="eastAsia"/>
        </w:rPr>
        <w:t>项目实施中产生的各项调查表、分析过程表格必须有纸页文档，文档由各阶段的负责人签名与审核，并定期检查相应的记录确认各项记录的完整性。</w:t>
      </w:r>
    </w:p>
    <w:p w14:paraId="6EA1222E">
      <w:pPr>
        <w:pStyle w:val="31"/>
        <w:numPr>
          <w:ilvl w:val="0"/>
          <w:numId w:val="56"/>
        </w:numPr>
        <w:wordWrap w:val="0"/>
        <w:rPr>
          <w:rFonts w:hint="eastAsia" w:hAnsi="宋体" w:cs="Times New Roman"/>
        </w:rPr>
      </w:pPr>
      <w:r>
        <w:rPr>
          <w:rFonts w:hint="eastAsia" w:hAnsi="宋体" w:cs="Times New Roman"/>
        </w:rPr>
        <w:t>流程监督</w:t>
      </w:r>
    </w:p>
    <w:p w14:paraId="4E2628DA">
      <w:pPr>
        <w:pStyle w:val="31"/>
        <w:wordWrap w:val="0"/>
      </w:pPr>
      <w:r>
        <w:rPr>
          <w:rFonts w:hint="eastAsia"/>
        </w:rPr>
        <w:t>依照实施规定的各流程标准对项目进行审核，审核将包括流程是否得到正确实施，结果是符合规定的标准。审核将要求实施人提供能够证明流程已经得到正确的执行，产品正确性有相应的保证。</w:t>
      </w:r>
    </w:p>
    <w:p w14:paraId="1EFBA70F">
      <w:pPr>
        <w:pStyle w:val="31"/>
        <w:numPr>
          <w:ilvl w:val="0"/>
          <w:numId w:val="56"/>
        </w:numPr>
        <w:wordWrap w:val="0"/>
        <w:rPr>
          <w:rFonts w:hint="eastAsia" w:hAnsi="宋体" w:cs="Times New Roman"/>
        </w:rPr>
      </w:pPr>
      <w:r>
        <w:rPr>
          <w:rFonts w:hint="eastAsia" w:hAnsi="宋体" w:cs="Times New Roman"/>
        </w:rPr>
        <w:t>异常处理</w:t>
      </w:r>
    </w:p>
    <w:p w14:paraId="77AB5DBB">
      <w:pPr>
        <w:pStyle w:val="31"/>
        <w:wordWrap w:val="0"/>
      </w:pPr>
      <w:r>
        <w:rPr>
          <w:rFonts w:hint="eastAsia"/>
        </w:rPr>
        <w:t>在项目进行过程中发现异常状况出现后（未按流程进行工作、超过期限），首先与项目经理进行沟通，要求对项目进行整改，做出相应的补救措施，并进行记录：如果异常情况可能影响项目的进展，则应当立即向用户单位进行汇报，如有必要，要求召开项目临时会议，由用户单位与相关厂商共同对项目计划进行调整并采取其他相应的补救措施。</w:t>
      </w:r>
    </w:p>
    <w:p w14:paraId="16851131">
      <w:pPr>
        <w:pStyle w:val="31"/>
        <w:wordWrap w:val="0"/>
      </w:pPr>
      <w:r>
        <w:rPr>
          <w:rFonts w:hint="eastAsia"/>
        </w:rPr>
        <w:t>用户单位制定本系统督促检查计划，组成检查组对本系统进展情况进行督察。</w:t>
      </w:r>
    </w:p>
    <w:p w14:paraId="1D8DFB84">
      <w:pPr>
        <w:pStyle w:val="31"/>
        <w:wordWrap w:val="0"/>
      </w:pPr>
      <w:r>
        <w:rPr>
          <w:rFonts w:hint="eastAsia"/>
        </w:rPr>
        <w:t>建设单位要按照监督检查要求，结合实际，进一步明确本单位针对本次项目的建设和管理要求，加强工作组织，统筹安排好各项工作，确保各项任务落到实处。</w:t>
      </w:r>
      <w:bookmarkStart w:id="435" w:name="_Toc5707"/>
      <w:bookmarkStart w:id="436" w:name="_Toc20439"/>
    </w:p>
    <w:p w14:paraId="3AA00EC1">
      <w:pPr>
        <w:pStyle w:val="3"/>
        <w:rPr>
          <w:rFonts w:hint="eastAsia"/>
        </w:rPr>
      </w:pPr>
      <w:bookmarkStart w:id="437" w:name="_Toc21413"/>
      <w:r>
        <w:rPr>
          <w:rFonts w:hint="eastAsia"/>
        </w:rPr>
        <w:t>经费概算</w:t>
      </w:r>
      <w:bookmarkEnd w:id="435"/>
      <w:bookmarkEnd w:id="436"/>
      <w:bookmarkEnd w:id="437"/>
    </w:p>
    <w:p w14:paraId="7A11B467">
      <w:pPr>
        <w:pStyle w:val="31"/>
        <w:wordWrap w:val="0"/>
      </w:pPr>
      <w:r>
        <w:rPr>
          <w:rFonts w:hint="eastAsia"/>
        </w:rPr>
        <w:t>本系统建设改造所涉及的产品和经费见下表。</w:t>
      </w:r>
    </w:p>
    <w:p w14:paraId="606A044D">
      <w:pPr>
        <w:pStyle w:val="12"/>
        <w:keepNext/>
        <w:tabs>
          <w:tab w:val="center" w:pos="4201"/>
          <w:tab w:val="right" w:leader="dot" w:pos="9298"/>
        </w:tabs>
        <w:wordWrap w:val="0"/>
        <w:ind w:firstLine="420" w:firstLineChars="200"/>
        <w:jc w:val="center"/>
      </w:pPr>
      <w:r>
        <w:t xml:space="preserve">表 </w:t>
      </w:r>
      <w:r>
        <w:fldChar w:fldCharType="begin"/>
      </w:r>
      <w:r>
        <w:instrText xml:space="preserve"> STYLEREF 1 \s </w:instrText>
      </w:r>
      <w:r>
        <w:fldChar w:fldCharType="separate"/>
      </w:r>
      <w:r>
        <w:t>8</w:t>
      </w:r>
      <w:r>
        <w:fldChar w:fldCharType="end"/>
      </w:r>
      <w:r>
        <w:noBreakHyphen/>
      </w:r>
      <w:r>
        <w:fldChar w:fldCharType="begin"/>
      </w:r>
      <w:r>
        <w:instrText xml:space="preserve"> SEQ 表 \* ARABIC \s 1 </w:instrText>
      </w:r>
      <w:r>
        <w:fldChar w:fldCharType="separate"/>
      </w:r>
      <w:r>
        <w:t>1</w:t>
      </w:r>
      <w:r>
        <w:fldChar w:fldCharType="end"/>
      </w:r>
      <w:r>
        <w:rPr>
          <w:rFonts w:hint="eastAsia"/>
        </w:rPr>
        <w:t xml:space="preserve"> 经费概算表</w:t>
      </w:r>
    </w:p>
    <w:tbl>
      <w:tblPr>
        <w:tblStyle w:val="32"/>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64" w:type="dxa"/>
          <w:bottom w:w="40" w:type="dxa"/>
          <w:right w:w="64" w:type="dxa"/>
        </w:tblCellMar>
      </w:tblPr>
      <w:tblGrid>
        <w:gridCol w:w="738"/>
        <w:gridCol w:w="1555"/>
        <w:gridCol w:w="3399"/>
        <w:gridCol w:w="660"/>
        <w:gridCol w:w="531"/>
        <w:gridCol w:w="893"/>
        <w:gridCol w:w="902"/>
        <w:gridCol w:w="610"/>
      </w:tblGrid>
      <w:tr w14:paraId="3BB4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blHeader/>
          <w:jc w:val="center"/>
        </w:trPr>
        <w:tc>
          <w:tcPr>
            <w:tcW w:w="738" w:type="dxa"/>
            <w:shd w:val="clear" w:color="auto" w:fill="D8D8D8" w:themeFill="background1" w:themeFillShade="D9"/>
            <w:vAlign w:val="center"/>
          </w:tcPr>
          <w:p w14:paraId="7E24B97D">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序号</w:t>
            </w:r>
          </w:p>
        </w:tc>
        <w:tc>
          <w:tcPr>
            <w:tcW w:w="1555" w:type="dxa"/>
            <w:shd w:val="clear" w:color="auto" w:fill="D8D8D8" w:themeFill="background1" w:themeFillShade="D9"/>
            <w:vAlign w:val="center"/>
          </w:tcPr>
          <w:p w14:paraId="2A127AC0">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产品/服务名称</w:t>
            </w:r>
          </w:p>
        </w:tc>
        <w:tc>
          <w:tcPr>
            <w:tcW w:w="3399" w:type="dxa"/>
            <w:shd w:val="clear" w:color="auto" w:fill="D8D8D8" w:themeFill="background1" w:themeFillShade="D9"/>
            <w:vAlign w:val="center"/>
          </w:tcPr>
          <w:p w14:paraId="444825CB">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功能</w:t>
            </w:r>
          </w:p>
        </w:tc>
        <w:tc>
          <w:tcPr>
            <w:tcW w:w="660" w:type="dxa"/>
            <w:shd w:val="clear" w:color="auto" w:fill="D8D8D8" w:themeFill="background1" w:themeFillShade="D9"/>
            <w:vAlign w:val="center"/>
          </w:tcPr>
          <w:p w14:paraId="1D21363B">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数量</w:t>
            </w:r>
          </w:p>
        </w:tc>
        <w:tc>
          <w:tcPr>
            <w:tcW w:w="531" w:type="dxa"/>
            <w:shd w:val="clear" w:color="auto" w:fill="D8D8D8" w:themeFill="background1" w:themeFillShade="D9"/>
            <w:vAlign w:val="center"/>
          </w:tcPr>
          <w:p w14:paraId="5D50739C">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单位</w:t>
            </w:r>
          </w:p>
        </w:tc>
        <w:tc>
          <w:tcPr>
            <w:tcW w:w="893" w:type="dxa"/>
            <w:shd w:val="clear" w:color="auto" w:fill="D8D8D8" w:themeFill="background1" w:themeFillShade="D9"/>
            <w:vAlign w:val="center"/>
          </w:tcPr>
          <w:p w14:paraId="7FC7999D">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单价</w:t>
            </w:r>
          </w:p>
          <w:p w14:paraId="6A3F9285">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（万元）</w:t>
            </w:r>
          </w:p>
        </w:tc>
        <w:tc>
          <w:tcPr>
            <w:tcW w:w="902" w:type="dxa"/>
            <w:shd w:val="clear" w:color="auto" w:fill="D8D8D8" w:themeFill="background1" w:themeFillShade="D9"/>
            <w:vAlign w:val="center"/>
          </w:tcPr>
          <w:p w14:paraId="14FB05E3">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小计</w:t>
            </w:r>
          </w:p>
          <w:p w14:paraId="271E53CD">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（万元）</w:t>
            </w:r>
          </w:p>
        </w:tc>
        <w:tc>
          <w:tcPr>
            <w:tcW w:w="610" w:type="dxa"/>
            <w:shd w:val="clear" w:color="auto" w:fill="D8D8D8" w:themeFill="background1" w:themeFillShade="D9"/>
            <w:vAlign w:val="center"/>
          </w:tcPr>
          <w:p w14:paraId="640298CD">
            <w:pPr>
              <w:keepNext/>
              <w:wordWrap w:val="0"/>
              <w:snapToGrid w:val="0"/>
              <w:spacing w:line="240" w:lineRule="auto"/>
              <w:ind w:left="0" w:leftChars="0" w:right="0" w:rightChars="0" w:firstLine="0" w:firstLineChars="0"/>
              <w:jc w:val="center"/>
              <w:rPr>
                <w:rFonts w:hint="eastAsia" w:ascii="仿宋" w:hAnsi="仿宋" w:cs="仿宋"/>
                <w:b/>
                <w:sz w:val="21"/>
                <w:szCs w:val="21"/>
              </w:rPr>
            </w:pPr>
            <w:r>
              <w:rPr>
                <w:rFonts w:hint="eastAsia" w:ascii="仿宋" w:hAnsi="仿宋" w:cs="仿宋"/>
                <w:b/>
                <w:sz w:val="21"/>
                <w:szCs w:val="21"/>
              </w:rPr>
              <w:t>备注</w:t>
            </w:r>
          </w:p>
        </w:tc>
      </w:tr>
      <w:tr w14:paraId="3DB8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5C8E343B">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43F800B1">
            <w:pPr>
              <w:pStyle w:val="57"/>
              <w:wordWrap w:val="0"/>
              <w:snapToGrid w:val="0"/>
              <w:spacing w:line="240" w:lineRule="auto"/>
              <w:ind w:left="0" w:leftChars="0" w:right="0" w:rightChars="0" w:firstLine="0" w:firstLineChars="0"/>
              <w:jc w:val="left"/>
              <w:rPr>
                <w:rFonts w:hint="default" w:eastAsia="仿宋"/>
                <w:color w:val="000000"/>
                <w:kern w:val="0"/>
                <w:sz w:val="21"/>
                <w:szCs w:val="21"/>
                <w:lang w:val="en-US" w:eastAsia="zh-CN" w:bidi="ar"/>
              </w:rPr>
            </w:pPr>
            <w:r>
              <w:rPr>
                <w:rFonts w:hint="eastAsia"/>
                <w:color w:val="000000"/>
                <w:kern w:val="0"/>
                <w:sz w:val="21"/>
                <w:szCs w:val="21"/>
                <w:lang w:val="en-US" w:eastAsia="zh-CN" w:bidi="ar"/>
              </w:rPr>
              <w:t>国密门禁系统</w:t>
            </w:r>
          </w:p>
        </w:tc>
        <w:tc>
          <w:tcPr>
            <w:tcW w:w="3399" w:type="dxa"/>
            <w:vAlign w:val="center"/>
          </w:tcPr>
          <w:p w14:paraId="0B5A0BDA">
            <w:pPr>
              <w:pStyle w:val="57"/>
              <w:wordWrap w:val="0"/>
              <w:snapToGrid w:val="0"/>
              <w:spacing w:line="240" w:lineRule="auto"/>
              <w:ind w:left="0" w:leftChars="0" w:right="0" w:rightChars="0" w:firstLine="0" w:firstLineChars="0"/>
              <w:jc w:val="left"/>
              <w:rPr>
                <w:rFonts w:hint="eastAsia"/>
                <w:color w:val="000000"/>
                <w:kern w:val="0"/>
                <w:sz w:val="21"/>
                <w:szCs w:val="21"/>
                <w:lang w:eastAsia="zh-CN" w:bidi="ar"/>
              </w:rPr>
            </w:pPr>
            <w:r>
              <w:rPr>
                <w:rFonts w:hint="eastAsia"/>
                <w:color w:val="000000"/>
                <w:kern w:val="0"/>
                <w:sz w:val="21"/>
                <w:szCs w:val="21"/>
                <w:lang w:eastAsia="zh-CN" w:bidi="ar"/>
              </w:rPr>
              <w:t>符合GM/T 0036 《采用非接触卡的门禁系统密码应用技术指南》国密门禁系统，包含门禁管理系统、门禁控制器、门禁读卡器、门禁发卡器、门禁密钥注入器、CPU卡等，提供物理和环境安全层面身份鉴别以及电子门禁记录完整性保护功能。</w:t>
            </w:r>
          </w:p>
        </w:tc>
        <w:tc>
          <w:tcPr>
            <w:tcW w:w="660" w:type="dxa"/>
            <w:vAlign w:val="center"/>
          </w:tcPr>
          <w:p w14:paraId="0F44667B">
            <w:pPr>
              <w:keepNext/>
              <w:widowControl/>
              <w:snapToGrid w:val="0"/>
              <w:spacing w:line="240" w:lineRule="auto"/>
              <w:ind w:left="0" w:leftChars="0" w:right="0" w:rightChars="0" w:firstLine="0" w:firstLineChars="0"/>
              <w:jc w:val="center"/>
              <w:textAlignment w:val="center"/>
              <w:rPr>
                <w:rFonts w:hint="default" w:ascii="仿宋" w:hAnsi="仿宋" w:eastAsia="仿宋" w:cs="仿宋"/>
                <w:sz w:val="21"/>
                <w:szCs w:val="21"/>
                <w:lang w:val="en-US" w:eastAsia="zh-CN"/>
              </w:rPr>
            </w:pPr>
            <w:r>
              <w:rPr>
                <w:rFonts w:hint="eastAsia" w:ascii="仿宋" w:hAnsi="仿宋" w:cs="仿宋"/>
                <w:sz w:val="21"/>
                <w:szCs w:val="21"/>
                <w:lang w:val="en-US" w:eastAsia="zh-CN"/>
              </w:rPr>
              <w:t>1</w:t>
            </w:r>
          </w:p>
        </w:tc>
        <w:tc>
          <w:tcPr>
            <w:tcW w:w="531" w:type="dxa"/>
            <w:vAlign w:val="center"/>
          </w:tcPr>
          <w:p w14:paraId="47CC65AB">
            <w:pPr>
              <w:keepNext/>
              <w:widowControl/>
              <w:snapToGrid w:val="0"/>
              <w:spacing w:line="240" w:lineRule="auto"/>
              <w:ind w:left="0" w:leftChars="0" w:right="0" w:rightChars="0" w:firstLine="0" w:firstLineChars="0"/>
              <w:jc w:val="left"/>
              <w:textAlignment w:val="center"/>
              <w:rPr>
                <w:rFonts w:hint="eastAsia" w:ascii="仿宋" w:hAnsi="仿宋" w:eastAsia="仿宋" w:cs="仿宋"/>
                <w:sz w:val="21"/>
                <w:szCs w:val="21"/>
                <w:lang w:val="en-US" w:eastAsia="zh-CN"/>
              </w:rPr>
            </w:pPr>
            <w:r>
              <w:rPr>
                <w:rFonts w:hint="eastAsia" w:ascii="仿宋" w:hAnsi="仿宋" w:cs="仿宋"/>
                <w:sz w:val="21"/>
                <w:szCs w:val="21"/>
                <w:lang w:val="en-US" w:eastAsia="zh-CN"/>
              </w:rPr>
              <w:t>套</w:t>
            </w:r>
          </w:p>
        </w:tc>
        <w:tc>
          <w:tcPr>
            <w:tcW w:w="893" w:type="dxa"/>
            <w:vAlign w:val="center"/>
          </w:tcPr>
          <w:p w14:paraId="0C3620EC">
            <w:pPr>
              <w:widowControl/>
              <w:snapToGrid w:val="0"/>
              <w:spacing w:line="240" w:lineRule="auto"/>
              <w:ind w:left="0" w:leftChars="0" w:right="0" w:rightChars="0" w:firstLine="0" w:firstLineChars="0"/>
              <w:jc w:val="right"/>
              <w:textAlignment w:val="center"/>
              <w:rPr>
                <w:rFonts w:hint="default"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7.2</w:t>
            </w:r>
          </w:p>
        </w:tc>
        <w:tc>
          <w:tcPr>
            <w:tcW w:w="902" w:type="dxa"/>
            <w:shd w:val="clear" w:color="auto" w:fill="auto"/>
            <w:vAlign w:val="center"/>
          </w:tcPr>
          <w:p w14:paraId="3B0DC41F">
            <w:pPr>
              <w:widowControl/>
              <w:snapToGrid w:val="0"/>
              <w:spacing w:line="240" w:lineRule="auto"/>
              <w:ind w:left="0" w:leftChars="0" w:right="0" w:rightChars="0" w:firstLine="0" w:firstLineChars="0"/>
              <w:jc w:val="right"/>
              <w:textAlignment w:val="center"/>
              <w:rPr>
                <w:rFonts w:hint="default"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7.2</w:t>
            </w:r>
          </w:p>
        </w:tc>
        <w:tc>
          <w:tcPr>
            <w:tcW w:w="610" w:type="dxa"/>
            <w:vAlign w:val="center"/>
          </w:tcPr>
          <w:p w14:paraId="3DFAF633">
            <w:pPr>
              <w:pStyle w:val="57"/>
              <w:wordWrap w:val="0"/>
              <w:snapToGrid w:val="0"/>
              <w:spacing w:line="240" w:lineRule="auto"/>
              <w:ind w:left="0" w:leftChars="0" w:right="0" w:rightChars="0" w:firstLine="0" w:firstLineChars="0"/>
              <w:jc w:val="center"/>
              <w:rPr>
                <w:rFonts w:hint="eastAsia" w:hAnsi="宋体" w:eastAsia="仿宋" w:cs="宋体"/>
                <w:color w:val="000000"/>
                <w:kern w:val="0"/>
                <w:sz w:val="21"/>
                <w:szCs w:val="22"/>
                <w:lang w:eastAsia="zh-CN" w:bidi="ar"/>
              </w:rPr>
            </w:pPr>
          </w:p>
        </w:tc>
      </w:tr>
      <w:tr w14:paraId="20D6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0B8C444A">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365FE627">
            <w:pPr>
              <w:pStyle w:val="57"/>
              <w:wordWrap w:val="0"/>
              <w:snapToGrid w:val="0"/>
              <w:spacing w:line="240" w:lineRule="auto"/>
              <w:ind w:left="0" w:leftChars="0" w:right="0" w:rightChars="0" w:firstLine="0" w:firstLineChars="0"/>
              <w:jc w:val="left"/>
              <w:rPr>
                <w:rFonts w:hint="default"/>
                <w:color w:val="000000"/>
                <w:kern w:val="0"/>
                <w:sz w:val="21"/>
                <w:szCs w:val="21"/>
                <w:lang w:val="en-US" w:eastAsia="zh-CN" w:bidi="ar"/>
              </w:rPr>
            </w:pPr>
            <w:r>
              <w:rPr>
                <w:rFonts w:hint="eastAsia"/>
                <w:color w:val="000000"/>
                <w:kern w:val="0"/>
                <w:sz w:val="21"/>
                <w:szCs w:val="21"/>
                <w:lang w:val="en-US" w:eastAsia="zh-CN" w:bidi="ar"/>
              </w:rPr>
              <w:t>国密视频监控系统</w:t>
            </w:r>
          </w:p>
        </w:tc>
        <w:tc>
          <w:tcPr>
            <w:tcW w:w="3399" w:type="dxa"/>
            <w:vAlign w:val="center"/>
          </w:tcPr>
          <w:p w14:paraId="6555B5F9">
            <w:pPr>
              <w:pStyle w:val="57"/>
              <w:wordWrap w:val="0"/>
              <w:snapToGrid w:val="0"/>
              <w:spacing w:line="240" w:lineRule="auto"/>
              <w:ind w:left="0" w:leftChars="0" w:right="0" w:rightChars="0" w:firstLine="0" w:firstLineChars="0"/>
              <w:jc w:val="left"/>
              <w:rPr>
                <w:rFonts w:hint="eastAsia"/>
                <w:color w:val="000000"/>
                <w:kern w:val="0"/>
                <w:sz w:val="21"/>
                <w:szCs w:val="21"/>
                <w:lang w:bidi="ar"/>
              </w:rPr>
            </w:pPr>
            <w:r>
              <w:rPr>
                <w:rFonts w:hint="eastAsia"/>
                <w:color w:val="000000"/>
                <w:kern w:val="0"/>
                <w:sz w:val="21"/>
                <w:szCs w:val="21"/>
                <w:lang w:bidi="ar"/>
              </w:rPr>
              <w:t>提供符合GM/T 0028《密码模块安全技术要求》的产品提供物理和环境安全层面视频监控记录完整性保护功能。</w:t>
            </w:r>
          </w:p>
        </w:tc>
        <w:tc>
          <w:tcPr>
            <w:tcW w:w="660" w:type="dxa"/>
            <w:vAlign w:val="center"/>
          </w:tcPr>
          <w:p w14:paraId="5CCA1637">
            <w:pPr>
              <w:keepNext/>
              <w:widowControl/>
              <w:snapToGrid w:val="0"/>
              <w:spacing w:line="240" w:lineRule="auto"/>
              <w:ind w:left="0" w:leftChars="0" w:right="0" w:rightChars="0" w:firstLine="0" w:firstLineChars="0"/>
              <w:jc w:val="center"/>
              <w:textAlignment w:val="center"/>
              <w:rPr>
                <w:rFonts w:hint="default" w:ascii="仿宋" w:hAnsi="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1</w:t>
            </w:r>
          </w:p>
        </w:tc>
        <w:tc>
          <w:tcPr>
            <w:tcW w:w="531" w:type="dxa"/>
            <w:vAlign w:val="center"/>
          </w:tcPr>
          <w:p w14:paraId="6F188B9D">
            <w:pPr>
              <w:keepNext/>
              <w:widowControl/>
              <w:snapToGrid w:val="0"/>
              <w:spacing w:line="240" w:lineRule="auto"/>
              <w:ind w:left="0" w:leftChars="0" w:right="0" w:rightChars="0" w:firstLine="0" w:firstLineChars="0"/>
              <w:jc w:val="left"/>
              <w:textAlignment w:val="center"/>
              <w:rPr>
                <w:rFonts w:hint="eastAsia"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套</w:t>
            </w:r>
          </w:p>
        </w:tc>
        <w:tc>
          <w:tcPr>
            <w:tcW w:w="893" w:type="dxa"/>
            <w:vAlign w:val="center"/>
          </w:tcPr>
          <w:p w14:paraId="46FB2B4F">
            <w:pPr>
              <w:widowControl/>
              <w:snapToGrid w:val="0"/>
              <w:spacing w:line="240" w:lineRule="auto"/>
              <w:ind w:left="0" w:leftChars="0" w:right="0" w:rightChars="0" w:firstLine="0" w:firstLineChars="0"/>
              <w:jc w:val="right"/>
              <w:textAlignment w:val="center"/>
              <w:rPr>
                <w:rFonts w:hint="default" w:ascii="仿宋" w:hAnsi="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7</w:t>
            </w:r>
          </w:p>
        </w:tc>
        <w:tc>
          <w:tcPr>
            <w:tcW w:w="902" w:type="dxa"/>
            <w:shd w:val="clear" w:color="auto" w:fill="auto"/>
            <w:vAlign w:val="center"/>
          </w:tcPr>
          <w:p w14:paraId="63F1BBA3">
            <w:pPr>
              <w:widowControl/>
              <w:snapToGrid w:val="0"/>
              <w:spacing w:line="240" w:lineRule="auto"/>
              <w:ind w:left="0" w:leftChars="0" w:right="0" w:rightChars="0" w:firstLine="0" w:firstLineChars="0"/>
              <w:jc w:val="right"/>
              <w:textAlignment w:val="center"/>
              <w:rPr>
                <w:rFonts w:hint="eastAsia"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7</w:t>
            </w:r>
          </w:p>
        </w:tc>
        <w:tc>
          <w:tcPr>
            <w:tcW w:w="610" w:type="dxa"/>
            <w:vAlign w:val="center"/>
          </w:tcPr>
          <w:p w14:paraId="018903CA">
            <w:pPr>
              <w:pStyle w:val="57"/>
              <w:wordWrap w:val="0"/>
              <w:snapToGrid w:val="0"/>
              <w:spacing w:line="240" w:lineRule="auto"/>
              <w:ind w:left="0" w:leftChars="0" w:right="0" w:rightChars="0" w:firstLine="0" w:firstLineChars="0"/>
              <w:jc w:val="center"/>
              <w:rPr>
                <w:rFonts w:hint="eastAsia" w:hAnsi="宋体" w:cs="宋体"/>
                <w:color w:val="000000"/>
                <w:kern w:val="0"/>
                <w:sz w:val="21"/>
                <w:szCs w:val="22"/>
                <w:lang w:val="en-US" w:eastAsia="zh-CN" w:bidi="ar"/>
              </w:rPr>
            </w:pPr>
          </w:p>
        </w:tc>
      </w:tr>
      <w:tr w14:paraId="58EA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043ED9B6">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shd w:val="clear" w:color="auto" w:fill="auto"/>
            <w:vAlign w:val="center"/>
          </w:tcPr>
          <w:p w14:paraId="72A79A3A">
            <w:pPr>
              <w:pStyle w:val="57"/>
              <w:wordWrap w:val="0"/>
              <w:snapToGrid w:val="0"/>
              <w:spacing w:line="240" w:lineRule="auto"/>
              <w:ind w:left="0" w:leftChars="0" w:right="0" w:rightChars="0" w:firstLine="0" w:firstLineChars="0"/>
              <w:jc w:val="left"/>
              <w:rPr>
                <w:rFonts w:hint="eastAsia" w:ascii="仿宋" w:hAnsi="仿宋" w:eastAsia="仿宋" w:cs="仿宋"/>
                <w:color w:val="000000"/>
                <w:kern w:val="0"/>
                <w:sz w:val="21"/>
                <w:szCs w:val="21"/>
                <w:lang w:val="en-US" w:eastAsia="zh-CN" w:bidi="ar"/>
              </w:rPr>
            </w:pPr>
            <w:r>
              <w:rPr>
                <w:rFonts w:hint="eastAsia"/>
                <w:color w:val="000000"/>
                <w:kern w:val="0"/>
                <w:sz w:val="21"/>
                <w:szCs w:val="21"/>
                <w:lang w:eastAsia="zh-CN" w:bidi="ar"/>
              </w:rPr>
              <w:t>零信任安全网关</w:t>
            </w:r>
          </w:p>
        </w:tc>
        <w:tc>
          <w:tcPr>
            <w:tcW w:w="3399" w:type="dxa"/>
            <w:shd w:val="clear" w:color="auto" w:fill="auto"/>
            <w:vAlign w:val="center"/>
          </w:tcPr>
          <w:p w14:paraId="47E1A240">
            <w:pPr>
              <w:pStyle w:val="57"/>
              <w:wordWrap w:val="0"/>
              <w:snapToGrid w:val="0"/>
              <w:spacing w:line="240" w:lineRule="auto"/>
              <w:ind w:left="0" w:leftChars="0" w:right="0" w:rightChars="0" w:firstLine="0" w:firstLineChars="0"/>
              <w:jc w:val="left"/>
              <w:rPr>
                <w:rFonts w:hint="eastAsia" w:ascii="仿宋" w:hAnsi="仿宋" w:eastAsia="仿宋" w:cs="仿宋"/>
                <w:color w:val="000000" w:themeColor="text1"/>
                <w:kern w:val="2"/>
                <w:sz w:val="21"/>
                <w:szCs w:val="28"/>
                <w:lang w:val="en-US" w:eastAsia="zh-CN" w:bidi="ar-SA"/>
                <w14:textFill>
                  <w14:solidFill>
                    <w14:schemeClr w14:val="tx1"/>
                  </w14:solidFill>
                </w14:textFill>
              </w:rPr>
            </w:pPr>
            <w:r>
              <w:rPr>
                <w:rFonts w:hint="eastAsia"/>
                <w:color w:val="000000"/>
                <w:kern w:val="0"/>
                <w:sz w:val="21"/>
                <w:szCs w:val="21"/>
                <w:lang w:bidi="ar"/>
              </w:rPr>
              <w:t>具有IPSec/SSL VPN功能，通过非对称密码技术为运维网络通信实体构建安全通信信道，保障网络传输数据机密性和完整性。包含</w:t>
            </w:r>
            <w:r>
              <w:rPr>
                <w:rFonts w:hint="eastAsia"/>
                <w:color w:val="000000"/>
                <w:kern w:val="0"/>
                <w:sz w:val="21"/>
                <w:szCs w:val="21"/>
                <w:lang w:val="en-US" w:eastAsia="zh-CN" w:bidi="ar"/>
              </w:rPr>
              <w:t>230000</w:t>
            </w:r>
            <w:r>
              <w:rPr>
                <w:rFonts w:hint="eastAsia"/>
                <w:color w:val="000000"/>
                <w:kern w:val="0"/>
                <w:sz w:val="21"/>
                <w:szCs w:val="21"/>
                <w:lang w:bidi="ar"/>
              </w:rPr>
              <w:t>个用户授权。</w:t>
            </w:r>
          </w:p>
        </w:tc>
        <w:tc>
          <w:tcPr>
            <w:tcW w:w="660" w:type="dxa"/>
            <w:shd w:val="clear" w:color="auto" w:fill="auto"/>
            <w:vAlign w:val="center"/>
          </w:tcPr>
          <w:p w14:paraId="58226716">
            <w:pPr>
              <w:keepNext/>
              <w:widowControl/>
              <w:snapToGrid w:val="0"/>
              <w:spacing w:line="240" w:lineRule="auto"/>
              <w:ind w:left="0" w:leftChars="0" w:right="0" w:rightChars="0" w:firstLine="0" w:firstLineChars="0"/>
              <w:jc w:val="center"/>
              <w:textAlignment w:val="center"/>
              <w:rPr>
                <w:rFonts w:hint="eastAsia" w:ascii="仿宋" w:hAnsi="仿宋" w:eastAsia="仿宋" w:cs="仿宋"/>
                <w:kern w:val="2"/>
                <w:sz w:val="21"/>
                <w:szCs w:val="21"/>
                <w:lang w:val="en-US" w:eastAsia="zh-CN" w:bidi="ar-SA"/>
              </w:rPr>
            </w:pPr>
            <w:r>
              <w:rPr>
                <w:rFonts w:hint="eastAsia" w:ascii="仿宋" w:hAnsi="仿宋" w:cs="仿宋"/>
                <w:color w:val="000000"/>
                <w:kern w:val="0"/>
                <w:sz w:val="21"/>
                <w:szCs w:val="21"/>
                <w:lang w:val="en-US" w:eastAsia="zh-CN" w:bidi="ar"/>
              </w:rPr>
              <w:t>1</w:t>
            </w:r>
          </w:p>
        </w:tc>
        <w:tc>
          <w:tcPr>
            <w:tcW w:w="531" w:type="dxa"/>
            <w:shd w:val="clear" w:color="auto" w:fill="auto"/>
            <w:vAlign w:val="center"/>
          </w:tcPr>
          <w:p w14:paraId="128CABFE">
            <w:pPr>
              <w:keepNext/>
              <w:widowControl/>
              <w:snapToGrid w:val="0"/>
              <w:spacing w:line="240" w:lineRule="auto"/>
              <w:ind w:left="0" w:leftChars="0" w:right="0" w:rightChars="0" w:firstLine="0" w:firstLineChars="0"/>
              <w:jc w:val="left"/>
              <w:textAlignment w:val="center"/>
              <w:rPr>
                <w:rFonts w:hint="eastAsia" w:ascii="仿宋" w:hAnsi="仿宋" w:eastAsia="仿宋" w:cs="仿宋"/>
                <w:kern w:val="2"/>
                <w:sz w:val="21"/>
                <w:szCs w:val="21"/>
                <w:lang w:val="en-US" w:eastAsia="zh-CN" w:bidi="ar-SA"/>
              </w:rPr>
            </w:pPr>
            <w:r>
              <w:rPr>
                <w:rFonts w:hint="eastAsia" w:ascii="仿宋" w:hAnsi="仿宋" w:cs="仿宋"/>
                <w:color w:val="000000"/>
                <w:kern w:val="0"/>
                <w:sz w:val="21"/>
                <w:szCs w:val="21"/>
                <w:lang w:bidi="ar"/>
              </w:rPr>
              <w:t>台</w:t>
            </w:r>
          </w:p>
        </w:tc>
        <w:tc>
          <w:tcPr>
            <w:tcW w:w="893" w:type="dxa"/>
            <w:shd w:val="clear" w:color="auto" w:fill="auto"/>
            <w:vAlign w:val="center"/>
          </w:tcPr>
          <w:p w14:paraId="059506DB">
            <w:pPr>
              <w:widowControl/>
              <w:snapToGrid w:val="0"/>
              <w:spacing w:line="240" w:lineRule="auto"/>
              <w:ind w:left="0" w:leftChars="0" w:right="0" w:rightChars="0" w:firstLine="0" w:firstLineChars="0"/>
              <w:jc w:val="right"/>
              <w:textAlignment w:val="center"/>
              <w:rPr>
                <w:rFonts w:hint="eastAsia"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0</w:t>
            </w:r>
          </w:p>
        </w:tc>
        <w:tc>
          <w:tcPr>
            <w:tcW w:w="902" w:type="dxa"/>
            <w:shd w:val="clear" w:color="auto" w:fill="auto"/>
            <w:vAlign w:val="center"/>
          </w:tcPr>
          <w:p w14:paraId="0D571D51">
            <w:pPr>
              <w:widowControl/>
              <w:snapToGrid w:val="0"/>
              <w:spacing w:line="240" w:lineRule="auto"/>
              <w:ind w:left="0" w:leftChars="0" w:right="0" w:rightChars="0" w:firstLine="0" w:firstLineChars="0"/>
              <w:jc w:val="right"/>
              <w:textAlignment w:val="center"/>
              <w:rPr>
                <w:rFonts w:hint="eastAsia"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0</w:t>
            </w:r>
          </w:p>
        </w:tc>
        <w:tc>
          <w:tcPr>
            <w:tcW w:w="610" w:type="dxa"/>
            <w:shd w:val="clear" w:color="auto" w:fill="auto"/>
            <w:vAlign w:val="center"/>
          </w:tcPr>
          <w:p w14:paraId="0C636F56">
            <w:pPr>
              <w:pStyle w:val="57"/>
              <w:wordWrap w:val="0"/>
              <w:snapToGrid w:val="0"/>
              <w:spacing w:line="240" w:lineRule="auto"/>
              <w:ind w:left="0" w:leftChars="0" w:right="0" w:rightChars="0" w:firstLine="0" w:firstLineChars="0"/>
              <w:jc w:val="center"/>
              <w:rPr>
                <w:rFonts w:hint="eastAsia" w:ascii="仿宋" w:hAnsi="宋体" w:eastAsia="仿宋" w:cs="宋体"/>
                <w:color w:val="000000"/>
                <w:kern w:val="0"/>
                <w:sz w:val="21"/>
                <w:szCs w:val="22"/>
                <w:lang w:val="en-US" w:eastAsia="zh-CN" w:bidi="ar"/>
              </w:rPr>
            </w:pPr>
            <w:r>
              <w:rPr>
                <w:rFonts w:hint="eastAsia" w:hAnsi="宋体" w:cs="宋体"/>
                <w:color w:val="000000"/>
                <w:kern w:val="0"/>
                <w:sz w:val="21"/>
                <w:szCs w:val="22"/>
                <w:lang w:val="en-US" w:eastAsia="zh-CN" w:bidi="ar"/>
              </w:rPr>
              <w:t>利旧</w:t>
            </w:r>
          </w:p>
        </w:tc>
      </w:tr>
      <w:tr w14:paraId="5511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496D323F">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2EBE31C1">
            <w:pPr>
              <w:pStyle w:val="57"/>
              <w:wordWrap w:val="0"/>
              <w:snapToGrid w:val="0"/>
              <w:spacing w:line="240" w:lineRule="auto"/>
              <w:ind w:left="0" w:leftChars="0" w:right="0" w:rightChars="0" w:firstLine="0" w:firstLineChars="0"/>
              <w:jc w:val="left"/>
              <w:rPr>
                <w:rFonts w:hint="eastAsia"/>
                <w:color w:val="000000"/>
                <w:kern w:val="0"/>
                <w:sz w:val="21"/>
                <w:szCs w:val="21"/>
                <w:lang w:bidi="ar"/>
              </w:rPr>
            </w:pPr>
            <w:r>
              <w:rPr>
                <w:rFonts w:hint="eastAsia"/>
                <w:color w:val="000000"/>
                <w:kern w:val="0"/>
                <w:sz w:val="21"/>
                <w:szCs w:val="21"/>
                <w:lang w:bidi="ar"/>
              </w:rPr>
              <w:t>服务器密码机</w:t>
            </w:r>
          </w:p>
        </w:tc>
        <w:tc>
          <w:tcPr>
            <w:tcW w:w="3399" w:type="dxa"/>
            <w:vAlign w:val="center"/>
          </w:tcPr>
          <w:p w14:paraId="6EF531F6">
            <w:pPr>
              <w:pStyle w:val="57"/>
              <w:wordWrap w:val="0"/>
              <w:snapToGrid w:val="0"/>
              <w:spacing w:line="240" w:lineRule="auto"/>
              <w:ind w:left="0" w:leftChars="0" w:right="0" w:rightChars="0" w:firstLine="0" w:firstLineChars="0"/>
              <w:jc w:val="left"/>
              <w:rPr>
                <w:rFonts w:hint="eastAsia"/>
                <w:sz w:val="21"/>
              </w:rPr>
            </w:pPr>
            <w:r>
              <w:rPr>
                <w:rFonts w:hint="eastAsia" w:hAnsi="宋体" w:cs="宋体"/>
                <w:color w:val="000000"/>
                <w:kern w:val="0"/>
                <w:sz w:val="21"/>
                <w:szCs w:val="22"/>
                <w:lang w:bidi="ar"/>
              </w:rPr>
              <w:t>提供</w:t>
            </w:r>
            <w:r>
              <w:rPr>
                <w:rFonts w:hint="eastAsia"/>
                <w:color w:val="000000"/>
                <w:kern w:val="0"/>
                <w:sz w:val="21"/>
                <w:szCs w:val="21"/>
                <w:lang w:bidi="ar"/>
              </w:rPr>
              <w:t>密钥生成、数字签名、签名验证、数据加密、数据解密等通用密码服务功能。</w:t>
            </w:r>
          </w:p>
        </w:tc>
        <w:tc>
          <w:tcPr>
            <w:tcW w:w="660" w:type="dxa"/>
            <w:vAlign w:val="center"/>
          </w:tcPr>
          <w:p w14:paraId="004187E1">
            <w:pPr>
              <w:keepNext/>
              <w:widowControl/>
              <w:snapToGrid w:val="0"/>
              <w:spacing w:line="240" w:lineRule="auto"/>
              <w:ind w:left="0" w:leftChars="0" w:right="0" w:rightChars="0" w:firstLine="0" w:firstLineChars="0"/>
              <w:jc w:val="center"/>
              <w:textAlignment w:val="center"/>
              <w:rPr>
                <w:rFonts w:hint="eastAsia" w:ascii="仿宋" w:hAnsi="仿宋" w:eastAsia="仿宋" w:cs="仿宋"/>
                <w:sz w:val="21"/>
                <w:szCs w:val="21"/>
                <w:lang w:eastAsia="zh-CN"/>
              </w:rPr>
            </w:pPr>
            <w:r>
              <w:rPr>
                <w:rFonts w:hint="eastAsia" w:ascii="仿宋" w:hAnsi="仿宋" w:cs="仿宋"/>
                <w:color w:val="000000"/>
                <w:kern w:val="0"/>
                <w:sz w:val="21"/>
                <w:szCs w:val="21"/>
                <w:lang w:val="en-US" w:eastAsia="zh-CN" w:bidi="ar"/>
              </w:rPr>
              <w:t>1</w:t>
            </w:r>
          </w:p>
        </w:tc>
        <w:tc>
          <w:tcPr>
            <w:tcW w:w="531" w:type="dxa"/>
            <w:vAlign w:val="center"/>
          </w:tcPr>
          <w:p w14:paraId="0641375D">
            <w:pPr>
              <w:keepNext/>
              <w:widowControl/>
              <w:snapToGrid w:val="0"/>
              <w:spacing w:line="240" w:lineRule="auto"/>
              <w:ind w:left="0" w:leftChars="0" w:right="0" w:rightChars="0" w:firstLine="0" w:firstLineChars="0"/>
              <w:jc w:val="left"/>
              <w:textAlignment w:val="center"/>
              <w:rPr>
                <w:rFonts w:hint="eastAsia" w:ascii="仿宋" w:hAnsi="仿宋" w:cs="仿宋"/>
                <w:sz w:val="21"/>
                <w:szCs w:val="21"/>
              </w:rPr>
            </w:pPr>
            <w:r>
              <w:rPr>
                <w:rFonts w:hint="eastAsia" w:ascii="仿宋" w:hAnsi="仿宋" w:cs="仿宋"/>
                <w:color w:val="000000"/>
                <w:kern w:val="0"/>
                <w:sz w:val="21"/>
                <w:szCs w:val="21"/>
                <w:lang w:bidi="ar"/>
              </w:rPr>
              <w:t>台</w:t>
            </w:r>
          </w:p>
        </w:tc>
        <w:tc>
          <w:tcPr>
            <w:tcW w:w="893" w:type="dxa"/>
            <w:vAlign w:val="center"/>
          </w:tcPr>
          <w:p w14:paraId="19A26AB5">
            <w:pPr>
              <w:widowControl/>
              <w:snapToGrid w:val="0"/>
              <w:spacing w:line="240" w:lineRule="auto"/>
              <w:ind w:left="0" w:leftChars="0" w:right="0" w:rightChars="0" w:firstLine="0" w:firstLineChars="0"/>
              <w:jc w:val="right"/>
              <w:textAlignment w:val="center"/>
              <w:rPr>
                <w:rFonts w:hint="eastAsia" w:ascii="仿宋" w:hAnsi="仿宋" w:cs="仿宋"/>
                <w:sz w:val="21"/>
              </w:rPr>
            </w:pPr>
            <w:r>
              <w:rPr>
                <w:rFonts w:hint="eastAsia" w:ascii="仿宋" w:hAnsi="仿宋" w:cs="仿宋"/>
                <w:color w:val="000000"/>
                <w:kern w:val="0"/>
                <w:sz w:val="21"/>
                <w:szCs w:val="21"/>
                <w:lang w:val="en-US" w:eastAsia="zh-CN" w:bidi="ar"/>
              </w:rPr>
              <w:t>9</w:t>
            </w:r>
            <w:r>
              <w:rPr>
                <w:rFonts w:hint="eastAsia" w:ascii="仿宋" w:hAnsi="仿宋" w:cs="仿宋"/>
                <w:color w:val="000000"/>
                <w:kern w:val="0"/>
                <w:sz w:val="21"/>
                <w:szCs w:val="21"/>
                <w:lang w:bidi="ar"/>
              </w:rPr>
              <w:t>.2</w:t>
            </w:r>
          </w:p>
        </w:tc>
        <w:tc>
          <w:tcPr>
            <w:tcW w:w="902" w:type="dxa"/>
            <w:vAlign w:val="center"/>
          </w:tcPr>
          <w:p w14:paraId="6990C1B0">
            <w:pPr>
              <w:widowControl/>
              <w:snapToGrid w:val="0"/>
              <w:spacing w:line="240" w:lineRule="auto"/>
              <w:ind w:left="0" w:leftChars="0" w:right="0" w:rightChars="0" w:firstLine="0" w:firstLineChars="0"/>
              <w:jc w:val="right"/>
              <w:textAlignment w:val="center"/>
              <w:rPr>
                <w:rFonts w:hint="default" w:ascii="仿宋" w:hAnsi="仿宋" w:eastAsia="仿宋" w:cs="仿宋"/>
                <w:sz w:val="21"/>
                <w:lang w:val="en-US" w:eastAsia="zh-CN"/>
              </w:rPr>
            </w:pPr>
            <w:r>
              <w:rPr>
                <w:rFonts w:hint="eastAsia" w:ascii="仿宋" w:hAnsi="仿宋" w:cs="仿宋"/>
                <w:color w:val="000000"/>
                <w:kern w:val="0"/>
                <w:sz w:val="21"/>
                <w:szCs w:val="21"/>
                <w:lang w:val="en-US" w:eastAsia="zh-CN" w:bidi="ar"/>
              </w:rPr>
              <w:t>9.2</w:t>
            </w:r>
          </w:p>
        </w:tc>
        <w:tc>
          <w:tcPr>
            <w:tcW w:w="610" w:type="dxa"/>
            <w:vAlign w:val="center"/>
          </w:tcPr>
          <w:p w14:paraId="729F874C">
            <w:pPr>
              <w:pStyle w:val="57"/>
              <w:wordWrap w:val="0"/>
              <w:snapToGrid w:val="0"/>
              <w:spacing w:line="240" w:lineRule="auto"/>
              <w:ind w:left="0" w:leftChars="0" w:right="0" w:rightChars="0" w:firstLine="0" w:firstLineChars="0"/>
              <w:jc w:val="center"/>
              <w:rPr>
                <w:rFonts w:hint="eastAsia" w:hAnsi="宋体" w:cs="宋体"/>
                <w:color w:val="000000"/>
                <w:kern w:val="0"/>
                <w:sz w:val="21"/>
                <w:szCs w:val="22"/>
                <w:lang w:bidi="ar"/>
              </w:rPr>
            </w:pPr>
            <w:r>
              <w:rPr>
                <w:rFonts w:hint="eastAsia" w:hAnsi="宋体" w:cs="宋体"/>
                <w:color w:val="000000"/>
                <w:kern w:val="0"/>
                <w:sz w:val="21"/>
                <w:szCs w:val="22"/>
                <w:lang w:bidi="ar"/>
              </w:rPr>
              <w:t>采购</w:t>
            </w:r>
          </w:p>
        </w:tc>
      </w:tr>
      <w:tr w14:paraId="18B9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1962DC17">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77A3328D">
            <w:pPr>
              <w:pStyle w:val="57"/>
              <w:wordWrap w:val="0"/>
              <w:snapToGrid w:val="0"/>
              <w:spacing w:line="240" w:lineRule="auto"/>
              <w:ind w:left="0" w:leftChars="0" w:right="0" w:rightChars="0" w:firstLine="0" w:firstLineChars="0"/>
              <w:jc w:val="left"/>
              <w:rPr>
                <w:rFonts w:hint="default" w:eastAsia="仿宋"/>
                <w:color w:val="000000"/>
                <w:kern w:val="0"/>
                <w:sz w:val="21"/>
                <w:szCs w:val="21"/>
                <w:lang w:val="en-US" w:eastAsia="zh-CN" w:bidi="ar"/>
              </w:rPr>
            </w:pPr>
            <w:r>
              <w:rPr>
                <w:rFonts w:hint="eastAsia"/>
                <w:color w:val="000000"/>
                <w:kern w:val="0"/>
                <w:sz w:val="21"/>
                <w:szCs w:val="21"/>
                <w:lang w:val="en-US" w:eastAsia="zh-CN" w:bidi="ar"/>
              </w:rPr>
              <w:t>国密堡垒机</w:t>
            </w:r>
          </w:p>
        </w:tc>
        <w:tc>
          <w:tcPr>
            <w:tcW w:w="3399" w:type="dxa"/>
            <w:vAlign w:val="center"/>
          </w:tcPr>
          <w:p w14:paraId="2696F77F">
            <w:pPr>
              <w:pStyle w:val="57"/>
              <w:wordWrap w:val="0"/>
              <w:snapToGrid w:val="0"/>
              <w:spacing w:line="240" w:lineRule="auto"/>
              <w:ind w:left="0" w:leftChars="0" w:right="0" w:rightChars="0" w:firstLine="0" w:firstLineChars="0"/>
              <w:jc w:val="left"/>
              <w:rPr>
                <w:rFonts w:hint="eastAsia"/>
                <w:sz w:val="21"/>
              </w:rPr>
            </w:pPr>
            <w:r>
              <w:rPr>
                <w:rFonts w:hint="eastAsia"/>
                <w:color w:val="000000"/>
                <w:kern w:val="0"/>
                <w:sz w:val="21"/>
                <w:szCs w:val="21"/>
                <w:lang w:val="en-US" w:eastAsia="zh-CN" w:bidi="ar"/>
              </w:rPr>
              <w:t>提供运维管理服务</w:t>
            </w:r>
            <w:r>
              <w:rPr>
                <w:rFonts w:hint="eastAsia"/>
                <w:color w:val="000000"/>
                <w:kern w:val="0"/>
                <w:sz w:val="21"/>
                <w:szCs w:val="21"/>
                <w:lang w:bidi="ar"/>
              </w:rPr>
              <w:t>。</w:t>
            </w:r>
          </w:p>
        </w:tc>
        <w:tc>
          <w:tcPr>
            <w:tcW w:w="660" w:type="dxa"/>
            <w:vAlign w:val="center"/>
          </w:tcPr>
          <w:p w14:paraId="30A148B4">
            <w:pPr>
              <w:keepNext/>
              <w:widowControl/>
              <w:snapToGrid w:val="0"/>
              <w:spacing w:line="240" w:lineRule="auto"/>
              <w:ind w:left="0" w:leftChars="0" w:right="0" w:rightChars="0" w:firstLine="0" w:firstLineChars="0"/>
              <w:jc w:val="center"/>
              <w:textAlignment w:val="center"/>
              <w:rPr>
                <w:rFonts w:hint="eastAsia" w:ascii="仿宋" w:hAnsi="仿宋" w:cs="仿宋"/>
                <w:color w:val="000000" w:themeColor="text1"/>
                <w:sz w:val="21"/>
                <w:szCs w:val="21"/>
                <w14:textFill>
                  <w14:solidFill>
                    <w14:schemeClr w14:val="tx1"/>
                  </w14:solidFill>
                </w14:textFill>
              </w:rPr>
            </w:pPr>
            <w:r>
              <w:rPr>
                <w:rFonts w:hint="eastAsia" w:ascii="仿宋" w:hAnsi="仿宋" w:cs="仿宋"/>
                <w:color w:val="000000"/>
                <w:kern w:val="0"/>
                <w:sz w:val="21"/>
                <w:szCs w:val="21"/>
                <w:lang w:bidi="ar"/>
              </w:rPr>
              <w:t>1</w:t>
            </w:r>
          </w:p>
        </w:tc>
        <w:tc>
          <w:tcPr>
            <w:tcW w:w="531" w:type="dxa"/>
            <w:vAlign w:val="center"/>
          </w:tcPr>
          <w:p w14:paraId="7A5A2C72">
            <w:pPr>
              <w:keepNext/>
              <w:widowControl/>
              <w:snapToGrid w:val="0"/>
              <w:spacing w:line="240" w:lineRule="auto"/>
              <w:ind w:left="0" w:leftChars="0" w:right="0" w:rightChars="0" w:firstLine="0" w:firstLineChars="0"/>
              <w:jc w:val="left"/>
              <w:textAlignment w:val="center"/>
              <w:rPr>
                <w:rFonts w:hint="eastAsia" w:ascii="仿宋" w:hAnsi="仿宋" w:cs="仿宋"/>
                <w:color w:val="000000" w:themeColor="text1"/>
                <w:sz w:val="21"/>
                <w:szCs w:val="21"/>
                <w14:textFill>
                  <w14:solidFill>
                    <w14:schemeClr w14:val="tx1"/>
                  </w14:solidFill>
                </w14:textFill>
              </w:rPr>
            </w:pPr>
            <w:r>
              <w:rPr>
                <w:rFonts w:hint="eastAsia" w:ascii="仿宋" w:hAnsi="仿宋" w:cs="仿宋"/>
                <w:color w:val="000000"/>
                <w:kern w:val="0"/>
                <w:sz w:val="21"/>
                <w:szCs w:val="21"/>
                <w:lang w:bidi="ar"/>
              </w:rPr>
              <w:t>台</w:t>
            </w:r>
          </w:p>
        </w:tc>
        <w:tc>
          <w:tcPr>
            <w:tcW w:w="893" w:type="dxa"/>
            <w:vAlign w:val="center"/>
          </w:tcPr>
          <w:p w14:paraId="72EB23B7">
            <w:pPr>
              <w:widowControl/>
              <w:snapToGrid w:val="0"/>
              <w:spacing w:line="240" w:lineRule="auto"/>
              <w:ind w:left="0" w:leftChars="0" w:right="0" w:rightChars="0" w:firstLine="0" w:firstLineChars="0"/>
              <w:jc w:val="right"/>
              <w:textAlignment w:val="center"/>
              <w:rPr>
                <w:rFonts w:hint="eastAsia" w:ascii="仿宋" w:hAnsi="仿宋" w:cs="仿宋"/>
                <w:color w:val="000000" w:themeColor="text1"/>
                <w:sz w:val="21"/>
                <w:szCs w:val="21"/>
                <w14:textFill>
                  <w14:solidFill>
                    <w14:schemeClr w14:val="tx1"/>
                  </w14:solidFill>
                </w14:textFill>
              </w:rPr>
            </w:pPr>
            <w:r>
              <w:rPr>
                <w:rFonts w:hint="eastAsia" w:ascii="仿宋" w:hAnsi="仿宋" w:cs="仿宋"/>
                <w:color w:val="000000"/>
                <w:kern w:val="0"/>
                <w:sz w:val="21"/>
                <w:szCs w:val="21"/>
                <w:lang w:bidi="ar"/>
              </w:rPr>
              <w:t>1</w:t>
            </w:r>
            <w:r>
              <w:rPr>
                <w:rFonts w:hint="eastAsia" w:ascii="仿宋" w:hAnsi="仿宋" w:cs="仿宋"/>
                <w:color w:val="000000"/>
                <w:kern w:val="0"/>
                <w:sz w:val="21"/>
                <w:szCs w:val="21"/>
                <w:lang w:val="en-US" w:eastAsia="zh-CN" w:bidi="ar"/>
              </w:rPr>
              <w:t>2</w:t>
            </w:r>
            <w:r>
              <w:rPr>
                <w:rFonts w:hint="eastAsia" w:ascii="仿宋" w:hAnsi="仿宋" w:cs="仿宋"/>
                <w:color w:val="000000"/>
                <w:kern w:val="0"/>
                <w:sz w:val="21"/>
                <w:szCs w:val="21"/>
                <w:lang w:bidi="ar"/>
              </w:rPr>
              <w:t>.8</w:t>
            </w:r>
          </w:p>
        </w:tc>
        <w:tc>
          <w:tcPr>
            <w:tcW w:w="902" w:type="dxa"/>
            <w:vAlign w:val="center"/>
          </w:tcPr>
          <w:p w14:paraId="2AD80B06">
            <w:pPr>
              <w:widowControl/>
              <w:snapToGrid w:val="0"/>
              <w:spacing w:line="240" w:lineRule="auto"/>
              <w:ind w:left="0" w:leftChars="0" w:right="0" w:rightChars="0" w:firstLine="0" w:firstLineChars="0"/>
              <w:jc w:val="right"/>
              <w:textAlignment w:val="center"/>
              <w:rPr>
                <w:rFonts w:hint="eastAsia" w:ascii="仿宋" w:hAnsi="仿宋" w:cs="仿宋"/>
                <w:color w:val="000000"/>
                <w:kern w:val="0"/>
                <w:sz w:val="21"/>
                <w:szCs w:val="21"/>
                <w:lang w:bidi="ar"/>
              </w:rPr>
            </w:pPr>
            <w:r>
              <w:rPr>
                <w:rFonts w:hint="eastAsia" w:ascii="仿宋" w:hAnsi="仿宋" w:cs="仿宋"/>
                <w:color w:val="000000"/>
                <w:kern w:val="0"/>
                <w:sz w:val="21"/>
                <w:szCs w:val="21"/>
                <w:lang w:bidi="ar"/>
              </w:rPr>
              <w:t>1</w:t>
            </w:r>
            <w:r>
              <w:rPr>
                <w:rFonts w:hint="eastAsia" w:ascii="仿宋" w:hAnsi="仿宋" w:cs="仿宋"/>
                <w:color w:val="000000"/>
                <w:kern w:val="0"/>
                <w:sz w:val="21"/>
                <w:szCs w:val="21"/>
                <w:lang w:val="en-US" w:eastAsia="zh-CN" w:bidi="ar"/>
              </w:rPr>
              <w:t>2</w:t>
            </w:r>
            <w:r>
              <w:rPr>
                <w:rFonts w:hint="eastAsia" w:ascii="仿宋" w:hAnsi="仿宋" w:cs="仿宋"/>
                <w:color w:val="000000"/>
                <w:kern w:val="0"/>
                <w:sz w:val="21"/>
                <w:szCs w:val="21"/>
                <w:lang w:bidi="ar"/>
              </w:rPr>
              <w:t>.8</w:t>
            </w:r>
          </w:p>
        </w:tc>
        <w:tc>
          <w:tcPr>
            <w:tcW w:w="610" w:type="dxa"/>
            <w:vAlign w:val="center"/>
          </w:tcPr>
          <w:p w14:paraId="47CD318B">
            <w:pPr>
              <w:pStyle w:val="57"/>
              <w:wordWrap w:val="0"/>
              <w:snapToGrid w:val="0"/>
              <w:spacing w:line="240" w:lineRule="auto"/>
              <w:ind w:left="0" w:leftChars="0" w:right="0" w:rightChars="0" w:firstLine="0" w:firstLineChars="0"/>
              <w:jc w:val="center"/>
              <w:rPr>
                <w:rFonts w:hint="eastAsia" w:hAnsi="宋体" w:cs="宋体"/>
                <w:color w:val="000000"/>
                <w:kern w:val="0"/>
                <w:sz w:val="21"/>
                <w:szCs w:val="22"/>
                <w:lang w:bidi="ar"/>
              </w:rPr>
            </w:pPr>
            <w:r>
              <w:rPr>
                <w:rFonts w:hint="eastAsia" w:hAnsi="宋体" w:cs="宋体"/>
                <w:color w:val="000000"/>
                <w:kern w:val="0"/>
                <w:sz w:val="21"/>
                <w:szCs w:val="22"/>
                <w:lang w:bidi="ar"/>
              </w:rPr>
              <w:t>采购</w:t>
            </w:r>
          </w:p>
        </w:tc>
      </w:tr>
      <w:tr w14:paraId="65E7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23930A4B">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067E2DFF">
            <w:pPr>
              <w:pStyle w:val="57"/>
              <w:wordWrap w:val="0"/>
              <w:snapToGrid w:val="0"/>
              <w:spacing w:line="240" w:lineRule="auto"/>
              <w:ind w:left="0" w:leftChars="0" w:right="0" w:rightChars="0" w:firstLine="0" w:firstLineChars="0"/>
              <w:jc w:val="left"/>
              <w:rPr>
                <w:rFonts w:hint="default" w:eastAsia="仿宋"/>
                <w:color w:val="000000"/>
                <w:kern w:val="0"/>
                <w:sz w:val="21"/>
                <w:szCs w:val="21"/>
                <w:lang w:val="en-US" w:eastAsia="zh-CN" w:bidi="ar"/>
              </w:rPr>
            </w:pPr>
            <w:r>
              <w:rPr>
                <w:rFonts w:hint="eastAsia"/>
                <w:color w:val="000000"/>
                <w:kern w:val="0"/>
                <w:sz w:val="21"/>
                <w:szCs w:val="21"/>
                <w:lang w:val="en-US" w:eastAsia="zh-CN" w:bidi="ar"/>
              </w:rPr>
              <w:t>密码一体机</w:t>
            </w:r>
          </w:p>
        </w:tc>
        <w:tc>
          <w:tcPr>
            <w:tcW w:w="3399" w:type="dxa"/>
            <w:vAlign w:val="center"/>
          </w:tcPr>
          <w:p w14:paraId="169A1424">
            <w:pPr>
              <w:pStyle w:val="57"/>
              <w:wordWrap w:val="0"/>
              <w:snapToGrid w:val="0"/>
              <w:spacing w:line="240" w:lineRule="auto"/>
              <w:ind w:left="0" w:leftChars="0" w:right="0" w:rightChars="0" w:firstLine="0" w:firstLineChars="0"/>
              <w:jc w:val="left"/>
              <w:rPr>
                <w:rFonts w:hint="eastAsia"/>
                <w:color w:val="000000"/>
                <w:kern w:val="0"/>
                <w:sz w:val="21"/>
                <w:szCs w:val="21"/>
                <w:lang w:eastAsia="zh-CN" w:bidi="ar"/>
              </w:rPr>
            </w:pPr>
            <w:r>
              <w:rPr>
                <w:rFonts w:hint="eastAsia"/>
                <w:color w:val="000000"/>
                <w:kern w:val="0"/>
                <w:sz w:val="21"/>
                <w:szCs w:val="21"/>
                <w:lang w:eastAsia="zh-CN" w:bidi="ar"/>
              </w:rPr>
              <w:t>密码服务管理平台：</w:t>
            </w:r>
            <w:r>
              <w:rPr>
                <w:rFonts w:hint="eastAsia"/>
                <w:color w:val="000000"/>
                <w:kern w:val="0"/>
                <w:sz w:val="21"/>
                <w:szCs w:val="21"/>
                <w:lang w:val="en-US" w:eastAsia="zh-CN" w:bidi="ar"/>
              </w:rPr>
              <w:t>屏蔽密码产品硬件差异，</w:t>
            </w:r>
            <w:r>
              <w:rPr>
                <w:rFonts w:hint="eastAsia"/>
                <w:color w:val="000000"/>
                <w:kern w:val="0"/>
                <w:sz w:val="21"/>
                <w:szCs w:val="21"/>
                <w:lang w:bidi="ar"/>
              </w:rPr>
              <w:t>为应用系统提供密码运算</w:t>
            </w:r>
            <w:r>
              <w:rPr>
                <w:rFonts w:hint="eastAsia"/>
                <w:color w:val="000000"/>
                <w:kern w:val="0"/>
                <w:sz w:val="21"/>
                <w:szCs w:val="21"/>
                <w:lang w:val="en-US" w:eastAsia="zh-CN" w:bidi="ar"/>
              </w:rPr>
              <w:t>和密码资源调度管理</w:t>
            </w:r>
            <w:r>
              <w:rPr>
                <w:rFonts w:hint="eastAsia"/>
                <w:color w:val="000000"/>
                <w:kern w:val="0"/>
                <w:sz w:val="21"/>
                <w:szCs w:val="21"/>
                <w:lang w:bidi="ar"/>
              </w:rPr>
              <w:t>服务</w:t>
            </w:r>
            <w:r>
              <w:rPr>
                <w:rFonts w:hint="eastAsia"/>
                <w:color w:val="000000"/>
                <w:kern w:val="0"/>
                <w:sz w:val="21"/>
                <w:szCs w:val="21"/>
                <w:lang w:eastAsia="zh-CN" w:bidi="ar"/>
              </w:rPr>
              <w:t>。</w:t>
            </w:r>
          </w:p>
          <w:p w14:paraId="3C975D6B">
            <w:pPr>
              <w:pStyle w:val="57"/>
              <w:wordWrap w:val="0"/>
              <w:snapToGrid w:val="0"/>
              <w:spacing w:line="240" w:lineRule="auto"/>
              <w:ind w:left="0" w:leftChars="0" w:right="0" w:rightChars="0" w:firstLine="0" w:firstLineChars="0"/>
              <w:jc w:val="left"/>
              <w:rPr>
                <w:rFonts w:hint="default"/>
                <w:color w:val="000000"/>
                <w:kern w:val="0"/>
                <w:sz w:val="21"/>
                <w:szCs w:val="21"/>
                <w:lang w:val="en-US" w:eastAsia="zh-CN" w:bidi="ar"/>
              </w:rPr>
            </w:pPr>
            <w:r>
              <w:rPr>
                <w:rFonts w:hint="eastAsia"/>
                <w:color w:val="000000"/>
                <w:kern w:val="0"/>
                <w:sz w:val="21"/>
                <w:szCs w:val="21"/>
                <w:lang w:val="en-US" w:eastAsia="zh-CN" w:bidi="ar"/>
              </w:rPr>
              <w:t>数字证书认证系统：与协同签名系统集成，签发和验证设备证书以及个人证书，为国密堡垒机签发服务器证书。支持证书签发数量≥1000000。</w:t>
            </w:r>
          </w:p>
          <w:p w14:paraId="1D1BE0E0">
            <w:pPr>
              <w:pStyle w:val="57"/>
              <w:wordWrap w:val="0"/>
              <w:snapToGrid w:val="0"/>
              <w:spacing w:line="240" w:lineRule="auto"/>
              <w:ind w:left="0" w:leftChars="0" w:right="0" w:rightChars="0" w:firstLine="0" w:firstLineChars="0"/>
              <w:jc w:val="left"/>
              <w:rPr>
                <w:rFonts w:hint="eastAsia"/>
                <w:color w:val="000000"/>
                <w:kern w:val="0"/>
                <w:sz w:val="21"/>
                <w:szCs w:val="21"/>
                <w:lang w:val="en-US" w:eastAsia="zh-CN" w:bidi="ar"/>
              </w:rPr>
            </w:pPr>
            <w:r>
              <w:rPr>
                <w:rFonts w:hint="eastAsia"/>
                <w:color w:val="000000"/>
                <w:kern w:val="0"/>
                <w:sz w:val="21"/>
                <w:szCs w:val="21"/>
                <w:lang w:val="en-US" w:eastAsia="zh-CN" w:bidi="ar"/>
              </w:rPr>
              <w:t>协同签名系统：为移动端提供身份鉴别服务。支持密钥对≥1000000。</w:t>
            </w:r>
          </w:p>
          <w:p w14:paraId="6CFED781">
            <w:pPr>
              <w:pStyle w:val="57"/>
              <w:wordWrap w:val="0"/>
              <w:snapToGrid w:val="0"/>
              <w:spacing w:line="240" w:lineRule="auto"/>
              <w:ind w:left="0" w:leftChars="0" w:right="0" w:rightChars="0" w:firstLine="0" w:firstLineChars="0"/>
              <w:jc w:val="left"/>
              <w:rPr>
                <w:rFonts w:hint="default"/>
                <w:color w:val="000000"/>
                <w:kern w:val="0"/>
                <w:sz w:val="21"/>
                <w:szCs w:val="21"/>
                <w:lang w:val="en-US" w:eastAsia="zh-CN" w:bidi="ar"/>
              </w:rPr>
            </w:pPr>
            <w:r>
              <w:rPr>
                <w:rFonts w:hint="eastAsia"/>
                <w:color w:val="000000"/>
                <w:kern w:val="0"/>
                <w:sz w:val="21"/>
                <w:szCs w:val="21"/>
                <w:lang w:val="en-US" w:eastAsia="zh-CN" w:bidi="ar"/>
              </w:rPr>
              <w:t>密钥管理服务：为应用和用户提供密钥全生命周期管理服务。</w:t>
            </w:r>
            <w:r>
              <w:rPr>
                <w:rFonts w:hint="eastAsia"/>
                <w:color w:val="000000"/>
                <w:kern w:val="0"/>
                <w:sz w:val="21"/>
                <w:szCs w:val="21"/>
                <w:lang w:val="en-US" w:eastAsia="zh-CN" w:bidi="ar"/>
              </w:rPr>
              <w:br w:type="textWrapping"/>
            </w:r>
            <w:r>
              <w:rPr>
                <w:rFonts w:hint="eastAsia"/>
                <w:color w:val="000000"/>
                <w:kern w:val="0"/>
                <w:sz w:val="21"/>
                <w:szCs w:val="21"/>
                <w:lang w:val="en-US" w:eastAsia="zh-CN" w:bidi="ar"/>
              </w:rPr>
              <w:t>密码服务管理平台、数字证书认证系统、密钥管理系统与协同签名系统深度集成，为应用系统提供密钥管理、密码运算、证书生命周期管理、协同签名等密码服务。</w:t>
            </w:r>
          </w:p>
        </w:tc>
        <w:tc>
          <w:tcPr>
            <w:tcW w:w="660" w:type="dxa"/>
            <w:vAlign w:val="center"/>
          </w:tcPr>
          <w:p w14:paraId="1457F828">
            <w:pPr>
              <w:keepNext/>
              <w:widowControl/>
              <w:snapToGrid w:val="0"/>
              <w:spacing w:line="240" w:lineRule="auto"/>
              <w:ind w:left="0" w:leftChars="0" w:right="0" w:rightChars="0" w:firstLine="0" w:firstLineChars="0"/>
              <w:jc w:val="center"/>
              <w:textAlignment w:val="center"/>
              <w:rPr>
                <w:rFonts w:hint="eastAsia" w:ascii="仿宋" w:hAnsi="仿宋" w:eastAsia="仿宋" w:cs="仿宋"/>
                <w:color w:val="000000"/>
                <w:kern w:val="0"/>
                <w:sz w:val="21"/>
                <w:szCs w:val="21"/>
                <w:lang w:eastAsia="zh-CN" w:bidi="ar"/>
              </w:rPr>
            </w:pPr>
            <w:r>
              <w:rPr>
                <w:rFonts w:hint="eastAsia" w:ascii="仿宋" w:hAnsi="仿宋" w:cs="仿宋"/>
                <w:color w:val="000000"/>
                <w:kern w:val="0"/>
                <w:sz w:val="21"/>
                <w:szCs w:val="21"/>
                <w:lang w:val="en-US" w:eastAsia="zh-CN" w:bidi="ar"/>
              </w:rPr>
              <w:t>1</w:t>
            </w:r>
          </w:p>
        </w:tc>
        <w:tc>
          <w:tcPr>
            <w:tcW w:w="531" w:type="dxa"/>
            <w:vAlign w:val="center"/>
          </w:tcPr>
          <w:p w14:paraId="26B07311">
            <w:pPr>
              <w:keepNext/>
              <w:widowControl/>
              <w:snapToGrid w:val="0"/>
              <w:spacing w:line="240" w:lineRule="auto"/>
              <w:ind w:left="0" w:leftChars="0" w:right="0" w:rightChars="0" w:firstLine="0" w:firstLineChars="0"/>
              <w:jc w:val="left"/>
              <w:textAlignment w:val="center"/>
              <w:rPr>
                <w:rFonts w:hint="eastAsia" w:ascii="仿宋" w:hAnsi="仿宋" w:eastAsia="仿宋" w:cs="仿宋"/>
                <w:color w:val="000000"/>
                <w:kern w:val="0"/>
                <w:sz w:val="21"/>
                <w:szCs w:val="21"/>
                <w:lang w:eastAsia="zh-CN" w:bidi="ar"/>
              </w:rPr>
            </w:pPr>
            <w:r>
              <w:rPr>
                <w:rFonts w:hint="eastAsia" w:ascii="仿宋" w:hAnsi="仿宋" w:cs="仿宋"/>
                <w:color w:val="000000"/>
                <w:kern w:val="0"/>
                <w:sz w:val="21"/>
                <w:szCs w:val="21"/>
                <w:lang w:val="en-US" w:eastAsia="zh-CN" w:bidi="ar"/>
              </w:rPr>
              <w:t>台</w:t>
            </w:r>
          </w:p>
        </w:tc>
        <w:tc>
          <w:tcPr>
            <w:tcW w:w="893" w:type="dxa"/>
            <w:vAlign w:val="center"/>
          </w:tcPr>
          <w:p w14:paraId="43E54FB4">
            <w:pPr>
              <w:widowControl/>
              <w:snapToGrid w:val="0"/>
              <w:spacing w:line="240" w:lineRule="auto"/>
              <w:ind w:left="0" w:leftChars="0" w:right="0" w:rightChars="0" w:firstLine="0" w:firstLineChars="0"/>
              <w:jc w:val="right"/>
              <w:textAlignment w:val="center"/>
              <w:rPr>
                <w:rFonts w:hint="default"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43.8</w:t>
            </w:r>
          </w:p>
        </w:tc>
        <w:tc>
          <w:tcPr>
            <w:tcW w:w="902" w:type="dxa"/>
            <w:vAlign w:val="center"/>
          </w:tcPr>
          <w:p w14:paraId="2508C431">
            <w:pPr>
              <w:widowControl/>
              <w:snapToGrid w:val="0"/>
              <w:spacing w:line="240" w:lineRule="auto"/>
              <w:ind w:left="0" w:leftChars="0" w:right="0" w:rightChars="0" w:firstLine="0" w:firstLineChars="0"/>
              <w:jc w:val="right"/>
              <w:textAlignment w:val="center"/>
              <w:rPr>
                <w:rFonts w:hint="default"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val="en-US" w:eastAsia="zh-CN" w:bidi="ar"/>
              </w:rPr>
              <w:t>43.8</w:t>
            </w:r>
          </w:p>
        </w:tc>
        <w:tc>
          <w:tcPr>
            <w:tcW w:w="610" w:type="dxa"/>
            <w:vAlign w:val="center"/>
          </w:tcPr>
          <w:p w14:paraId="077C63B1">
            <w:pPr>
              <w:pStyle w:val="57"/>
              <w:wordWrap w:val="0"/>
              <w:snapToGrid w:val="0"/>
              <w:spacing w:line="240" w:lineRule="auto"/>
              <w:ind w:left="0" w:leftChars="0" w:right="0" w:rightChars="0" w:firstLine="0" w:firstLineChars="0"/>
              <w:jc w:val="center"/>
              <w:rPr>
                <w:rFonts w:hint="eastAsia" w:hAnsi="宋体" w:eastAsia="仿宋" w:cs="宋体"/>
                <w:color w:val="000000"/>
                <w:kern w:val="0"/>
                <w:sz w:val="21"/>
                <w:szCs w:val="22"/>
                <w:lang w:val="en-US" w:eastAsia="zh-CN" w:bidi="ar"/>
              </w:rPr>
            </w:pPr>
            <w:r>
              <w:rPr>
                <w:rFonts w:hint="eastAsia" w:hAnsi="宋体" w:cs="宋体"/>
                <w:color w:val="000000"/>
                <w:kern w:val="0"/>
                <w:sz w:val="21"/>
                <w:szCs w:val="22"/>
                <w:lang w:bidi="ar"/>
              </w:rPr>
              <w:t>采购</w:t>
            </w:r>
          </w:p>
        </w:tc>
      </w:tr>
      <w:tr w14:paraId="4C45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30013D55">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527418DD">
            <w:pPr>
              <w:pStyle w:val="57"/>
              <w:wordWrap w:val="0"/>
              <w:snapToGrid w:val="0"/>
              <w:spacing w:line="240" w:lineRule="auto"/>
              <w:ind w:left="0" w:leftChars="0" w:right="0" w:rightChars="0" w:firstLine="0" w:firstLineChars="0"/>
              <w:jc w:val="left"/>
              <w:rPr>
                <w:rFonts w:hint="eastAsia"/>
                <w:color w:val="000000"/>
                <w:kern w:val="0"/>
                <w:sz w:val="21"/>
                <w:szCs w:val="21"/>
                <w:lang w:bidi="ar"/>
              </w:rPr>
            </w:pPr>
            <w:r>
              <w:rPr>
                <w:rFonts w:hint="eastAsia"/>
                <w:color w:val="000000"/>
                <w:kern w:val="0"/>
                <w:sz w:val="21"/>
                <w:szCs w:val="21"/>
                <w:lang w:bidi="ar"/>
              </w:rPr>
              <w:t>智能密码钥匙</w:t>
            </w:r>
          </w:p>
        </w:tc>
        <w:tc>
          <w:tcPr>
            <w:tcW w:w="3399" w:type="dxa"/>
            <w:vAlign w:val="center"/>
          </w:tcPr>
          <w:p w14:paraId="37852CF5">
            <w:pPr>
              <w:pStyle w:val="57"/>
              <w:wordWrap w:val="0"/>
              <w:snapToGrid w:val="0"/>
              <w:spacing w:line="240" w:lineRule="auto"/>
              <w:ind w:left="0" w:leftChars="0" w:right="0" w:rightChars="0" w:firstLine="0" w:firstLineChars="0"/>
              <w:jc w:val="left"/>
              <w:rPr>
                <w:rFonts w:hint="eastAsia"/>
                <w:sz w:val="21"/>
              </w:rPr>
            </w:pPr>
            <w:r>
              <w:rPr>
                <w:rFonts w:hint="eastAsia"/>
                <w:color w:val="000000"/>
                <w:kern w:val="0"/>
                <w:sz w:val="21"/>
                <w:szCs w:val="21"/>
                <w:lang w:bidi="ar"/>
              </w:rPr>
              <w:t>系统用户、运维用户登录身份鉴别与密钥协商后数据传输保护。</w:t>
            </w:r>
          </w:p>
        </w:tc>
        <w:tc>
          <w:tcPr>
            <w:tcW w:w="660" w:type="dxa"/>
            <w:vAlign w:val="center"/>
          </w:tcPr>
          <w:p w14:paraId="373E5762">
            <w:pPr>
              <w:keepNext/>
              <w:widowControl/>
              <w:snapToGrid w:val="0"/>
              <w:spacing w:line="240" w:lineRule="auto"/>
              <w:ind w:left="0" w:leftChars="0" w:right="0" w:rightChars="0" w:firstLine="0" w:firstLineChars="0"/>
              <w:jc w:val="center"/>
              <w:textAlignment w:val="center"/>
              <w:rPr>
                <w:rFonts w:hint="eastAsia" w:ascii="仿宋" w:hAnsi="仿宋" w:eastAsia="仿宋" w:cs="仿宋"/>
                <w:sz w:val="21"/>
                <w:szCs w:val="21"/>
                <w:lang w:eastAsia="zh-CN"/>
              </w:rPr>
            </w:pPr>
            <w:r>
              <w:rPr>
                <w:rFonts w:hint="eastAsia" w:ascii="仿宋" w:hAnsi="仿宋" w:cs="仿宋"/>
                <w:color w:val="000000"/>
                <w:kern w:val="0"/>
                <w:sz w:val="21"/>
                <w:szCs w:val="21"/>
                <w:lang w:eastAsia="zh-CN" w:bidi="ar"/>
              </w:rPr>
              <w:t>10</w:t>
            </w:r>
          </w:p>
        </w:tc>
        <w:tc>
          <w:tcPr>
            <w:tcW w:w="531" w:type="dxa"/>
            <w:vAlign w:val="center"/>
          </w:tcPr>
          <w:p w14:paraId="23D70651">
            <w:pPr>
              <w:keepNext/>
              <w:widowControl/>
              <w:snapToGrid w:val="0"/>
              <w:spacing w:line="240" w:lineRule="auto"/>
              <w:ind w:left="0" w:leftChars="0" w:right="0" w:rightChars="0" w:firstLine="0" w:firstLineChars="0"/>
              <w:jc w:val="left"/>
              <w:textAlignment w:val="center"/>
              <w:rPr>
                <w:rFonts w:hint="eastAsia" w:ascii="仿宋" w:hAnsi="仿宋" w:cs="仿宋"/>
                <w:sz w:val="21"/>
                <w:szCs w:val="21"/>
              </w:rPr>
            </w:pPr>
            <w:r>
              <w:rPr>
                <w:rFonts w:hint="eastAsia" w:ascii="仿宋" w:hAnsi="仿宋" w:cs="仿宋"/>
                <w:color w:val="000000"/>
                <w:kern w:val="0"/>
                <w:sz w:val="21"/>
                <w:szCs w:val="21"/>
                <w:lang w:bidi="ar"/>
              </w:rPr>
              <w:t>支</w:t>
            </w:r>
          </w:p>
        </w:tc>
        <w:tc>
          <w:tcPr>
            <w:tcW w:w="893" w:type="dxa"/>
            <w:vAlign w:val="center"/>
          </w:tcPr>
          <w:p w14:paraId="1BCE7A99">
            <w:pPr>
              <w:widowControl/>
              <w:snapToGrid w:val="0"/>
              <w:spacing w:line="240" w:lineRule="auto"/>
              <w:ind w:left="0" w:leftChars="0" w:right="0" w:rightChars="0" w:firstLine="0" w:firstLineChars="0"/>
              <w:jc w:val="right"/>
              <w:textAlignment w:val="center"/>
              <w:rPr>
                <w:rFonts w:hint="eastAsia" w:ascii="仿宋" w:hAnsi="仿宋" w:cs="仿宋"/>
                <w:color w:val="000000"/>
                <w:kern w:val="0"/>
                <w:sz w:val="21"/>
                <w:szCs w:val="21"/>
                <w:lang w:bidi="ar"/>
              </w:rPr>
            </w:pPr>
            <w:r>
              <w:rPr>
                <w:rFonts w:hint="eastAsia" w:ascii="仿宋" w:hAnsi="仿宋" w:cs="仿宋"/>
                <w:color w:val="000000"/>
                <w:kern w:val="0"/>
                <w:sz w:val="21"/>
                <w:szCs w:val="21"/>
                <w:lang w:bidi="ar"/>
              </w:rPr>
              <w:t>0.008</w:t>
            </w:r>
          </w:p>
        </w:tc>
        <w:tc>
          <w:tcPr>
            <w:tcW w:w="902" w:type="dxa"/>
            <w:vAlign w:val="center"/>
          </w:tcPr>
          <w:p w14:paraId="7D91D964">
            <w:pPr>
              <w:widowControl/>
              <w:snapToGrid w:val="0"/>
              <w:spacing w:line="240" w:lineRule="auto"/>
              <w:ind w:left="0" w:leftChars="0" w:right="0" w:rightChars="0" w:firstLine="0" w:firstLineChars="0"/>
              <w:jc w:val="right"/>
              <w:textAlignment w:val="center"/>
              <w:rPr>
                <w:rFonts w:hint="default" w:ascii="仿宋" w:hAnsi="仿宋" w:eastAsia="仿宋" w:cs="仿宋"/>
                <w:color w:val="000000"/>
                <w:kern w:val="0"/>
                <w:sz w:val="21"/>
                <w:szCs w:val="21"/>
                <w:lang w:val="en-US" w:eastAsia="zh-CN" w:bidi="ar"/>
              </w:rPr>
            </w:pPr>
            <w:r>
              <w:rPr>
                <w:rFonts w:hint="eastAsia" w:ascii="仿宋" w:hAnsi="仿宋" w:cs="仿宋"/>
                <w:color w:val="000000"/>
                <w:kern w:val="0"/>
                <w:sz w:val="21"/>
                <w:szCs w:val="21"/>
                <w:lang w:bidi="ar"/>
              </w:rPr>
              <w:t>0.</w:t>
            </w:r>
            <w:r>
              <w:rPr>
                <w:rFonts w:hint="eastAsia" w:ascii="仿宋" w:hAnsi="仿宋" w:cs="仿宋"/>
                <w:color w:val="000000"/>
                <w:kern w:val="0"/>
                <w:sz w:val="21"/>
                <w:szCs w:val="21"/>
                <w:lang w:val="en-US" w:eastAsia="zh-CN" w:bidi="ar"/>
              </w:rPr>
              <w:t>08</w:t>
            </w:r>
          </w:p>
        </w:tc>
        <w:tc>
          <w:tcPr>
            <w:tcW w:w="610" w:type="dxa"/>
            <w:vAlign w:val="center"/>
          </w:tcPr>
          <w:p w14:paraId="6C35694A">
            <w:pPr>
              <w:pStyle w:val="57"/>
              <w:wordWrap w:val="0"/>
              <w:snapToGrid w:val="0"/>
              <w:spacing w:line="240" w:lineRule="auto"/>
              <w:ind w:left="0" w:leftChars="0" w:right="0" w:rightChars="0" w:firstLine="0" w:firstLineChars="0"/>
              <w:jc w:val="center"/>
              <w:rPr>
                <w:rFonts w:hint="eastAsia" w:hAnsi="宋体" w:cs="宋体"/>
                <w:color w:val="000000"/>
                <w:kern w:val="0"/>
                <w:sz w:val="21"/>
                <w:szCs w:val="22"/>
                <w:lang w:bidi="ar"/>
              </w:rPr>
            </w:pPr>
            <w:r>
              <w:rPr>
                <w:rFonts w:hint="eastAsia" w:hAnsi="宋体" w:cs="宋体"/>
                <w:color w:val="000000"/>
                <w:kern w:val="0"/>
                <w:sz w:val="21"/>
                <w:szCs w:val="22"/>
                <w:lang w:bidi="ar"/>
              </w:rPr>
              <w:t>采购</w:t>
            </w:r>
          </w:p>
        </w:tc>
      </w:tr>
      <w:tr w14:paraId="301D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68BB2AE0">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58C3A9F1">
            <w:pPr>
              <w:pStyle w:val="57"/>
              <w:wordWrap w:val="0"/>
              <w:snapToGrid w:val="0"/>
              <w:spacing w:line="240" w:lineRule="auto"/>
              <w:ind w:left="0" w:leftChars="0" w:right="0" w:rightChars="0" w:firstLine="0" w:firstLineChars="0"/>
              <w:jc w:val="left"/>
              <w:rPr>
                <w:rFonts w:hint="eastAsia"/>
                <w:color w:val="000000"/>
                <w:kern w:val="0"/>
                <w:sz w:val="21"/>
                <w:szCs w:val="21"/>
                <w:lang w:bidi="ar"/>
              </w:rPr>
            </w:pPr>
            <w:r>
              <w:rPr>
                <w:rFonts w:hint="eastAsia"/>
                <w:color w:val="000000"/>
                <w:kern w:val="0"/>
                <w:sz w:val="21"/>
                <w:szCs w:val="21"/>
                <w:lang w:bidi="ar"/>
              </w:rPr>
              <w:t>国密浏览器</w:t>
            </w:r>
          </w:p>
        </w:tc>
        <w:tc>
          <w:tcPr>
            <w:tcW w:w="3399" w:type="dxa"/>
            <w:vAlign w:val="center"/>
          </w:tcPr>
          <w:p w14:paraId="536CA54C">
            <w:pPr>
              <w:pStyle w:val="57"/>
              <w:wordWrap w:val="0"/>
              <w:snapToGrid w:val="0"/>
              <w:spacing w:line="240" w:lineRule="auto"/>
              <w:ind w:left="0" w:leftChars="0" w:right="0" w:rightChars="0" w:firstLine="0" w:firstLineChars="0"/>
              <w:jc w:val="left"/>
              <w:rPr>
                <w:rFonts w:hint="eastAsia"/>
                <w:color w:val="000000"/>
                <w:kern w:val="0"/>
                <w:sz w:val="21"/>
                <w:szCs w:val="21"/>
                <w:lang w:bidi="ar"/>
              </w:rPr>
            </w:pPr>
            <w:r>
              <w:rPr>
                <w:rFonts w:hint="eastAsia"/>
                <w:color w:val="000000"/>
                <w:kern w:val="0"/>
                <w:sz w:val="21"/>
                <w:szCs w:val="21"/>
                <w:lang w:bidi="ar"/>
              </w:rPr>
              <w:t>由</w:t>
            </w:r>
            <w:r>
              <w:rPr>
                <w:rFonts w:hint="eastAsia" w:hAnsi="宋体" w:cs="宋体"/>
                <w:color w:val="000000"/>
                <w:kern w:val="0"/>
                <w:sz w:val="21"/>
                <w:szCs w:val="22"/>
                <w:lang w:bidi="ar"/>
              </w:rPr>
              <w:t>浏览器</w:t>
            </w:r>
            <w:r>
              <w:rPr>
                <w:rFonts w:hint="eastAsia"/>
                <w:color w:val="000000"/>
                <w:kern w:val="0"/>
                <w:sz w:val="21"/>
                <w:szCs w:val="21"/>
                <w:lang w:bidi="ar"/>
              </w:rPr>
              <w:t>内核、</w:t>
            </w:r>
            <w:r>
              <w:rPr>
                <w:rFonts w:hint="eastAsia"/>
                <w:sz w:val="21"/>
                <w:szCs w:val="21"/>
              </w:rPr>
              <w:t>浏览器</w:t>
            </w:r>
            <w:r>
              <w:rPr>
                <w:rFonts w:hint="eastAsia"/>
                <w:color w:val="000000"/>
                <w:kern w:val="0"/>
                <w:sz w:val="21"/>
                <w:szCs w:val="21"/>
                <w:lang w:bidi="ar"/>
              </w:rPr>
              <w:t>界面、密码算法 /SSL协议逻辑运算模块、智能密码钥匙等组成。支持SM2、 SM3、SM4算法，与Web服务器之间建立安全通道，保证Web网页访问的安全性。</w:t>
            </w:r>
          </w:p>
        </w:tc>
        <w:tc>
          <w:tcPr>
            <w:tcW w:w="660" w:type="dxa"/>
            <w:vAlign w:val="center"/>
          </w:tcPr>
          <w:p w14:paraId="1803DF06">
            <w:pPr>
              <w:keepNext/>
              <w:widowControl/>
              <w:snapToGrid w:val="0"/>
              <w:spacing w:line="240" w:lineRule="auto"/>
              <w:ind w:left="0" w:leftChars="0" w:right="0" w:rightChars="0" w:firstLine="0" w:firstLineChars="0"/>
              <w:jc w:val="center"/>
              <w:textAlignment w:val="center"/>
              <w:rPr>
                <w:rFonts w:hint="eastAsia" w:ascii="仿宋" w:hAnsi="仿宋" w:eastAsia="仿宋" w:cs="仿宋"/>
                <w:color w:val="000000"/>
                <w:kern w:val="0"/>
                <w:sz w:val="21"/>
                <w:szCs w:val="21"/>
                <w:lang w:eastAsia="zh-CN" w:bidi="ar"/>
              </w:rPr>
            </w:pPr>
            <w:r>
              <w:rPr>
                <w:rFonts w:hint="eastAsia" w:ascii="仿宋" w:hAnsi="仿宋" w:cs="仿宋"/>
                <w:color w:val="000000"/>
                <w:kern w:val="0"/>
                <w:sz w:val="21"/>
                <w:szCs w:val="21"/>
                <w:lang w:eastAsia="zh-CN" w:bidi="ar"/>
              </w:rPr>
              <w:t>10</w:t>
            </w:r>
          </w:p>
        </w:tc>
        <w:tc>
          <w:tcPr>
            <w:tcW w:w="531" w:type="dxa"/>
            <w:vAlign w:val="center"/>
          </w:tcPr>
          <w:p w14:paraId="24A31096">
            <w:pPr>
              <w:keepNext/>
              <w:widowControl/>
              <w:snapToGrid w:val="0"/>
              <w:spacing w:line="240" w:lineRule="auto"/>
              <w:ind w:left="0" w:leftChars="0" w:right="0" w:rightChars="0" w:firstLine="0" w:firstLineChars="0"/>
              <w:jc w:val="left"/>
              <w:textAlignment w:val="center"/>
              <w:rPr>
                <w:rFonts w:hint="eastAsia" w:ascii="仿宋" w:hAnsi="仿宋" w:cs="仿宋"/>
                <w:color w:val="000000"/>
                <w:kern w:val="0"/>
                <w:sz w:val="21"/>
                <w:szCs w:val="21"/>
                <w:lang w:bidi="ar"/>
              </w:rPr>
            </w:pPr>
            <w:r>
              <w:rPr>
                <w:rFonts w:hint="eastAsia" w:ascii="仿宋" w:hAnsi="仿宋" w:cs="仿宋"/>
                <w:color w:val="000000"/>
                <w:kern w:val="0"/>
                <w:sz w:val="21"/>
                <w:szCs w:val="21"/>
                <w:lang w:bidi="ar"/>
              </w:rPr>
              <w:t>个</w:t>
            </w:r>
          </w:p>
        </w:tc>
        <w:tc>
          <w:tcPr>
            <w:tcW w:w="893" w:type="dxa"/>
            <w:vAlign w:val="center"/>
          </w:tcPr>
          <w:p w14:paraId="2259775A">
            <w:pPr>
              <w:widowControl/>
              <w:snapToGrid w:val="0"/>
              <w:spacing w:line="240" w:lineRule="auto"/>
              <w:ind w:left="0" w:leftChars="0" w:right="0" w:rightChars="0" w:firstLine="0" w:firstLineChars="0"/>
              <w:jc w:val="right"/>
              <w:textAlignment w:val="center"/>
              <w:rPr>
                <w:rFonts w:hint="eastAsia" w:ascii="仿宋" w:hAnsi="仿宋" w:cs="仿宋"/>
                <w:color w:val="000000"/>
                <w:kern w:val="0"/>
                <w:sz w:val="21"/>
                <w:szCs w:val="21"/>
                <w:lang w:bidi="ar"/>
              </w:rPr>
            </w:pPr>
            <w:r>
              <w:rPr>
                <w:rFonts w:hint="eastAsia" w:ascii="仿宋" w:hAnsi="仿宋" w:cs="仿宋"/>
                <w:color w:val="000000"/>
                <w:kern w:val="0"/>
                <w:sz w:val="21"/>
                <w:szCs w:val="21"/>
                <w:lang w:bidi="ar"/>
              </w:rPr>
              <w:t>0.015</w:t>
            </w:r>
          </w:p>
        </w:tc>
        <w:tc>
          <w:tcPr>
            <w:tcW w:w="902" w:type="dxa"/>
            <w:vAlign w:val="center"/>
          </w:tcPr>
          <w:p w14:paraId="610FD953">
            <w:pPr>
              <w:widowControl/>
              <w:snapToGrid w:val="0"/>
              <w:spacing w:line="240" w:lineRule="auto"/>
              <w:ind w:left="0" w:leftChars="0" w:right="0" w:rightChars="0" w:firstLine="0" w:firstLineChars="0"/>
              <w:jc w:val="right"/>
              <w:textAlignment w:val="center"/>
              <w:rPr>
                <w:rFonts w:hint="eastAsia" w:ascii="仿宋" w:hAnsi="仿宋" w:cs="仿宋"/>
                <w:color w:val="000000"/>
                <w:kern w:val="0"/>
                <w:sz w:val="21"/>
                <w:szCs w:val="21"/>
                <w:lang w:bidi="ar"/>
              </w:rPr>
            </w:pPr>
            <w:r>
              <w:rPr>
                <w:rFonts w:hint="eastAsia" w:ascii="仿宋" w:hAnsi="仿宋" w:cs="仿宋"/>
                <w:color w:val="000000"/>
                <w:kern w:val="0"/>
                <w:sz w:val="21"/>
                <w:szCs w:val="21"/>
                <w:lang w:bidi="ar"/>
              </w:rPr>
              <w:t>0.</w:t>
            </w:r>
            <w:r>
              <w:rPr>
                <w:rFonts w:hint="eastAsia" w:ascii="仿宋" w:hAnsi="仿宋" w:cs="仿宋"/>
                <w:color w:val="000000"/>
                <w:kern w:val="0"/>
                <w:sz w:val="21"/>
                <w:szCs w:val="21"/>
                <w:lang w:val="en-US" w:eastAsia="zh-CN" w:bidi="ar"/>
              </w:rPr>
              <w:t>1</w:t>
            </w:r>
            <w:r>
              <w:rPr>
                <w:rFonts w:hint="eastAsia" w:ascii="仿宋" w:hAnsi="仿宋" w:cs="仿宋"/>
                <w:color w:val="000000"/>
                <w:kern w:val="0"/>
                <w:sz w:val="21"/>
                <w:szCs w:val="21"/>
                <w:lang w:bidi="ar"/>
              </w:rPr>
              <w:t>5</w:t>
            </w:r>
          </w:p>
        </w:tc>
        <w:tc>
          <w:tcPr>
            <w:tcW w:w="610" w:type="dxa"/>
            <w:vAlign w:val="center"/>
          </w:tcPr>
          <w:p w14:paraId="019A1C53">
            <w:pPr>
              <w:pStyle w:val="57"/>
              <w:wordWrap w:val="0"/>
              <w:snapToGrid w:val="0"/>
              <w:spacing w:line="240" w:lineRule="auto"/>
              <w:ind w:left="0" w:leftChars="0" w:right="0" w:rightChars="0" w:firstLine="0" w:firstLineChars="0"/>
              <w:jc w:val="center"/>
              <w:rPr>
                <w:rFonts w:hint="eastAsia" w:hAnsi="宋体" w:cs="宋体"/>
                <w:color w:val="000000"/>
                <w:kern w:val="0"/>
                <w:sz w:val="21"/>
                <w:szCs w:val="22"/>
                <w:lang w:bidi="ar"/>
              </w:rPr>
            </w:pPr>
            <w:r>
              <w:rPr>
                <w:rFonts w:hint="eastAsia" w:hAnsi="宋体" w:cs="宋体"/>
                <w:color w:val="000000"/>
                <w:kern w:val="0"/>
                <w:sz w:val="21"/>
                <w:szCs w:val="22"/>
                <w:lang w:bidi="ar"/>
              </w:rPr>
              <w:t>采购</w:t>
            </w:r>
          </w:p>
        </w:tc>
      </w:tr>
      <w:tr w14:paraId="3E08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38" w:type="dxa"/>
            <w:vAlign w:val="center"/>
          </w:tcPr>
          <w:p w14:paraId="047899B6">
            <w:pPr>
              <w:pStyle w:val="51"/>
              <w:keepNext/>
              <w:numPr>
                <w:ilvl w:val="0"/>
                <w:numId w:val="57"/>
              </w:numPr>
              <w:wordWrap w:val="0"/>
              <w:snapToGrid w:val="0"/>
              <w:spacing w:line="240" w:lineRule="auto"/>
              <w:ind w:left="0" w:leftChars="0" w:right="0" w:rightChars="0" w:firstLine="0" w:firstLineChars="0"/>
              <w:jc w:val="left"/>
              <w:rPr>
                <w:rFonts w:hint="eastAsia" w:ascii="仿宋" w:hAnsi="仿宋" w:cs="仿宋"/>
              </w:rPr>
            </w:pPr>
          </w:p>
        </w:tc>
        <w:tc>
          <w:tcPr>
            <w:tcW w:w="1555" w:type="dxa"/>
            <w:vAlign w:val="center"/>
          </w:tcPr>
          <w:p w14:paraId="6C21DC46">
            <w:pPr>
              <w:pStyle w:val="57"/>
              <w:wordWrap w:val="0"/>
              <w:snapToGrid w:val="0"/>
              <w:spacing w:line="240" w:lineRule="auto"/>
              <w:ind w:left="0" w:leftChars="0" w:right="0" w:rightChars="0" w:firstLine="0" w:firstLineChars="0"/>
              <w:jc w:val="left"/>
              <w:rPr>
                <w:rFonts w:hint="eastAsia"/>
                <w:sz w:val="21"/>
                <w:szCs w:val="21"/>
              </w:rPr>
            </w:pPr>
            <w:r>
              <w:rPr>
                <w:rFonts w:hint="eastAsia"/>
                <w:color w:val="000000"/>
                <w:kern w:val="0"/>
                <w:sz w:val="21"/>
                <w:szCs w:val="21"/>
                <w:lang w:bidi="ar"/>
              </w:rPr>
              <w:t>站点</w:t>
            </w:r>
            <w:r>
              <w:rPr>
                <w:rFonts w:hint="eastAsia" w:hAnsi="宋体" w:cs="宋体"/>
                <w:color w:val="000000"/>
                <w:kern w:val="0"/>
                <w:sz w:val="21"/>
                <w:szCs w:val="22"/>
                <w:lang w:bidi="ar"/>
              </w:rPr>
              <w:t>证书</w:t>
            </w:r>
          </w:p>
        </w:tc>
        <w:tc>
          <w:tcPr>
            <w:tcW w:w="3399" w:type="dxa"/>
            <w:vAlign w:val="center"/>
          </w:tcPr>
          <w:p w14:paraId="6D33AF6E">
            <w:pPr>
              <w:pStyle w:val="57"/>
              <w:wordWrap w:val="0"/>
              <w:snapToGrid w:val="0"/>
              <w:spacing w:line="240" w:lineRule="auto"/>
              <w:ind w:left="0" w:leftChars="0" w:right="0" w:rightChars="0" w:firstLine="0" w:firstLineChars="0"/>
              <w:jc w:val="left"/>
              <w:rPr>
                <w:rFonts w:hint="eastAsia"/>
                <w:sz w:val="21"/>
              </w:rPr>
            </w:pPr>
            <w:r>
              <w:rPr>
                <w:rFonts w:hint="eastAsia"/>
                <w:color w:val="000000"/>
                <w:kern w:val="0"/>
                <w:sz w:val="21"/>
                <w:szCs w:val="21"/>
                <w:lang w:bidi="ar"/>
              </w:rPr>
              <w:t>SM2和RSA</w:t>
            </w:r>
            <w:r>
              <w:rPr>
                <w:rFonts w:hint="eastAsia" w:hAnsi="宋体" w:cs="宋体"/>
                <w:color w:val="000000"/>
                <w:kern w:val="0"/>
                <w:sz w:val="21"/>
                <w:szCs w:val="22"/>
                <w:lang w:bidi="ar"/>
              </w:rPr>
              <w:t>证书</w:t>
            </w:r>
            <w:r>
              <w:rPr>
                <w:rFonts w:hint="eastAsia"/>
                <w:color w:val="000000"/>
                <w:kern w:val="0"/>
                <w:sz w:val="21"/>
                <w:szCs w:val="21"/>
                <w:lang w:bidi="ar"/>
              </w:rPr>
              <w:t>，单域名OV站点证书。</w:t>
            </w:r>
          </w:p>
        </w:tc>
        <w:tc>
          <w:tcPr>
            <w:tcW w:w="660" w:type="dxa"/>
            <w:vAlign w:val="center"/>
          </w:tcPr>
          <w:p w14:paraId="52C19784">
            <w:pPr>
              <w:keepNext/>
              <w:widowControl/>
              <w:snapToGrid w:val="0"/>
              <w:spacing w:line="240" w:lineRule="auto"/>
              <w:ind w:left="0" w:leftChars="0" w:right="0" w:rightChars="0" w:firstLine="0" w:firstLineChars="0"/>
              <w:jc w:val="center"/>
              <w:textAlignment w:val="center"/>
              <w:rPr>
                <w:rFonts w:hint="eastAsia" w:ascii="仿宋" w:hAnsi="仿宋" w:cs="仿宋"/>
                <w:sz w:val="21"/>
                <w:szCs w:val="21"/>
              </w:rPr>
            </w:pPr>
            <w:r>
              <w:rPr>
                <w:rFonts w:hint="eastAsia" w:ascii="仿宋" w:hAnsi="仿宋" w:cs="仿宋"/>
                <w:color w:val="000000"/>
                <w:kern w:val="0"/>
                <w:sz w:val="21"/>
                <w:szCs w:val="21"/>
                <w:lang w:bidi="ar"/>
              </w:rPr>
              <w:t>2</w:t>
            </w:r>
          </w:p>
        </w:tc>
        <w:tc>
          <w:tcPr>
            <w:tcW w:w="531" w:type="dxa"/>
            <w:vAlign w:val="center"/>
          </w:tcPr>
          <w:p w14:paraId="54B97314">
            <w:pPr>
              <w:keepNext/>
              <w:widowControl/>
              <w:snapToGrid w:val="0"/>
              <w:spacing w:line="240" w:lineRule="auto"/>
              <w:ind w:left="0" w:leftChars="0" w:right="0" w:rightChars="0" w:firstLine="0" w:firstLineChars="0"/>
              <w:jc w:val="left"/>
              <w:textAlignment w:val="center"/>
              <w:rPr>
                <w:rFonts w:hint="eastAsia" w:ascii="仿宋" w:hAnsi="仿宋" w:cs="仿宋"/>
                <w:sz w:val="21"/>
                <w:szCs w:val="21"/>
              </w:rPr>
            </w:pPr>
            <w:r>
              <w:rPr>
                <w:rFonts w:hint="eastAsia" w:ascii="仿宋" w:hAnsi="仿宋" w:cs="仿宋"/>
                <w:color w:val="000000"/>
                <w:kern w:val="0"/>
                <w:sz w:val="21"/>
                <w:szCs w:val="21"/>
                <w:lang w:bidi="ar"/>
              </w:rPr>
              <w:t>张/</w:t>
            </w:r>
            <w:r>
              <w:rPr>
                <w:rFonts w:hint="eastAsia" w:ascii="仿宋" w:hAnsi="仿宋" w:cs="仿宋"/>
                <w:color w:val="000000"/>
                <w:kern w:val="0"/>
                <w:sz w:val="21"/>
                <w:szCs w:val="21"/>
                <w:lang w:val="en-US" w:eastAsia="zh-CN" w:bidi="ar"/>
              </w:rPr>
              <w:t>3</w:t>
            </w:r>
            <w:r>
              <w:rPr>
                <w:rFonts w:hint="eastAsia" w:ascii="仿宋" w:hAnsi="仿宋" w:cs="仿宋"/>
                <w:color w:val="000000"/>
                <w:kern w:val="0"/>
                <w:sz w:val="21"/>
                <w:szCs w:val="21"/>
                <w:lang w:bidi="ar"/>
              </w:rPr>
              <w:t>年</w:t>
            </w:r>
          </w:p>
        </w:tc>
        <w:tc>
          <w:tcPr>
            <w:tcW w:w="893" w:type="dxa"/>
            <w:vAlign w:val="center"/>
          </w:tcPr>
          <w:p w14:paraId="5B3E1EF6">
            <w:pPr>
              <w:widowControl/>
              <w:snapToGrid w:val="0"/>
              <w:spacing w:line="240" w:lineRule="auto"/>
              <w:ind w:left="0" w:leftChars="0" w:right="0" w:rightChars="0" w:firstLine="0" w:firstLineChars="0"/>
              <w:jc w:val="right"/>
              <w:textAlignment w:val="center"/>
              <w:rPr>
                <w:rFonts w:hint="eastAsia" w:ascii="仿宋" w:hAnsi="仿宋" w:eastAsia="仿宋" w:cs="仿宋"/>
                <w:sz w:val="21"/>
                <w:lang w:eastAsia="zh-CN"/>
              </w:rPr>
            </w:pPr>
            <w:r>
              <w:rPr>
                <w:rFonts w:hint="eastAsia" w:ascii="仿宋" w:hAnsi="仿宋" w:cs="仿宋"/>
                <w:color w:val="000000"/>
                <w:kern w:val="0"/>
                <w:sz w:val="21"/>
                <w:szCs w:val="21"/>
                <w:lang w:val="en-US" w:eastAsia="zh-CN" w:bidi="ar"/>
              </w:rPr>
              <w:t>3</w:t>
            </w:r>
          </w:p>
        </w:tc>
        <w:tc>
          <w:tcPr>
            <w:tcW w:w="902" w:type="dxa"/>
            <w:vAlign w:val="center"/>
          </w:tcPr>
          <w:p w14:paraId="3F1B3562">
            <w:pPr>
              <w:widowControl/>
              <w:snapToGrid w:val="0"/>
              <w:spacing w:line="240" w:lineRule="auto"/>
              <w:ind w:left="0" w:leftChars="0" w:right="0" w:rightChars="0" w:firstLine="0" w:firstLineChars="0"/>
              <w:jc w:val="right"/>
              <w:textAlignment w:val="center"/>
              <w:rPr>
                <w:rFonts w:hint="eastAsia" w:ascii="仿宋" w:hAnsi="仿宋" w:eastAsia="仿宋" w:cs="仿宋"/>
                <w:color w:val="000000"/>
                <w:kern w:val="0"/>
                <w:sz w:val="21"/>
                <w:szCs w:val="21"/>
                <w:lang w:eastAsia="zh-CN" w:bidi="ar"/>
              </w:rPr>
            </w:pPr>
            <w:r>
              <w:rPr>
                <w:rFonts w:hint="eastAsia" w:ascii="仿宋" w:hAnsi="仿宋" w:cs="仿宋"/>
                <w:color w:val="000000"/>
                <w:kern w:val="0"/>
                <w:sz w:val="21"/>
                <w:szCs w:val="21"/>
                <w:lang w:val="en-US" w:eastAsia="zh-CN" w:bidi="ar"/>
              </w:rPr>
              <w:t>6</w:t>
            </w:r>
          </w:p>
        </w:tc>
        <w:tc>
          <w:tcPr>
            <w:tcW w:w="610" w:type="dxa"/>
            <w:vAlign w:val="center"/>
          </w:tcPr>
          <w:p w14:paraId="4A78A2B8">
            <w:pPr>
              <w:pStyle w:val="57"/>
              <w:wordWrap w:val="0"/>
              <w:snapToGrid w:val="0"/>
              <w:spacing w:line="240" w:lineRule="auto"/>
              <w:ind w:left="0" w:leftChars="0" w:right="0" w:rightChars="0" w:firstLine="0" w:firstLineChars="0"/>
              <w:jc w:val="center"/>
              <w:rPr>
                <w:rFonts w:hint="eastAsia" w:hAnsi="宋体" w:cs="宋体"/>
                <w:color w:val="000000"/>
                <w:kern w:val="0"/>
                <w:sz w:val="21"/>
                <w:szCs w:val="22"/>
                <w:lang w:bidi="ar"/>
              </w:rPr>
            </w:pPr>
            <w:r>
              <w:rPr>
                <w:rFonts w:hint="eastAsia" w:hAnsi="宋体" w:cs="宋体"/>
                <w:color w:val="000000"/>
                <w:kern w:val="0"/>
                <w:sz w:val="21"/>
                <w:szCs w:val="22"/>
                <w:lang w:bidi="ar"/>
              </w:rPr>
              <w:t>采购</w:t>
            </w:r>
          </w:p>
        </w:tc>
      </w:tr>
      <w:tr w14:paraId="2572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5692" w:type="dxa"/>
            <w:gridSpan w:val="3"/>
            <w:vAlign w:val="center"/>
          </w:tcPr>
          <w:p w14:paraId="55B95586">
            <w:pPr>
              <w:keepNext/>
              <w:wordWrap w:val="0"/>
              <w:snapToGrid w:val="0"/>
              <w:spacing w:line="240" w:lineRule="auto"/>
              <w:ind w:left="0" w:leftChars="0" w:right="0" w:rightChars="0" w:firstLine="0" w:firstLineChars="0"/>
              <w:jc w:val="center"/>
              <w:rPr>
                <w:rFonts w:hint="eastAsia" w:ascii="仿宋" w:hAnsi="仿宋" w:cs="仿宋"/>
                <w:b/>
                <w:color w:val="000000" w:themeColor="text1"/>
                <w:sz w:val="21"/>
                <w:szCs w:val="21"/>
                <w14:textFill>
                  <w14:solidFill>
                    <w14:schemeClr w14:val="tx1"/>
                  </w14:solidFill>
                </w14:textFill>
              </w:rPr>
            </w:pPr>
            <w:r>
              <w:rPr>
                <w:rFonts w:hint="eastAsia" w:ascii="仿宋" w:hAnsi="仿宋" w:cs="仿宋"/>
                <w:b/>
                <w:color w:val="000000" w:themeColor="text1"/>
                <w:sz w:val="21"/>
                <w:szCs w:val="21"/>
                <w14:textFill>
                  <w14:solidFill>
                    <w14:schemeClr w14:val="tx1"/>
                  </w14:solidFill>
                </w14:textFill>
              </w:rPr>
              <w:t>总计</w:t>
            </w:r>
          </w:p>
        </w:tc>
        <w:tc>
          <w:tcPr>
            <w:tcW w:w="660" w:type="dxa"/>
            <w:vAlign w:val="center"/>
          </w:tcPr>
          <w:p w14:paraId="6C03D54A">
            <w:pPr>
              <w:keepNext/>
              <w:wordWrap w:val="0"/>
              <w:snapToGrid w:val="0"/>
              <w:spacing w:line="240" w:lineRule="auto"/>
              <w:ind w:left="0" w:leftChars="0" w:right="0" w:rightChars="0" w:firstLine="0" w:firstLineChars="0"/>
              <w:jc w:val="center"/>
              <w:rPr>
                <w:rFonts w:hint="eastAsia" w:ascii="仿宋" w:hAnsi="仿宋" w:cs="仿宋"/>
                <w:b/>
                <w:sz w:val="21"/>
                <w:szCs w:val="21"/>
              </w:rPr>
            </w:pPr>
          </w:p>
        </w:tc>
        <w:tc>
          <w:tcPr>
            <w:tcW w:w="531" w:type="dxa"/>
            <w:vAlign w:val="center"/>
          </w:tcPr>
          <w:p w14:paraId="02874790">
            <w:pPr>
              <w:keepNext/>
              <w:wordWrap w:val="0"/>
              <w:snapToGrid w:val="0"/>
              <w:spacing w:line="240" w:lineRule="auto"/>
              <w:ind w:left="0" w:leftChars="0" w:right="0" w:rightChars="0" w:firstLine="0" w:firstLineChars="0"/>
              <w:jc w:val="left"/>
              <w:rPr>
                <w:rFonts w:hint="eastAsia" w:ascii="仿宋" w:hAnsi="仿宋" w:cs="仿宋"/>
                <w:b/>
                <w:sz w:val="21"/>
                <w:szCs w:val="21"/>
              </w:rPr>
            </w:pPr>
          </w:p>
        </w:tc>
        <w:tc>
          <w:tcPr>
            <w:tcW w:w="2405" w:type="dxa"/>
            <w:gridSpan w:val="3"/>
            <w:vAlign w:val="center"/>
          </w:tcPr>
          <w:p w14:paraId="16955FD3">
            <w:pPr>
              <w:keepNext/>
              <w:wordWrap w:val="0"/>
              <w:snapToGrid w:val="0"/>
              <w:spacing w:line="240" w:lineRule="auto"/>
              <w:ind w:left="0" w:leftChars="0" w:right="0" w:rightChars="0" w:firstLine="0" w:firstLineChars="0"/>
              <w:jc w:val="center"/>
              <w:rPr>
                <w:rFonts w:hint="default" w:ascii="仿宋" w:hAnsi="仿宋" w:eastAsia="仿宋" w:cs="仿宋"/>
                <w:b/>
                <w:sz w:val="21"/>
                <w:szCs w:val="21"/>
                <w:lang w:val="en-US" w:eastAsia="zh-CN"/>
              </w:rPr>
            </w:pPr>
            <w:r>
              <w:rPr>
                <w:rFonts w:hint="eastAsia" w:ascii="仿宋" w:hAnsi="仿宋" w:cs="仿宋"/>
                <w:b/>
                <w:sz w:val="21"/>
                <w:szCs w:val="21"/>
                <w:lang w:val="en-US" w:eastAsia="zh-CN"/>
              </w:rPr>
              <w:t>72</w:t>
            </w:r>
            <w:r>
              <w:rPr>
                <w:rFonts w:hint="eastAsia" w:ascii="仿宋" w:hAnsi="仿宋" w:cs="仿宋"/>
                <w:b/>
                <w:sz w:val="21"/>
                <w:szCs w:val="21"/>
              </w:rPr>
              <w:t>.</w:t>
            </w:r>
            <w:r>
              <w:rPr>
                <w:rFonts w:hint="eastAsia" w:ascii="仿宋" w:hAnsi="仿宋" w:cs="仿宋"/>
                <w:b/>
                <w:sz w:val="21"/>
                <w:szCs w:val="21"/>
                <w:lang w:val="en-US" w:eastAsia="zh-CN"/>
              </w:rPr>
              <w:t>03</w:t>
            </w:r>
          </w:p>
        </w:tc>
      </w:tr>
    </w:tbl>
    <w:p w14:paraId="49C70181">
      <w:pPr>
        <w:pStyle w:val="31"/>
        <w:wordWrap w:val="0"/>
        <w:ind w:firstLine="420" w:firstLineChars="0"/>
        <w:rPr>
          <w:color w:val="0000FF"/>
        </w:rPr>
      </w:pPr>
    </w:p>
    <w:p w14:paraId="3F47D8C8">
      <w:pPr>
        <w:pStyle w:val="31"/>
        <w:wordWrap w:val="0"/>
        <w:ind w:firstLine="420" w:firstLineChars="0"/>
        <w:rPr>
          <w:color w:val="0000FF"/>
        </w:rPr>
      </w:pPr>
    </w:p>
    <w:p w14:paraId="64729C31">
      <w:pPr>
        <w:pStyle w:val="31"/>
        <w:wordWrap w:val="0"/>
        <w:ind w:firstLine="420" w:firstLineChars="0"/>
        <w:rPr>
          <w:color w:val="0000FF"/>
        </w:rPr>
      </w:pPr>
    </w:p>
    <w:sectPr>
      <w:headerReference r:id="rId15" w:type="default"/>
      <w:footerReference r:id="rId17" w:type="default"/>
      <w:headerReference r:id="rId16" w:type="even"/>
      <w:footerReference r:id="rId18" w:type="even"/>
      <w:pgSz w:w="11906" w:h="16838"/>
      <w:pgMar w:top="1417" w:right="1417" w:bottom="1417" w:left="1417" w:header="340" w:footer="907" w:gutter="0"/>
      <w:cols w:space="0" w:num="1"/>
      <w:docGrid w:type="lines" w:linePitch="394"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3123" w:date="2026-04-20T17:32:45Z" w:initials="1">
    <w:p w14:paraId="13DB336C">
      <w:pPr>
        <w:pStyle w:val="13"/>
        <w:rPr>
          <w:rFonts w:hint="default" w:eastAsia="仿宋"/>
          <w:lang w:val="en-US" w:eastAsia="zh-CN"/>
        </w:rPr>
      </w:pPr>
      <w:r>
        <w:drawing>
          <wp:inline distT="0" distB="0" distL="114300" distR="114300">
            <wp:extent cx="5760720" cy="617220"/>
            <wp:effectExtent l="0" t="0" r="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stretch>
                      <a:fillRect/>
                    </a:stretch>
                  </pic:blipFill>
                  <pic:spPr>
                    <a:xfrm>
                      <a:off x="0" y="0"/>
                      <a:ext cx="5760720" cy="617220"/>
                    </a:xfrm>
                    <a:prstGeom prst="rect">
                      <a:avLst/>
                    </a:prstGeom>
                    <a:noFill/>
                    <a:ln>
                      <a:noFill/>
                    </a:ln>
                  </pic:spPr>
                </pic:pic>
              </a:graphicData>
            </a:graphic>
          </wp:inline>
        </w:drawing>
      </w:r>
      <w:r>
        <w:rPr>
          <w:rFonts w:hint="eastAsia"/>
          <w:lang w:val="en-US" w:eastAsia="zh-CN"/>
        </w:rPr>
        <w:t>与此描述冲突。请明确</w:t>
      </w:r>
    </w:p>
  </w:comment>
  <w:comment w:id="1" w:author="LWF" w:date="2026-04-23T16:08:56Z" w:initials="">
    <w:p w14:paraId="55B4D538">
      <w:pPr>
        <w:pStyle w:val="13"/>
        <w:rPr>
          <w:rFonts w:hint="default" w:eastAsia="仿宋"/>
          <w:lang w:val="en-US" w:eastAsia="zh-CN"/>
        </w:rPr>
      </w:pPr>
      <w:r>
        <w:rPr>
          <w:rFonts w:hint="eastAsia"/>
          <w:lang w:val="en-US" w:eastAsia="zh-CN"/>
        </w:rPr>
        <w:t>华为云仅为了存储一些不重要的图片、视频素材，这种情况下华为云也需要纳入到密评吗？</w:t>
      </w:r>
    </w:p>
  </w:comment>
  <w:comment w:id="2" w:author="13123" w:date="2026-04-20T17:31:07Z" w:initials="1">
    <w:p w14:paraId="4460589C">
      <w:pPr>
        <w:pStyle w:val="13"/>
      </w:pPr>
      <w:r>
        <w:rPr>
          <w:rFonts w:hint="eastAsia"/>
          <w:lang w:val="en-US" w:eastAsia="zh-CN"/>
        </w:rPr>
        <w:t>与该章节描述不符，请确认</w:t>
      </w:r>
      <w:r>
        <w:drawing>
          <wp:inline distT="0" distB="0" distL="114300" distR="114300">
            <wp:extent cx="5754370" cy="2372360"/>
            <wp:effectExtent l="0" t="0" r="6350"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754370" cy="2372360"/>
                    </a:xfrm>
                    <a:prstGeom prst="rect">
                      <a:avLst/>
                    </a:prstGeom>
                    <a:noFill/>
                    <a:ln>
                      <a:noFill/>
                    </a:ln>
                  </pic:spPr>
                </pic:pic>
              </a:graphicData>
            </a:graphic>
          </wp:inline>
        </w:drawing>
      </w:r>
    </w:p>
  </w:comment>
  <w:comment w:id="3" w:author="13123" w:date="2026-04-20T17:33:55Z" w:initials="1">
    <w:p w14:paraId="15F34E6B">
      <w:pPr>
        <w:pStyle w:val="13"/>
        <w:rPr>
          <w:rFonts w:hint="default" w:eastAsia="仿宋"/>
          <w:lang w:val="en-US" w:eastAsia="zh-CN"/>
        </w:rPr>
      </w:pPr>
      <w:r>
        <w:drawing>
          <wp:inline distT="0" distB="0" distL="114300" distR="114300">
            <wp:extent cx="5757545" cy="1896745"/>
            <wp:effectExtent l="0" t="0" r="3175"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
                    <a:stretch>
                      <a:fillRect/>
                    </a:stretch>
                  </pic:blipFill>
                  <pic:spPr>
                    <a:xfrm>
                      <a:off x="0" y="0"/>
                      <a:ext cx="5757545" cy="1896745"/>
                    </a:xfrm>
                    <a:prstGeom prst="rect">
                      <a:avLst/>
                    </a:prstGeom>
                    <a:noFill/>
                    <a:ln>
                      <a:noFill/>
                    </a:ln>
                  </pic:spPr>
                </pic:pic>
              </a:graphicData>
            </a:graphic>
          </wp:inline>
        </w:drawing>
      </w:r>
      <w:r>
        <w:rPr>
          <w:rFonts w:hint="eastAsia"/>
          <w:lang w:val="en-US" w:eastAsia="zh-CN"/>
        </w:rPr>
        <w:t>通道逐一分析</w:t>
      </w:r>
    </w:p>
  </w:comment>
  <w:comment w:id="4" w:author="13123" w:date="2026-04-20T17:47:32Z" w:initials="1">
    <w:p w14:paraId="55AE98B0">
      <w:pPr>
        <w:pStyle w:val="13"/>
        <w:rPr>
          <w:rFonts w:hint="default" w:eastAsia="仿宋"/>
          <w:lang w:val="en-US" w:eastAsia="zh-CN"/>
        </w:rPr>
      </w:pPr>
      <w:r>
        <w:rPr>
          <w:rFonts w:hint="eastAsia"/>
          <w:lang w:val="en-US" w:eastAsia="zh-CN"/>
        </w:rPr>
        <w:t>安全接入认证需求需明确是否存在</w:t>
      </w:r>
    </w:p>
    <w:p w14:paraId="4F5943E4">
      <w:pPr>
        <w:pStyle w:val="13"/>
      </w:pPr>
    </w:p>
  </w:comment>
  <w:comment w:id="5" w:author="13123" w:date="2026-04-20T17:48:12Z" w:initials="1">
    <w:p w14:paraId="7C22615A">
      <w:pPr>
        <w:pStyle w:val="13"/>
        <w:rPr>
          <w:rFonts w:hint="default" w:eastAsia="仿宋"/>
          <w:lang w:val="en-US" w:eastAsia="zh-CN"/>
        </w:rPr>
      </w:pPr>
      <w:r>
        <w:rPr>
          <w:rFonts w:hint="eastAsia"/>
          <w:lang w:val="en-US" w:eastAsia="zh-CN"/>
        </w:rPr>
        <w:t>按照通信层面进行描述</w:t>
      </w:r>
    </w:p>
  </w:comment>
  <w:comment w:id="6" w:author="13123" w:date="2026-04-20T17:47:32Z" w:initials="1">
    <w:p w14:paraId="23933614">
      <w:pPr>
        <w:pStyle w:val="13"/>
        <w:rPr>
          <w:rFonts w:hint="default" w:eastAsia="仿宋"/>
          <w:lang w:val="en-US" w:eastAsia="zh-CN"/>
        </w:rPr>
      </w:pPr>
      <w:r>
        <w:rPr>
          <w:rFonts w:hint="eastAsia"/>
          <w:lang w:val="en-US" w:eastAsia="zh-CN"/>
        </w:rPr>
        <w:t>安全接入认证需求需明确是否存在</w:t>
      </w:r>
    </w:p>
    <w:p w14:paraId="03101A85">
      <w:pPr>
        <w:pStyle w:val="13"/>
      </w:pPr>
    </w:p>
  </w:comment>
  <w:comment w:id="7" w:author="13123" w:date="2026-04-20T17:48:12Z" w:initials="1">
    <w:p w14:paraId="49C2DF97">
      <w:pPr>
        <w:pStyle w:val="13"/>
        <w:rPr>
          <w:rFonts w:hint="default" w:eastAsia="仿宋"/>
          <w:lang w:val="en-US" w:eastAsia="zh-CN"/>
        </w:rPr>
      </w:pPr>
      <w:r>
        <w:rPr>
          <w:rFonts w:hint="eastAsia"/>
          <w:lang w:val="en-US" w:eastAsia="zh-CN"/>
        </w:rPr>
        <w:t>按照通信层面进行描述</w:t>
      </w:r>
    </w:p>
  </w:comment>
  <w:comment w:id="8" w:author="13123" w:date="2026-04-20T17:34:33Z" w:initials="1">
    <w:p w14:paraId="57957E39">
      <w:pPr>
        <w:pStyle w:val="13"/>
        <w:rPr>
          <w:rFonts w:hint="default" w:eastAsia="仿宋"/>
          <w:lang w:val="en-US" w:eastAsia="zh-CN"/>
        </w:rPr>
      </w:pPr>
      <w:r>
        <w:rPr>
          <w:rFonts w:hint="eastAsia"/>
          <w:lang w:val="en-US" w:eastAsia="zh-CN"/>
        </w:rPr>
        <w:t>通道逐一分析</w:t>
      </w:r>
    </w:p>
  </w:comment>
  <w:comment w:id="9" w:author="13123" w:date="2026-04-20T17:35:23Z" w:initials="1">
    <w:p w14:paraId="6ECF6F6D">
      <w:pPr>
        <w:pStyle w:val="13"/>
        <w:rPr>
          <w:rFonts w:hint="default" w:eastAsia="仿宋"/>
          <w:lang w:val="en-US" w:eastAsia="zh-CN"/>
        </w:rPr>
      </w:pPr>
      <w:r>
        <w:rPr>
          <w:rFonts w:hint="eastAsia"/>
          <w:lang w:val="en-US" w:eastAsia="zh-CN"/>
        </w:rPr>
        <w:t>云平台未使用堡垒机？</w:t>
      </w:r>
    </w:p>
  </w:comment>
  <w:comment w:id="10" w:author="LWF" w:date="2026-04-23T18:33:17Z" w:initials="">
    <w:p w14:paraId="309430D9">
      <w:pPr>
        <w:pStyle w:val="13"/>
        <w:rPr>
          <w:rFonts w:hint="default" w:eastAsia="仿宋"/>
          <w:lang w:val="en-US" w:eastAsia="zh-CN"/>
        </w:rPr>
      </w:pPr>
      <w:r>
        <w:rPr>
          <w:rFonts w:hint="eastAsia"/>
          <w:lang w:val="en-US" w:eastAsia="zh-CN"/>
        </w:rPr>
        <w:t>没有使用云平台</w:t>
      </w:r>
    </w:p>
  </w:comment>
  <w:comment w:id="11" w:author="13123" w:date="2026-04-20T17:38:28Z" w:initials="1">
    <w:p w14:paraId="134443DD">
      <w:pPr>
        <w:pStyle w:val="13"/>
        <w:rPr>
          <w:rFonts w:hint="default" w:eastAsia="仿宋"/>
          <w:lang w:val="en-US" w:eastAsia="zh-CN"/>
        </w:rPr>
      </w:pPr>
      <w:r>
        <w:rPr>
          <w:rFonts w:hint="eastAsia"/>
          <w:lang w:val="en-US" w:eastAsia="zh-CN"/>
        </w:rPr>
        <w:t>明确安全等级</w:t>
      </w:r>
    </w:p>
  </w:comment>
  <w:comment w:id="12" w:author="13123" w:date="2026-04-20T17:37:37Z" w:initials="1">
    <w:p w14:paraId="0EC820C8">
      <w:pPr>
        <w:pStyle w:val="13"/>
        <w:rPr>
          <w:rFonts w:hint="default" w:eastAsia="仿宋"/>
          <w:lang w:val="en-US" w:eastAsia="zh-CN"/>
        </w:rPr>
      </w:pPr>
      <w:r>
        <w:rPr>
          <w:rFonts w:hint="eastAsia"/>
          <w:lang w:val="en-US" w:eastAsia="zh-CN"/>
        </w:rPr>
        <w:t>明确安全等级</w:t>
      </w:r>
    </w:p>
  </w:comment>
  <w:comment w:id="13" w:author="13123" w:date="2026-04-20T17:36:02Z" w:initials="1">
    <w:p w14:paraId="1D7E2413">
      <w:pPr>
        <w:pStyle w:val="13"/>
        <w:rPr>
          <w:rFonts w:hint="default" w:eastAsia="仿宋"/>
          <w:lang w:val="en-US" w:eastAsia="zh-CN"/>
        </w:rPr>
      </w:pPr>
      <w:r>
        <w:rPr>
          <w:rFonts w:hint="eastAsia"/>
          <w:lang w:val="en-US" w:eastAsia="zh-CN"/>
        </w:rPr>
        <w:t>明确证书来源</w:t>
      </w:r>
    </w:p>
  </w:comment>
  <w:comment w:id="14" w:author="13123" w:date="2026-04-20T17:36:53Z" w:initials="1">
    <w:p w14:paraId="3DF53FC8">
      <w:pPr>
        <w:pStyle w:val="13"/>
        <w:rPr>
          <w:rFonts w:hint="default" w:eastAsia="仿宋"/>
          <w:lang w:val="en-US" w:eastAsia="zh-CN"/>
        </w:rPr>
      </w:pPr>
      <w:r>
        <w:rPr>
          <w:rFonts w:hint="eastAsia"/>
          <w:lang w:val="en-US" w:eastAsia="zh-CN"/>
        </w:rPr>
        <w:t>明确采取的环节措施，技术和算法</w:t>
      </w:r>
    </w:p>
  </w:comment>
  <w:comment w:id="15" w:author="13123" w:date="2026-04-20T17:40:16Z" w:initials="1">
    <w:p w14:paraId="6F24223E">
      <w:pPr>
        <w:pStyle w:val="13"/>
        <w:rPr>
          <w:rFonts w:hint="default" w:eastAsia="仿宋"/>
          <w:lang w:val="en-US" w:eastAsia="zh-CN"/>
        </w:rPr>
      </w:pPr>
      <w:r>
        <w:rPr>
          <w:rFonts w:hint="eastAsia"/>
          <w:lang w:val="en-US" w:eastAsia="zh-CN"/>
        </w:rPr>
        <w:t>用户类型与2.3章节一致</w:t>
      </w:r>
    </w:p>
  </w:comment>
  <w:comment w:id="16" w:author="13123" w:date="2026-04-20T17:41:10Z" w:initials="1">
    <w:p w14:paraId="335118A0">
      <w:pPr>
        <w:pStyle w:val="13"/>
        <w:rPr>
          <w:rFonts w:hint="default" w:eastAsia="仿宋"/>
          <w:lang w:val="en-US" w:eastAsia="zh-CN"/>
        </w:rPr>
      </w:pPr>
      <w:r>
        <w:rPr>
          <w:rFonts w:hint="eastAsia"/>
          <w:lang w:val="en-US" w:eastAsia="zh-CN"/>
        </w:rPr>
        <w:t>数据类型与2.3一致</w:t>
      </w:r>
    </w:p>
  </w:comment>
  <w:comment w:id="17" w:author="13123" w:date="2026-04-20T17:41:40Z" w:initials="1">
    <w:p w14:paraId="272906BE">
      <w:pPr>
        <w:pStyle w:val="13"/>
        <w:rPr>
          <w:rFonts w:hint="eastAsia" w:eastAsia="仿宋"/>
          <w:lang w:val="en-US" w:eastAsia="zh-CN"/>
        </w:rPr>
      </w:pPr>
      <w:r>
        <w:rPr>
          <w:rFonts w:hint="eastAsia"/>
          <w:lang w:val="en-US" w:eastAsia="zh-CN"/>
        </w:rPr>
        <w:t>同上</w:t>
      </w:r>
    </w:p>
  </w:comment>
  <w:comment w:id="19" w:author="13123" w:date="2026-04-20T17:42:08Z" w:initials="1">
    <w:p w14:paraId="368D2645">
      <w:pPr>
        <w:pStyle w:val="13"/>
        <w:rPr>
          <w:rFonts w:hint="default" w:eastAsia="仿宋"/>
          <w:lang w:val="en-US" w:eastAsia="zh-CN"/>
        </w:rPr>
      </w:pPr>
      <w:r>
        <w:rPr>
          <w:rFonts w:hint="eastAsia"/>
          <w:lang w:val="en-US" w:eastAsia="zh-CN"/>
        </w:rPr>
        <w:t>明确证书来源</w:t>
      </w:r>
    </w:p>
  </w:comment>
  <w:comment w:id="18" w:author="13123" w:date="2026-04-20T17:43:09Z" w:initials="1">
    <w:p w14:paraId="04E810CF">
      <w:pPr>
        <w:pStyle w:val="13"/>
        <w:rPr>
          <w:rFonts w:hint="default" w:eastAsia="仿宋"/>
          <w:lang w:val="en-US" w:eastAsia="zh-CN"/>
        </w:rPr>
      </w:pPr>
      <w:r>
        <w:rPr>
          <w:rFonts w:hint="eastAsia"/>
          <w:lang w:val="en-US" w:eastAsia="zh-CN"/>
        </w:rPr>
        <w:t>未明确验签的密码产品</w:t>
      </w:r>
    </w:p>
  </w:comment>
  <w:comment w:id="20" w:author="13123" w:date="2026-04-20T17:43:36Z" w:initials="1">
    <w:p w14:paraId="0D057371">
      <w:pPr>
        <w:pStyle w:val="13"/>
        <w:rPr>
          <w:rFonts w:hint="default" w:eastAsia="仿宋"/>
          <w:lang w:val="en-US" w:eastAsia="zh-CN"/>
        </w:rPr>
      </w:pPr>
      <w:r>
        <w:rPr>
          <w:rFonts w:hint="eastAsia"/>
          <w:lang w:val="en-US" w:eastAsia="zh-CN"/>
        </w:rPr>
        <w:t>未明确使用的密码产品名称</w:t>
      </w:r>
    </w:p>
  </w:comment>
  <w:comment w:id="21" w:author="13123" w:date="2026-04-20T17:44:03Z" w:initials="1">
    <w:p w14:paraId="5CBB7FAD">
      <w:pPr>
        <w:pStyle w:val="13"/>
        <w:rPr>
          <w:rFonts w:hint="default" w:eastAsia="仿宋"/>
          <w:lang w:val="en-US" w:eastAsia="zh-CN"/>
        </w:rPr>
      </w:pPr>
      <w:r>
        <w:rPr>
          <w:rFonts w:hint="eastAsia"/>
          <w:lang w:val="en-US" w:eastAsia="zh-CN"/>
        </w:rPr>
        <w:t>未明确安全等级</w:t>
      </w:r>
    </w:p>
  </w:comment>
  <w:comment w:id="22" w:author="13123" w:date="2026-04-20T17:44:46Z" w:initials="1">
    <w:p w14:paraId="32F20CEE">
      <w:pPr>
        <w:pStyle w:val="13"/>
      </w:pPr>
      <w:r>
        <w:rPr>
          <w:rFonts w:hint="eastAsia"/>
          <w:lang w:val="en-US" w:eastAsia="zh-CN"/>
        </w:rPr>
        <w:t>未明确安全等级</w:t>
      </w:r>
    </w:p>
  </w:comment>
  <w:comment w:id="23" w:author="13123" w:date="2026-04-20T17:51:00Z" w:initials="1">
    <w:p w14:paraId="3AC936FD">
      <w:pPr>
        <w:pStyle w:val="13"/>
        <w:rPr>
          <w:rFonts w:hint="default" w:eastAsia="仿宋"/>
          <w:lang w:val="en-US" w:eastAsia="zh-CN"/>
        </w:rPr>
      </w:pPr>
      <w:r>
        <w:rPr>
          <w:rFonts w:hint="eastAsia"/>
          <w:lang w:val="en-US" w:eastAsia="zh-CN"/>
        </w:rPr>
        <w:t>明确密码产品安全等级</w:t>
      </w:r>
    </w:p>
  </w:comment>
  <w:comment w:id="24" w:author="LWF" w:date="2026-04-27T13:18:12Z" w:initials="">
    <w:p w14:paraId="23B3CF68">
      <w:pPr>
        <w:pStyle w:val="13"/>
        <w:rPr>
          <w:rFonts w:hint="eastAsia"/>
          <w:lang w:val="en-US" w:eastAsia="zh-CN"/>
        </w:rPr>
      </w:pPr>
      <w:r>
        <w:rPr>
          <w:rFonts w:hint="eastAsia"/>
          <w:lang w:val="en-US" w:eastAsia="zh-CN"/>
        </w:rPr>
        <w:t>门禁系统无安全等级标志</w:t>
      </w:r>
    </w:p>
    <w:p w14:paraId="2548BC94">
      <w:pPr>
        <w:pStyle w:val="13"/>
        <w:rPr>
          <w:rFonts w:hint="default"/>
          <w:lang w:val="en-US" w:eastAsia="zh-CN"/>
        </w:rPr>
      </w:pPr>
      <w:r>
        <w:rPr>
          <w:rFonts w:hint="eastAsia"/>
          <w:lang w:val="en-US" w:eastAsia="zh-CN"/>
        </w:rPr>
        <w:t>视频监控记录系统已明确</w:t>
      </w:r>
    </w:p>
  </w:comment>
  <w:comment w:id="25" w:author="13123" w:date="2026-04-20T17:52:45Z" w:initials="1">
    <w:p w14:paraId="34E16911">
      <w:pPr>
        <w:pStyle w:val="13"/>
        <w:rPr>
          <w:rFonts w:hint="default" w:eastAsia="仿宋"/>
          <w:lang w:val="en-US" w:eastAsia="zh-CN"/>
        </w:rPr>
      </w:pPr>
      <w:r>
        <w:rPr>
          <w:rFonts w:hint="eastAsia"/>
          <w:lang w:val="en-US" w:eastAsia="zh-CN"/>
        </w:rPr>
        <w:t>明确密码产品安全等级</w:t>
      </w:r>
    </w:p>
  </w:comment>
  <w:comment w:id="26" w:author="13123" w:date="2026-04-20T17:52:03Z" w:initials="1">
    <w:p w14:paraId="281F0268">
      <w:pPr>
        <w:pStyle w:val="13"/>
        <w:rPr>
          <w:rFonts w:hint="default" w:eastAsia="仿宋"/>
          <w:lang w:val="en-US" w:eastAsia="zh-CN"/>
        </w:rPr>
      </w:pPr>
      <w:r>
        <w:rPr>
          <w:rFonts w:hint="eastAsia"/>
          <w:lang w:val="en-US" w:eastAsia="zh-CN"/>
        </w:rPr>
        <w:t>参考3.2章节同步确认并修改</w:t>
      </w:r>
    </w:p>
  </w:comment>
  <w:comment w:id="27" w:author="13123" w:date="2026-04-20T17:56:02Z" w:initials="1">
    <w:p w14:paraId="3D646885">
      <w:pPr>
        <w:pStyle w:val="13"/>
        <w:rPr>
          <w:rFonts w:hint="eastAsia" w:eastAsia="仿宋"/>
          <w:lang w:val="en-US" w:eastAsia="zh-CN"/>
        </w:rPr>
      </w:pPr>
      <w:r>
        <w:rPr>
          <w:rFonts w:hint="eastAsia"/>
          <w:lang w:val="en-US" w:eastAsia="zh-CN"/>
        </w:rPr>
        <w:t>HMAC-SM3</w:t>
      </w:r>
    </w:p>
  </w:comment>
  <w:comment w:id="28" w:author="13123" w:date="2026-04-20T17:57:05Z" w:initials="1">
    <w:p w14:paraId="2B075449">
      <w:pPr>
        <w:pStyle w:val="13"/>
        <w:rPr>
          <w:rFonts w:hint="default" w:eastAsia="仿宋"/>
          <w:lang w:val="en-US" w:eastAsia="zh-CN"/>
        </w:rPr>
      </w:pPr>
      <w:r>
        <w:rPr>
          <w:rFonts w:hint="eastAsia"/>
          <w:lang w:val="en-US" w:eastAsia="zh-CN"/>
        </w:rPr>
        <w:t>需明确算法</w:t>
      </w:r>
    </w:p>
  </w:comment>
  <w:comment w:id="29" w:author="LWF" w:date="2026-04-27T13:25:15Z" w:initials="">
    <w:p w14:paraId="40A3C930">
      <w:pPr>
        <w:pStyle w:val="13"/>
        <w:rPr>
          <w:rFonts w:hint="default" w:eastAsia="仿宋"/>
          <w:lang w:val="en-US" w:eastAsia="zh-CN"/>
        </w:rPr>
      </w:pPr>
      <w:r>
        <w:rPr>
          <w:rFonts w:hint="eastAsia"/>
          <w:lang w:val="en-US" w:eastAsia="zh-CN"/>
        </w:rPr>
        <w:t>无法明确，因为不知道对方会使用哪些算法，需要根据协商结果来确定最终使用哪个算法</w:t>
      </w:r>
    </w:p>
  </w:comment>
  <w:comment w:id="30" w:author="13123" w:date="2026-04-20T17:57:35Z" w:initials="1">
    <w:p w14:paraId="42857CFC">
      <w:pPr>
        <w:pStyle w:val="13"/>
      </w:pPr>
      <w:r>
        <w:rPr>
          <w:rFonts w:hint="eastAsia"/>
          <w:lang w:val="en-US" w:eastAsia="zh-CN"/>
        </w:rPr>
        <w:t>需明确算法</w:t>
      </w:r>
    </w:p>
  </w:comment>
  <w:comment w:id="31" w:author="LWF" w:date="2026-04-27T13:26:47Z" w:initials="">
    <w:p w14:paraId="6B8281D5">
      <w:pPr>
        <w:pStyle w:val="13"/>
        <w:rPr>
          <w:rFonts w:hint="default" w:eastAsia="仿宋"/>
          <w:lang w:val="en-US" w:eastAsia="zh-CN"/>
        </w:rPr>
      </w:pPr>
      <w:r>
        <w:rPr>
          <w:rFonts w:hint="eastAsia"/>
          <w:lang w:val="en-US" w:eastAsia="zh-CN"/>
        </w:rPr>
        <w:t>同上，取决于协商结果</w:t>
      </w:r>
    </w:p>
  </w:comment>
  <w:comment w:id="32" w:author="13123" w:date="2026-04-20T18:01:54Z" w:initials="1">
    <w:p w14:paraId="513C5F59">
      <w:pPr>
        <w:pStyle w:val="13"/>
        <w:rPr>
          <w:rFonts w:hint="default" w:eastAsia="仿宋"/>
          <w:lang w:val="en-US" w:eastAsia="zh-CN"/>
        </w:rPr>
      </w:pPr>
      <w:r>
        <w:rPr>
          <w:rFonts w:hint="eastAsia"/>
          <w:lang w:val="en-US" w:eastAsia="zh-CN"/>
        </w:rPr>
        <w:t>设备与5.2章节描述 不符，核实完善</w:t>
      </w:r>
    </w:p>
  </w:comment>
  <w:comment w:id="33" w:author="13123" w:date="2026-04-20T18:04:27Z" w:initials="1">
    <w:p w14:paraId="37DD48BF">
      <w:pPr>
        <w:pStyle w:val="13"/>
      </w:pPr>
      <w:r>
        <w:rPr>
          <w:rFonts w:hint="eastAsia"/>
          <w:lang w:val="en-US" w:eastAsia="zh-CN"/>
        </w:rPr>
        <w:t>明确密码产品安全等级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DB336C" w15:done="1"/>
  <w15:commentEx w15:paraId="55B4D538" w15:done="1" w15:paraIdParent="13DB336C"/>
  <w15:commentEx w15:paraId="4460589C" w15:done="1"/>
  <w15:commentEx w15:paraId="15F34E6B" w15:done="1"/>
  <w15:commentEx w15:paraId="4F5943E4" w15:done="1"/>
  <w15:commentEx w15:paraId="7C22615A" w15:done="1"/>
  <w15:commentEx w15:paraId="03101A85" w15:done="1"/>
  <w15:commentEx w15:paraId="49C2DF97" w15:done="1"/>
  <w15:commentEx w15:paraId="57957E39" w15:done="0"/>
  <w15:commentEx w15:paraId="6ECF6F6D" w15:done="1"/>
  <w15:commentEx w15:paraId="309430D9" w15:done="1" w15:paraIdParent="6ECF6F6D"/>
  <w15:commentEx w15:paraId="134443DD" w15:done="1"/>
  <w15:commentEx w15:paraId="0EC820C8" w15:done="1"/>
  <w15:commentEx w15:paraId="1D7E2413" w15:done="1"/>
  <w15:commentEx w15:paraId="3DF53FC8" w15:done="1"/>
  <w15:commentEx w15:paraId="6F24223E" w15:done="1"/>
  <w15:commentEx w15:paraId="335118A0" w15:done="1"/>
  <w15:commentEx w15:paraId="272906BE" w15:done="1"/>
  <w15:commentEx w15:paraId="368D2645" w15:done="1"/>
  <w15:commentEx w15:paraId="04E810CF" w15:done="1"/>
  <w15:commentEx w15:paraId="0D057371" w15:done="1"/>
  <w15:commentEx w15:paraId="5CBB7FAD" w15:done="1"/>
  <w15:commentEx w15:paraId="32F20CEE" w15:done="1"/>
  <w15:commentEx w15:paraId="3AC936FD" w15:done="1"/>
  <w15:commentEx w15:paraId="2548BC94" w15:done="1" w15:paraIdParent="3AC936FD"/>
  <w15:commentEx w15:paraId="34E16911" w15:done="1"/>
  <w15:commentEx w15:paraId="281F0268" w15:done="1"/>
  <w15:commentEx w15:paraId="3D646885" w15:done="1"/>
  <w15:commentEx w15:paraId="2B075449" w15:done="0"/>
  <w15:commentEx w15:paraId="40A3C930" w15:done="0" w15:paraIdParent="2B075449"/>
  <w15:commentEx w15:paraId="42857CFC" w15:done="0"/>
  <w15:commentEx w15:paraId="6B8281D5" w15:done="0" w15:paraIdParent="42857CFC"/>
  <w15:commentEx w15:paraId="513C5F59" w15:done="1"/>
  <w15:commentEx w15:paraId="37DD48BF"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MingLiU_HKSCS-ExtB">
    <w:panose1 w:val="02020500000000000000"/>
    <w:charset w:val="88"/>
    <w:family w:val="roman"/>
    <w:pitch w:val="default"/>
    <w:sig w:usb0="8000002F" w:usb1="02000008" w:usb2="00000000" w:usb3="00000000" w:csb0="00100001" w:csb1="0000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Marlett">
    <w:panose1 w:val="00000000000000000000"/>
    <w:charset w:val="02"/>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69A70">
    <w:pPr>
      <w:pStyle w:val="22"/>
      <w:tabs>
        <w:tab w:val="center" w:pos="4536"/>
        <w:tab w:val="clear" w:pos="4153"/>
      </w:tabs>
      <w:spacing w:line="240" w:lineRule="auto"/>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EAA96">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6A70D">
    <w:pPr>
      <w:pStyle w:val="22"/>
      <w:spacing w:line="240" w:lineRule="auto"/>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2D3D38">
                          <w:pPr>
                            <w:pStyle w:val="22"/>
                          </w:pPr>
                          <w:r>
                            <w:rPr>
                              <w:rFonts w:hint="eastAsia"/>
                            </w:rPr>
                            <w:fldChar w:fldCharType="begin"/>
                          </w:r>
                          <w:r>
                            <w:rPr>
                              <w:rFonts w:hint="eastAsia"/>
                            </w:rPr>
                            <w:instrText xml:space="preserve"> PAGE  \* MERGEFORMAT </w:instrText>
                          </w:r>
                          <w:r>
                            <w:rPr>
                              <w:rFonts w:hint="eastAsia"/>
                            </w:rPr>
                            <w:fldChar w:fldCharType="separate"/>
                          </w:r>
                          <w:r>
                            <w:t>13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362D3D38">
                    <w:pPr>
                      <w:pStyle w:val="22"/>
                    </w:pPr>
                    <w:r>
                      <w:rPr>
                        <w:rFonts w:hint="eastAsia"/>
                      </w:rPr>
                      <w:fldChar w:fldCharType="begin"/>
                    </w:r>
                    <w:r>
                      <w:rPr>
                        <w:rFonts w:hint="eastAsia"/>
                      </w:rPr>
                      <w:instrText xml:space="preserve"> PAGE  \* MERGEFORMAT </w:instrText>
                    </w:r>
                    <w:r>
                      <w:rPr>
                        <w:rFonts w:hint="eastAsia"/>
                      </w:rPr>
                      <w:fldChar w:fldCharType="separate"/>
                    </w:r>
                    <w:r>
                      <w:t>13</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3267D">
    <w:pPr>
      <w:pStyle w:val="2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4DC66B">
                          <w:pPr>
                            <w:pStyle w:val="22"/>
                          </w:pPr>
                          <w:r>
                            <w:rPr>
                              <w:rFonts w:hint="eastAsia"/>
                            </w:rPr>
                            <w:fldChar w:fldCharType="begin"/>
                          </w:r>
                          <w:r>
                            <w:rPr>
                              <w:rFonts w:hint="eastAsia"/>
                            </w:rPr>
                            <w:instrText xml:space="preserve"> PAGE  \* MERGEFORMAT </w:instrText>
                          </w:r>
                          <w:r>
                            <w:rPr>
                              <w:rFonts w:hint="eastAsia"/>
                            </w:rPr>
                            <w:fldChar w:fldCharType="separate"/>
                          </w:r>
                          <w:r>
                            <w:t>14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4A4DC66B">
                    <w:pPr>
                      <w:pStyle w:val="22"/>
                    </w:pPr>
                    <w:r>
                      <w:rPr>
                        <w:rFonts w:hint="eastAsia"/>
                      </w:rPr>
                      <w:fldChar w:fldCharType="begin"/>
                    </w:r>
                    <w:r>
                      <w:rPr>
                        <w:rFonts w:hint="eastAsia"/>
                      </w:rPr>
                      <w:instrText xml:space="preserve"> PAGE  \* MERGEFORMAT </w:instrText>
                    </w:r>
                    <w:r>
                      <w:rPr>
                        <w:rFonts w:hint="eastAsia"/>
                      </w:rPr>
                      <w:fldChar w:fldCharType="separate"/>
                    </w:r>
                    <w:r>
                      <w:t>14</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249BD">
    <w:pPr>
      <w:pStyle w:val="22"/>
      <w:spacing w:line="240" w:lineRule="auto"/>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8E41B">
                          <w:pPr>
                            <w:pStyle w:val="22"/>
                          </w:pPr>
                          <w:r>
                            <w:rPr>
                              <w:rFonts w:hint="eastAsia"/>
                            </w:rPr>
                            <w:fldChar w:fldCharType="begin"/>
                          </w:r>
                          <w:r>
                            <w:rPr>
                              <w:rFonts w:hint="eastAsia"/>
                            </w:rPr>
                            <w:instrText xml:space="preserve"> PAGE  \* MERGEFORMAT </w:instrText>
                          </w:r>
                          <w:r>
                            <w:rPr>
                              <w:rFonts w:hint="eastAsia"/>
                            </w:rPr>
                            <w:fldChar w:fldCharType="separate"/>
                          </w:r>
                          <w:r>
                            <w:t>111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4D8E41B">
                    <w:pPr>
                      <w:pStyle w:val="22"/>
                    </w:pPr>
                    <w:r>
                      <w:rPr>
                        <w:rFonts w:hint="eastAsia"/>
                      </w:rPr>
                      <w:fldChar w:fldCharType="begin"/>
                    </w:r>
                    <w:r>
                      <w:rPr>
                        <w:rFonts w:hint="eastAsia"/>
                      </w:rPr>
                      <w:instrText xml:space="preserve"> PAGE  \* MERGEFORMAT </w:instrText>
                    </w:r>
                    <w:r>
                      <w:rPr>
                        <w:rFonts w:hint="eastAsia"/>
                      </w:rPr>
                      <w:fldChar w:fldCharType="separate"/>
                    </w:r>
                    <w:r>
                      <w:t>111</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C0EA0">
    <w:pPr>
      <w:pStyle w:val="2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AE9992">
                          <w:pPr>
                            <w:pStyle w:val="22"/>
                          </w:pPr>
                          <w:r>
                            <w:rPr>
                              <w:rFonts w:hint="eastAsia"/>
                            </w:rPr>
                            <w:fldChar w:fldCharType="begin"/>
                          </w:r>
                          <w:r>
                            <w:rPr>
                              <w:rFonts w:hint="eastAsia"/>
                            </w:rPr>
                            <w:instrText xml:space="preserve"> PAGE  \* MERGEFORMAT </w:instrText>
                          </w:r>
                          <w:r>
                            <w:rPr>
                              <w:rFonts w:hint="eastAsia"/>
                            </w:rPr>
                            <w:fldChar w:fldCharType="separate"/>
                          </w:r>
                          <w:r>
                            <w:t>112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03AE9992">
                    <w:pPr>
                      <w:pStyle w:val="22"/>
                    </w:pPr>
                    <w:r>
                      <w:rPr>
                        <w:rFonts w:hint="eastAsia"/>
                      </w:rPr>
                      <w:fldChar w:fldCharType="begin"/>
                    </w:r>
                    <w:r>
                      <w:rPr>
                        <w:rFonts w:hint="eastAsia"/>
                      </w:rPr>
                      <w:instrText xml:space="preserve"> PAGE  \* MERGEFORMAT </w:instrText>
                    </w:r>
                    <w:r>
                      <w:rPr>
                        <w:rFonts w:hint="eastAsia"/>
                      </w:rPr>
                      <w:fldChar w:fldCharType="separate"/>
                    </w:r>
                    <w:r>
                      <w:t>112</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06B27">
    <w:pPr>
      <w:pStyle w:val="22"/>
      <w:spacing w:line="240" w:lineRule="auto"/>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9539C">
                          <w:pPr>
                            <w:pStyle w:val="22"/>
                          </w:pPr>
                          <w:r>
                            <w:rPr>
                              <w:rFonts w:hint="eastAsia"/>
                            </w:rPr>
                            <w:fldChar w:fldCharType="begin"/>
                          </w:r>
                          <w:r>
                            <w:rPr>
                              <w:rFonts w:hint="eastAsia"/>
                            </w:rPr>
                            <w:instrText xml:space="preserve"> PAGE  \* MERGEFORMAT </w:instrText>
                          </w:r>
                          <w:r>
                            <w:rPr>
                              <w:rFonts w:hint="eastAsia"/>
                            </w:rPr>
                            <w:fldChar w:fldCharType="separate"/>
                          </w:r>
                          <w:r>
                            <w:t>121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609539C">
                    <w:pPr>
                      <w:pStyle w:val="22"/>
                    </w:pPr>
                    <w:r>
                      <w:rPr>
                        <w:rFonts w:hint="eastAsia"/>
                      </w:rPr>
                      <w:fldChar w:fldCharType="begin"/>
                    </w:r>
                    <w:r>
                      <w:rPr>
                        <w:rFonts w:hint="eastAsia"/>
                      </w:rPr>
                      <w:instrText xml:space="preserve"> PAGE  \* MERGEFORMAT </w:instrText>
                    </w:r>
                    <w:r>
                      <w:rPr>
                        <w:rFonts w:hint="eastAsia"/>
                      </w:rPr>
                      <w:fldChar w:fldCharType="separate"/>
                    </w:r>
                    <w:r>
                      <w:t>121</w:t>
                    </w:r>
                    <w:r>
                      <w:rPr>
                        <w:rFonts w:hint="eastAsia"/>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17A48">
    <w:pPr>
      <w:pStyle w:val="22"/>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CFF87">
                          <w:pPr>
                            <w:pStyle w:val="22"/>
                          </w:pPr>
                          <w:r>
                            <w:rPr>
                              <w:rFonts w:hint="eastAsia"/>
                            </w:rPr>
                            <w:fldChar w:fldCharType="begin"/>
                          </w:r>
                          <w:r>
                            <w:rPr>
                              <w:rFonts w:hint="eastAsia"/>
                            </w:rPr>
                            <w:instrText xml:space="preserve"> PAGE  \* MERGEFORMAT </w:instrText>
                          </w:r>
                          <w:r>
                            <w:rPr>
                              <w:rFonts w:hint="eastAsia"/>
                            </w:rPr>
                            <w:fldChar w:fldCharType="separate"/>
                          </w:r>
                          <w:r>
                            <w:t>120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6EECFF87">
                    <w:pPr>
                      <w:pStyle w:val="22"/>
                    </w:pPr>
                    <w:r>
                      <w:rPr>
                        <w:rFonts w:hint="eastAsia"/>
                      </w:rPr>
                      <w:fldChar w:fldCharType="begin"/>
                    </w:r>
                    <w:r>
                      <w:rPr>
                        <w:rFonts w:hint="eastAsia"/>
                      </w:rPr>
                      <w:instrText xml:space="preserve"> PAGE  \* MERGEFORMAT </w:instrText>
                    </w:r>
                    <w:r>
                      <w:rPr>
                        <w:rFonts w:hint="eastAsia"/>
                      </w:rPr>
                      <w:fldChar w:fldCharType="separate"/>
                    </w:r>
                    <w:r>
                      <w:t>120</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6A895">
    <w:pPr>
      <w:pStyle w:val="23"/>
      <w:spacing w:before="482" w:beforeLines="201"/>
      <w:jc w:val="right"/>
      <w:rPr>
        <w:rFonts w:hint="eastAsia" w:ascii="黑体" w:hAnsi="黑体" w:eastAsia="黑体" w:cs="黑体"/>
        <w:sz w:val="21"/>
        <w:szCs w:val="21"/>
      </w:rPr>
    </w:pPr>
    <w:r>
      <w:rPr>
        <w:rFonts w:hint="eastAsia"/>
      </w:rPr>
      <w:pict>
        <v:shape id="ImpTraceLabel762c57c6e2293a12ac0d6dacacd33d94@" o:spid="_x0000_s3073" o:spt="202" type="#_x0000_t202" style="position:absolute;left:0pt;margin-left:0pt;margin-top:0pt;height:0pt;width:0pt;mso-position-horizontal-relative:page;mso-position-vertical-relative:page;z-index:251659264;mso-width-relative:page;mso-height-relative:page;" filled="f" stroked="f" coordsize="21600,21600">
          <v:path/>
          <v:fill on="f" focussize="0,0"/>
          <v:stroke on="f" joinstyle="miter"/>
          <v:imagedata o:title=""/>
          <o:lock v:ext="edit"/>
          <v:textbox>
            <w:txbxContent>
              <w:p w14:paraId="3177D7B7">
                <w:r>
                  <w:t>ImpTraceLabel762c57c6e2293a12ac0d6dacacd33d94@=dGltZT0xNzU1NTk2MzM3MDAwfHdhdGVyTWFya0luZm895L+d5a+GfGZpbGVOYW1lPeS4gOS9k+WMlue7vOWQiOeuoeeQhuS4juaZuuaFp+WMluacjeWKoeW5s+WPsOWvhueggeW6lOeUqOaWueahiC1WMS4wLeivhOWuoeeJiDA4MTIuZG9jeHxJUD0xMjcuMC4wLjF8TUFDPTVFOjEwOkI4OjU5OjQzOjU5fGNvbXB1dGVyTmFtZT1MV0ZQQ3xjb21wYW55PeaXtuS7o+S6v+S/oXxkZXA96K6k6K+B5a+G56CB57uEfHVuaXF1ZUNvZGU9NDR8dXNlck5hbWU95YiY5Lyf5Liw</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F7025">
    <w:pPr>
      <w:pStyle w:val="23"/>
      <w:jc w:val="left"/>
      <w:rPr>
        <w:rFonts w:eastAsiaTheme="minor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5766A">
    <w:pPr>
      <w:pStyle w:val="2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EB127">
    <w:pPr>
      <w:pStyle w:val="23"/>
      <w:spacing w:after="283"/>
      <w:jc w:val="left"/>
      <w:rPr>
        <w:rFonts w:eastAsiaTheme="minor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B846A"/>
    <w:multiLevelType w:val="singleLevel"/>
    <w:tmpl w:val="844B846A"/>
    <w:lvl w:ilvl="0" w:tentative="0">
      <w:start w:val="1"/>
      <w:numFmt w:val="decimal"/>
      <w:lvlText w:val="%1."/>
      <w:lvlJc w:val="left"/>
      <w:pPr>
        <w:ind w:left="425" w:hanging="425"/>
      </w:pPr>
      <w:rPr>
        <w:rFonts w:hint="default"/>
      </w:rPr>
    </w:lvl>
  </w:abstractNum>
  <w:abstractNum w:abstractNumId="1">
    <w:nsid w:val="891035D3"/>
    <w:multiLevelType w:val="singleLevel"/>
    <w:tmpl w:val="891035D3"/>
    <w:lvl w:ilvl="0" w:tentative="0">
      <w:start w:val="1"/>
      <w:numFmt w:val="decimal"/>
      <w:suff w:val="nothing"/>
      <w:lvlText w:val="%1."/>
      <w:lvlJc w:val="left"/>
      <w:pPr>
        <w:ind w:left="425" w:hanging="425"/>
      </w:pPr>
      <w:rPr>
        <w:rFonts w:hint="default"/>
      </w:rPr>
    </w:lvl>
  </w:abstractNum>
  <w:abstractNum w:abstractNumId="2">
    <w:nsid w:val="89824C3D"/>
    <w:multiLevelType w:val="singleLevel"/>
    <w:tmpl w:val="89824C3D"/>
    <w:lvl w:ilvl="0" w:tentative="0">
      <w:start w:val="1"/>
      <w:numFmt w:val="decimal"/>
      <w:suff w:val="nothing"/>
      <w:lvlText w:val="%1）"/>
      <w:lvlJc w:val="left"/>
    </w:lvl>
  </w:abstractNum>
  <w:abstractNum w:abstractNumId="3">
    <w:nsid w:val="920E876A"/>
    <w:multiLevelType w:val="singleLevel"/>
    <w:tmpl w:val="920E876A"/>
    <w:lvl w:ilvl="0" w:tentative="0">
      <w:start w:val="1"/>
      <w:numFmt w:val="decimal"/>
      <w:lvlText w:val="%1."/>
      <w:lvlJc w:val="left"/>
      <w:pPr>
        <w:ind w:left="425" w:hanging="425"/>
      </w:pPr>
      <w:rPr>
        <w:rFonts w:hint="default"/>
      </w:rPr>
    </w:lvl>
  </w:abstractNum>
  <w:abstractNum w:abstractNumId="4">
    <w:nsid w:val="944A0120"/>
    <w:multiLevelType w:val="singleLevel"/>
    <w:tmpl w:val="944A0120"/>
    <w:lvl w:ilvl="0" w:tentative="0">
      <w:start w:val="1"/>
      <w:numFmt w:val="decimal"/>
      <w:suff w:val="nothing"/>
      <w:lvlText w:val="（%1）"/>
      <w:lvlJc w:val="left"/>
    </w:lvl>
  </w:abstractNum>
  <w:abstractNum w:abstractNumId="5">
    <w:nsid w:val="96DACD7F"/>
    <w:multiLevelType w:val="singleLevel"/>
    <w:tmpl w:val="96DACD7F"/>
    <w:lvl w:ilvl="0" w:tentative="0">
      <w:start w:val="1"/>
      <w:numFmt w:val="decimal"/>
      <w:suff w:val="nothing"/>
      <w:lvlText w:val="%1）"/>
      <w:lvlJc w:val="left"/>
    </w:lvl>
  </w:abstractNum>
  <w:abstractNum w:abstractNumId="6">
    <w:nsid w:val="9AC678B7"/>
    <w:multiLevelType w:val="singleLevel"/>
    <w:tmpl w:val="9AC678B7"/>
    <w:lvl w:ilvl="0" w:tentative="0">
      <w:start w:val="1"/>
      <w:numFmt w:val="decimal"/>
      <w:suff w:val="nothing"/>
      <w:lvlText w:val="%1）"/>
      <w:lvlJc w:val="left"/>
    </w:lvl>
  </w:abstractNum>
  <w:abstractNum w:abstractNumId="7">
    <w:nsid w:val="A2FB641D"/>
    <w:multiLevelType w:val="singleLevel"/>
    <w:tmpl w:val="A2FB641D"/>
    <w:lvl w:ilvl="0" w:tentative="0">
      <w:start w:val="1"/>
      <w:numFmt w:val="decimal"/>
      <w:lvlText w:val="%1."/>
      <w:lvlJc w:val="left"/>
      <w:pPr>
        <w:ind w:left="425" w:hanging="425"/>
      </w:pPr>
      <w:rPr>
        <w:rFonts w:hint="default"/>
      </w:rPr>
    </w:lvl>
  </w:abstractNum>
  <w:abstractNum w:abstractNumId="8">
    <w:nsid w:val="A5B3EA17"/>
    <w:multiLevelType w:val="singleLevel"/>
    <w:tmpl w:val="A5B3EA17"/>
    <w:lvl w:ilvl="0" w:tentative="0">
      <w:start w:val="1"/>
      <w:numFmt w:val="decimal"/>
      <w:lvlText w:val="%1."/>
      <w:lvlJc w:val="left"/>
      <w:pPr>
        <w:ind w:left="425" w:hanging="425"/>
      </w:pPr>
      <w:rPr>
        <w:rFonts w:hint="default"/>
      </w:rPr>
    </w:lvl>
  </w:abstractNum>
  <w:abstractNum w:abstractNumId="9">
    <w:nsid w:val="A6792BBC"/>
    <w:multiLevelType w:val="singleLevel"/>
    <w:tmpl w:val="A6792BBC"/>
    <w:lvl w:ilvl="0" w:tentative="0">
      <w:start w:val="1"/>
      <w:numFmt w:val="decimal"/>
      <w:suff w:val="nothing"/>
      <w:lvlText w:val="（%1）"/>
      <w:lvlJc w:val="left"/>
    </w:lvl>
  </w:abstractNum>
  <w:abstractNum w:abstractNumId="10">
    <w:nsid w:val="AA30AD50"/>
    <w:multiLevelType w:val="singleLevel"/>
    <w:tmpl w:val="AA30AD50"/>
    <w:lvl w:ilvl="0" w:tentative="0">
      <w:start w:val="1"/>
      <w:numFmt w:val="decimal"/>
      <w:suff w:val="nothing"/>
      <w:lvlText w:val="%1）"/>
      <w:lvlJc w:val="left"/>
    </w:lvl>
  </w:abstractNum>
  <w:abstractNum w:abstractNumId="11">
    <w:nsid w:val="ACB4019E"/>
    <w:multiLevelType w:val="multilevel"/>
    <w:tmpl w:val="ACB4019E"/>
    <w:lvl w:ilvl="0" w:tentative="0">
      <w:start w:val="1"/>
      <w:numFmt w:val="upperLetter"/>
      <w:pStyle w:val="47"/>
      <w:lvlText w:val="附 录 %1"/>
      <w:lvlJc w:val="left"/>
      <w:pPr>
        <w:tabs>
          <w:tab w:val="left" w:pos="432"/>
        </w:tabs>
        <w:ind w:left="432" w:hanging="432"/>
      </w:pPr>
      <w:rPr>
        <w:rFonts w:hint="default" w:ascii="黑体" w:hAnsi="黑体" w:eastAsia="黑体" w:cs="黑体"/>
        <w:b w:val="0"/>
        <w:bCs w:val="0"/>
        <w:sz w:val="32"/>
        <w:szCs w:val="32"/>
      </w:rPr>
    </w:lvl>
    <w:lvl w:ilvl="1" w:tentative="0">
      <w:start w:val="1"/>
      <w:numFmt w:val="decimal"/>
      <w:lvlText w:val="%1.%2"/>
      <w:lvlJc w:val="left"/>
      <w:pPr>
        <w:tabs>
          <w:tab w:val="left" w:pos="576"/>
        </w:tabs>
        <w:ind w:left="576" w:hanging="576"/>
      </w:pPr>
      <w:rPr>
        <w:rFonts w:hint="default" w:ascii="黑体" w:hAnsi="黑体" w:eastAsia="黑体" w:cs="黑体"/>
        <w:b w:val="0"/>
        <w:bCs w:val="0"/>
        <w:sz w:val="30"/>
        <w:szCs w:val="30"/>
      </w:rPr>
    </w:lvl>
    <w:lvl w:ilvl="2" w:tentative="0">
      <w:start w:val="1"/>
      <w:numFmt w:val="decimal"/>
      <w:lvlText w:val="%1.%2.%3"/>
      <w:lvlJc w:val="left"/>
      <w:pPr>
        <w:tabs>
          <w:tab w:val="left" w:pos="720"/>
        </w:tabs>
        <w:ind w:left="720" w:hanging="720"/>
      </w:pPr>
      <w:rPr>
        <w:rFonts w:hint="default" w:ascii="黑体" w:hAnsi="黑体" w:eastAsia="黑体" w:cs="黑体"/>
        <w:b w:val="0"/>
        <w:bCs w:val="0"/>
        <w:sz w:val="28"/>
        <w:szCs w:val="28"/>
      </w:rPr>
    </w:lvl>
    <w:lvl w:ilvl="3" w:tentative="0">
      <w:start w:val="1"/>
      <w:numFmt w:val="decimal"/>
      <w:lvlText w:val="%1.%2.%3.%4"/>
      <w:lvlJc w:val="left"/>
      <w:pPr>
        <w:tabs>
          <w:tab w:val="left" w:pos="864"/>
        </w:tabs>
        <w:ind w:left="864" w:hanging="864"/>
      </w:pPr>
      <w:rPr>
        <w:rFonts w:hint="default" w:ascii="黑体" w:hAnsi="黑体" w:eastAsia="黑体" w:cs="黑体"/>
        <w:b w:val="0"/>
        <w:bCs w:val="0"/>
        <w:sz w:val="24"/>
        <w:szCs w:val="24"/>
      </w:rPr>
    </w:lvl>
    <w:lvl w:ilvl="4" w:tentative="0">
      <w:start w:val="1"/>
      <w:numFmt w:val="decimal"/>
      <w:lvlText w:val="%1.%2.%3.%4.%5"/>
      <w:lvlJc w:val="left"/>
      <w:pPr>
        <w:tabs>
          <w:tab w:val="left" w:pos="1008"/>
        </w:tabs>
        <w:ind w:left="1008" w:hanging="1008"/>
      </w:pPr>
      <w:rPr>
        <w:rFonts w:hint="default" w:ascii="黑体" w:hAnsi="黑体" w:eastAsia="黑体" w:cs="黑体"/>
        <w:b w:val="0"/>
        <w:bCs w:val="0"/>
        <w:sz w:val="21"/>
        <w:szCs w:val="21"/>
      </w:rPr>
    </w:lvl>
    <w:lvl w:ilvl="5" w:tentative="0">
      <w:start w:val="1"/>
      <w:numFmt w:val="decimal"/>
      <w:lvlText w:val="%1.%2.%3.%4.%5.%6"/>
      <w:lvlJc w:val="left"/>
      <w:pPr>
        <w:tabs>
          <w:tab w:val="left" w:pos="1152"/>
        </w:tabs>
        <w:ind w:left="1152" w:hanging="1152"/>
      </w:pPr>
      <w:rPr>
        <w:rFonts w:hint="default" w:ascii="黑体" w:hAnsi="黑体" w:eastAsia="黑体" w:cs="黑体"/>
        <w:sz w:val="21"/>
        <w:szCs w:val="21"/>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2">
    <w:nsid w:val="B7AF58AE"/>
    <w:multiLevelType w:val="singleLevel"/>
    <w:tmpl w:val="B7AF58AE"/>
    <w:lvl w:ilvl="0" w:tentative="0">
      <w:start w:val="1"/>
      <w:numFmt w:val="decimal"/>
      <w:suff w:val="nothing"/>
      <w:lvlText w:val="%1）"/>
      <w:lvlJc w:val="left"/>
      <w:rPr>
        <w:rFonts w:hint="default"/>
        <w:b w:val="0"/>
        <w:bCs w:val="0"/>
      </w:rPr>
    </w:lvl>
  </w:abstractNum>
  <w:abstractNum w:abstractNumId="13">
    <w:nsid w:val="BA0D27AF"/>
    <w:multiLevelType w:val="singleLevel"/>
    <w:tmpl w:val="BA0D27AF"/>
    <w:lvl w:ilvl="0" w:tentative="0">
      <w:start w:val="1"/>
      <w:numFmt w:val="lowerLetter"/>
      <w:suff w:val="space"/>
      <w:lvlText w:val="%1)"/>
      <w:lvlJc w:val="left"/>
    </w:lvl>
  </w:abstractNum>
  <w:abstractNum w:abstractNumId="14">
    <w:nsid w:val="BA5D2E30"/>
    <w:multiLevelType w:val="singleLevel"/>
    <w:tmpl w:val="BA5D2E30"/>
    <w:lvl w:ilvl="0" w:tentative="0">
      <w:start w:val="1"/>
      <w:numFmt w:val="decimal"/>
      <w:lvlText w:val="%1."/>
      <w:lvlJc w:val="left"/>
      <w:pPr>
        <w:ind w:left="425" w:hanging="425"/>
      </w:pPr>
      <w:rPr>
        <w:rFonts w:hint="default"/>
      </w:rPr>
    </w:lvl>
  </w:abstractNum>
  <w:abstractNum w:abstractNumId="15">
    <w:nsid w:val="BA957C93"/>
    <w:multiLevelType w:val="multilevel"/>
    <w:tmpl w:val="BA957C93"/>
    <w:lvl w:ilvl="0" w:tentative="0">
      <w:start w:val="1"/>
      <w:numFmt w:val="decimal"/>
      <w:lvlText w:val="%1."/>
      <w:lvlJc w:val="left"/>
      <w:pPr>
        <w:ind w:left="425" w:hanging="425"/>
      </w:pPr>
      <w:rPr>
        <w:rFonts w:hint="default"/>
      </w:rPr>
    </w:lvl>
    <w:lvl w:ilvl="1" w:tentative="0">
      <w:start w:val="1"/>
      <w:numFmt w:val="decimal"/>
      <w:lvlText w:val="%1.%2."/>
      <w:lvlJc w:val="left"/>
      <w:pPr>
        <w:tabs>
          <w:tab w:val="left" w:pos="629"/>
        </w:tabs>
        <w:ind w:left="629" w:hanging="629"/>
      </w:pPr>
      <w:rPr>
        <w:rFonts w:hint="default"/>
      </w:rPr>
    </w:lvl>
    <w:lvl w:ilvl="2" w:tentative="0">
      <w:start w:val="1"/>
      <w:numFmt w:val="decimal"/>
      <w:lvlText w:val="%1.%2.%3."/>
      <w:lvlJc w:val="left"/>
      <w:pPr>
        <w:tabs>
          <w:tab w:val="left" w:pos="799"/>
        </w:tabs>
        <w:ind w:left="799" w:hanging="799"/>
      </w:pPr>
      <w:rPr>
        <w:rFonts w:hint="default"/>
      </w:rPr>
    </w:lvl>
    <w:lvl w:ilvl="3" w:tentative="0">
      <w:start w:val="1"/>
      <w:numFmt w:val="decimal"/>
      <w:lvlText w:val="%1.%2.%3.%4."/>
      <w:lvlJc w:val="left"/>
      <w:pPr>
        <w:ind w:left="2053" w:hanging="853"/>
      </w:pPr>
      <w:rPr>
        <w:rFonts w:hint="default" w:ascii="Times New Roman" w:hAnsi="Times New Roman" w:cs="Times New Roman"/>
        <w:b w:val="0"/>
        <w:bCs w:val="0"/>
      </w:rPr>
    </w:lvl>
    <w:lvl w:ilvl="4" w:tentative="0">
      <w:start w:val="1"/>
      <w:numFmt w:val="decimal"/>
      <w:lvlText w:val="%1.%2.%3.%4.%5."/>
      <w:lvlJc w:val="left"/>
      <w:pPr>
        <w:ind w:left="2495" w:hanging="895"/>
      </w:pPr>
      <w:rPr>
        <w:rFonts w:hint="default" w:ascii="Times New Roman" w:hAnsi="Times New Roman" w:eastAsia="黑体" w:cs="Times New Roman"/>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6">
    <w:nsid w:val="BD1CCB8C"/>
    <w:multiLevelType w:val="singleLevel"/>
    <w:tmpl w:val="BD1CCB8C"/>
    <w:lvl w:ilvl="0" w:tentative="0">
      <w:start w:val="1"/>
      <w:numFmt w:val="decimal"/>
      <w:suff w:val="nothing"/>
      <w:lvlText w:val="（%1）"/>
      <w:lvlJc w:val="left"/>
      <w:pPr>
        <w:ind w:left="420"/>
      </w:pPr>
    </w:lvl>
  </w:abstractNum>
  <w:abstractNum w:abstractNumId="17">
    <w:nsid w:val="BD3FEFB1"/>
    <w:multiLevelType w:val="singleLevel"/>
    <w:tmpl w:val="BD3FEFB1"/>
    <w:lvl w:ilvl="0" w:tentative="0">
      <w:start w:val="1"/>
      <w:numFmt w:val="bullet"/>
      <w:lvlText w:val=""/>
      <w:lvlJc w:val="left"/>
      <w:pPr>
        <w:ind w:left="420" w:hanging="420"/>
      </w:pPr>
      <w:rPr>
        <w:rFonts w:hint="default" w:ascii="Wingdings" w:hAnsi="Wingdings"/>
      </w:rPr>
    </w:lvl>
  </w:abstractNum>
  <w:abstractNum w:abstractNumId="18">
    <w:nsid w:val="BF38EC23"/>
    <w:multiLevelType w:val="singleLevel"/>
    <w:tmpl w:val="BF38EC23"/>
    <w:lvl w:ilvl="0" w:tentative="0">
      <w:start w:val="1"/>
      <w:numFmt w:val="bullet"/>
      <w:lvlText w:val=""/>
      <w:lvlJc w:val="left"/>
      <w:pPr>
        <w:ind w:left="420" w:hanging="420"/>
      </w:pPr>
      <w:rPr>
        <w:rFonts w:hint="default" w:ascii="Wingdings" w:hAnsi="Wingdings"/>
      </w:rPr>
    </w:lvl>
  </w:abstractNum>
  <w:abstractNum w:abstractNumId="19">
    <w:nsid w:val="C154ED5A"/>
    <w:multiLevelType w:val="singleLevel"/>
    <w:tmpl w:val="C154ED5A"/>
    <w:lvl w:ilvl="0" w:tentative="0">
      <w:start w:val="1"/>
      <w:numFmt w:val="decimal"/>
      <w:lvlText w:val="%1."/>
      <w:lvlJc w:val="left"/>
      <w:pPr>
        <w:ind w:left="425" w:hanging="425"/>
      </w:pPr>
      <w:rPr>
        <w:rFonts w:hint="default"/>
      </w:rPr>
    </w:lvl>
  </w:abstractNum>
  <w:abstractNum w:abstractNumId="20">
    <w:nsid w:val="C3B9277E"/>
    <w:multiLevelType w:val="singleLevel"/>
    <w:tmpl w:val="C3B9277E"/>
    <w:lvl w:ilvl="0" w:tentative="0">
      <w:start w:val="1"/>
      <w:numFmt w:val="decimal"/>
      <w:lvlText w:val="%1."/>
      <w:lvlJc w:val="left"/>
      <w:pPr>
        <w:ind w:left="425" w:hanging="425"/>
      </w:pPr>
      <w:rPr>
        <w:rFonts w:hint="default"/>
      </w:rPr>
    </w:lvl>
  </w:abstractNum>
  <w:abstractNum w:abstractNumId="21">
    <w:nsid w:val="C7B47F6B"/>
    <w:multiLevelType w:val="singleLevel"/>
    <w:tmpl w:val="C7B47F6B"/>
    <w:lvl w:ilvl="0" w:tentative="0">
      <w:start w:val="1"/>
      <w:numFmt w:val="decimal"/>
      <w:lvlText w:val="%1."/>
      <w:lvlJc w:val="left"/>
      <w:pPr>
        <w:ind w:left="425" w:hanging="425"/>
      </w:pPr>
      <w:rPr>
        <w:rFonts w:hint="default"/>
      </w:rPr>
    </w:lvl>
  </w:abstractNum>
  <w:abstractNum w:abstractNumId="22">
    <w:nsid w:val="D45B832B"/>
    <w:multiLevelType w:val="singleLevel"/>
    <w:tmpl w:val="D45B832B"/>
    <w:lvl w:ilvl="0" w:tentative="0">
      <w:start w:val="1"/>
      <w:numFmt w:val="decimal"/>
      <w:lvlText w:val="%1."/>
      <w:lvlJc w:val="left"/>
      <w:pPr>
        <w:ind w:left="425" w:hanging="425"/>
      </w:pPr>
      <w:rPr>
        <w:rFonts w:hint="default"/>
      </w:rPr>
    </w:lvl>
  </w:abstractNum>
  <w:abstractNum w:abstractNumId="23">
    <w:nsid w:val="DC6ECE0A"/>
    <w:multiLevelType w:val="singleLevel"/>
    <w:tmpl w:val="DC6ECE0A"/>
    <w:lvl w:ilvl="0" w:tentative="0">
      <w:start w:val="1"/>
      <w:numFmt w:val="decimal"/>
      <w:suff w:val="nothing"/>
      <w:lvlText w:val="（%1）"/>
      <w:lvlJc w:val="left"/>
      <w:pPr>
        <w:ind w:left="420"/>
      </w:pPr>
    </w:lvl>
  </w:abstractNum>
  <w:abstractNum w:abstractNumId="24">
    <w:nsid w:val="E219484E"/>
    <w:multiLevelType w:val="singleLevel"/>
    <w:tmpl w:val="E219484E"/>
    <w:lvl w:ilvl="0" w:tentative="0">
      <w:start w:val="1"/>
      <w:numFmt w:val="decimal"/>
      <w:suff w:val="nothing"/>
      <w:lvlText w:val="（%1）"/>
      <w:lvlJc w:val="left"/>
    </w:lvl>
  </w:abstractNum>
  <w:abstractNum w:abstractNumId="25">
    <w:nsid w:val="E52BE8F8"/>
    <w:multiLevelType w:val="singleLevel"/>
    <w:tmpl w:val="E52BE8F8"/>
    <w:lvl w:ilvl="0" w:tentative="0">
      <w:start w:val="1"/>
      <w:numFmt w:val="decimal"/>
      <w:lvlText w:val="%1."/>
      <w:lvlJc w:val="left"/>
      <w:pPr>
        <w:ind w:left="425" w:hanging="425"/>
      </w:pPr>
      <w:rPr>
        <w:rFonts w:hint="default"/>
      </w:rPr>
    </w:lvl>
  </w:abstractNum>
  <w:abstractNum w:abstractNumId="26">
    <w:nsid w:val="E91A772B"/>
    <w:multiLevelType w:val="multilevel"/>
    <w:tmpl w:val="E91A772B"/>
    <w:lvl w:ilvl="0" w:tentative="0">
      <w:start w:val="1"/>
      <w:numFmt w:val="decimal"/>
      <w:pStyle w:val="2"/>
      <w:suff w:val="space"/>
      <w:lvlText w:val="%1."/>
      <w:lvlJc w:val="left"/>
      <w:pPr>
        <w:ind w:left="432" w:hanging="432"/>
      </w:pPr>
      <w:rPr>
        <w:rFonts w:hint="default" w:ascii="Times New Roman" w:hAnsi="Times New Roman" w:eastAsia="黑体" w:cs="Times New Roman"/>
        <w:sz w:val="32"/>
        <w:szCs w:val="32"/>
      </w:rPr>
    </w:lvl>
    <w:lvl w:ilvl="1" w:tentative="0">
      <w:start w:val="1"/>
      <w:numFmt w:val="decimal"/>
      <w:pStyle w:val="3"/>
      <w:suff w:val="space"/>
      <w:lvlText w:val="%1.%2."/>
      <w:lvlJc w:val="left"/>
      <w:pPr>
        <w:ind w:left="575" w:hanging="575"/>
      </w:pPr>
      <w:rPr>
        <w:rFonts w:hint="default" w:ascii="Times New Roman" w:hAnsi="Times New Roman" w:eastAsia="仿宋" w:cs="Times New Roman"/>
        <w:sz w:val="30"/>
        <w:szCs w:val="30"/>
      </w:rPr>
    </w:lvl>
    <w:lvl w:ilvl="2" w:tentative="0">
      <w:start w:val="1"/>
      <w:numFmt w:val="decimal"/>
      <w:pStyle w:val="4"/>
      <w:suff w:val="space"/>
      <w:lvlText w:val="%1.%2.%3."/>
      <w:lvlJc w:val="left"/>
      <w:pPr>
        <w:ind w:left="720" w:hanging="720"/>
      </w:pPr>
      <w:rPr>
        <w:rFonts w:hint="default" w:ascii="Times New Roman" w:hAnsi="Times New Roman" w:eastAsia="黑体" w:cs="Times New Roman"/>
        <w:sz w:val="28"/>
        <w:szCs w:val="28"/>
      </w:rPr>
    </w:lvl>
    <w:lvl w:ilvl="3" w:tentative="0">
      <w:start w:val="1"/>
      <w:numFmt w:val="decimal"/>
      <w:pStyle w:val="5"/>
      <w:suff w:val="space"/>
      <w:lvlText w:val="%1.%2.%3.%4."/>
      <w:lvlJc w:val="left"/>
      <w:pPr>
        <w:ind w:left="864" w:hanging="864"/>
      </w:pPr>
      <w:rPr>
        <w:rFonts w:hint="default" w:ascii="Times New Roman" w:hAnsi="Times New Roman" w:eastAsia="黑体" w:cs="Times New Roman"/>
        <w:sz w:val="28"/>
        <w:szCs w:val="28"/>
      </w:rPr>
    </w:lvl>
    <w:lvl w:ilvl="4" w:tentative="0">
      <w:start w:val="1"/>
      <w:numFmt w:val="decimal"/>
      <w:pStyle w:val="6"/>
      <w:suff w:val="space"/>
      <w:lvlText w:val="%1.%2.%3.%4.%5."/>
      <w:lvlJc w:val="left"/>
      <w:pPr>
        <w:ind w:left="1008" w:hanging="1008"/>
      </w:pPr>
      <w:rPr>
        <w:rFonts w:hint="default" w:ascii="Times New Roman" w:hAnsi="Times New Roman" w:eastAsia="黑体" w:cs="Times New Roman"/>
        <w:sz w:val="28"/>
        <w:szCs w:val="28"/>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7">
    <w:nsid w:val="E97E4104"/>
    <w:multiLevelType w:val="singleLevel"/>
    <w:tmpl w:val="E97E4104"/>
    <w:lvl w:ilvl="0" w:tentative="0">
      <w:start w:val="1"/>
      <w:numFmt w:val="decimal"/>
      <w:lvlText w:val="%1."/>
      <w:lvlJc w:val="left"/>
      <w:pPr>
        <w:ind w:left="425" w:hanging="425"/>
      </w:pPr>
      <w:rPr>
        <w:rFonts w:hint="default"/>
      </w:rPr>
    </w:lvl>
  </w:abstractNum>
  <w:abstractNum w:abstractNumId="28">
    <w:nsid w:val="F1B1E736"/>
    <w:multiLevelType w:val="singleLevel"/>
    <w:tmpl w:val="F1B1E736"/>
    <w:lvl w:ilvl="0" w:tentative="0">
      <w:start w:val="1"/>
      <w:numFmt w:val="decimal"/>
      <w:lvlText w:val="%1."/>
      <w:lvlJc w:val="left"/>
      <w:pPr>
        <w:ind w:left="425" w:hanging="425"/>
      </w:pPr>
      <w:rPr>
        <w:rFonts w:hint="default"/>
      </w:rPr>
    </w:lvl>
  </w:abstractNum>
  <w:abstractNum w:abstractNumId="29">
    <w:nsid w:val="F52F7A15"/>
    <w:multiLevelType w:val="singleLevel"/>
    <w:tmpl w:val="F52F7A15"/>
    <w:lvl w:ilvl="0" w:tentative="0">
      <w:start w:val="1"/>
      <w:numFmt w:val="decimal"/>
      <w:suff w:val="nothing"/>
      <w:lvlText w:val="%1）"/>
      <w:lvlJc w:val="left"/>
    </w:lvl>
  </w:abstractNum>
  <w:abstractNum w:abstractNumId="30">
    <w:nsid w:val="00D8AA5E"/>
    <w:multiLevelType w:val="singleLevel"/>
    <w:tmpl w:val="00D8AA5E"/>
    <w:lvl w:ilvl="0" w:tentative="0">
      <w:start w:val="1"/>
      <w:numFmt w:val="decimal"/>
      <w:suff w:val="nothing"/>
      <w:lvlText w:val="%1）"/>
      <w:lvlJc w:val="left"/>
    </w:lvl>
  </w:abstractNum>
  <w:abstractNum w:abstractNumId="31">
    <w:nsid w:val="05160EA2"/>
    <w:multiLevelType w:val="singleLevel"/>
    <w:tmpl w:val="05160EA2"/>
    <w:lvl w:ilvl="0" w:tentative="0">
      <w:start w:val="1"/>
      <w:numFmt w:val="decimal"/>
      <w:suff w:val="nothing"/>
      <w:lvlText w:val="%1）"/>
      <w:lvlJc w:val="left"/>
    </w:lvl>
  </w:abstractNum>
  <w:abstractNum w:abstractNumId="32">
    <w:nsid w:val="0F163A31"/>
    <w:multiLevelType w:val="singleLevel"/>
    <w:tmpl w:val="0F163A31"/>
    <w:lvl w:ilvl="0" w:tentative="0">
      <w:start w:val="1"/>
      <w:numFmt w:val="decimal"/>
      <w:suff w:val="nothing"/>
      <w:lvlText w:val="%1）"/>
      <w:lvlJc w:val="left"/>
      <w:rPr>
        <w:rFonts w:hint="default"/>
        <w:b w:val="0"/>
        <w:bCs w:val="0"/>
      </w:rPr>
    </w:lvl>
  </w:abstractNum>
  <w:abstractNum w:abstractNumId="33">
    <w:nsid w:val="0F7F4217"/>
    <w:multiLevelType w:val="singleLevel"/>
    <w:tmpl w:val="0F7F4217"/>
    <w:lvl w:ilvl="0" w:tentative="0">
      <w:start w:val="1"/>
      <w:numFmt w:val="bullet"/>
      <w:lvlText w:val=""/>
      <w:lvlJc w:val="left"/>
      <w:pPr>
        <w:tabs>
          <w:tab w:val="left" w:pos="0"/>
        </w:tabs>
        <w:ind w:left="567" w:hanging="567"/>
      </w:pPr>
      <w:rPr>
        <w:rFonts w:hint="default" w:ascii="Wingdings" w:hAnsi="Wingdings"/>
      </w:rPr>
    </w:lvl>
  </w:abstractNum>
  <w:abstractNum w:abstractNumId="34">
    <w:nsid w:val="1D3648FC"/>
    <w:multiLevelType w:val="singleLevel"/>
    <w:tmpl w:val="1D3648FC"/>
    <w:lvl w:ilvl="0" w:tentative="0">
      <w:start w:val="1"/>
      <w:numFmt w:val="decimal"/>
      <w:suff w:val="nothing"/>
      <w:lvlText w:val="（%1）"/>
      <w:lvlJc w:val="left"/>
    </w:lvl>
  </w:abstractNum>
  <w:abstractNum w:abstractNumId="35">
    <w:nsid w:val="1FB4F1BD"/>
    <w:multiLevelType w:val="singleLevel"/>
    <w:tmpl w:val="1FB4F1BD"/>
    <w:lvl w:ilvl="0" w:tentative="0">
      <w:start w:val="1"/>
      <w:numFmt w:val="decimal"/>
      <w:suff w:val="nothing"/>
      <w:lvlText w:val="%1）"/>
      <w:lvlJc w:val="left"/>
    </w:lvl>
  </w:abstractNum>
  <w:abstractNum w:abstractNumId="36">
    <w:nsid w:val="22B6EA0C"/>
    <w:multiLevelType w:val="singleLevel"/>
    <w:tmpl w:val="22B6EA0C"/>
    <w:lvl w:ilvl="0" w:tentative="0">
      <w:start w:val="1"/>
      <w:numFmt w:val="decimal"/>
      <w:lvlText w:val="%1."/>
      <w:lvlJc w:val="left"/>
      <w:pPr>
        <w:ind w:left="425" w:hanging="425"/>
      </w:pPr>
      <w:rPr>
        <w:rFonts w:hint="default"/>
      </w:rPr>
    </w:lvl>
  </w:abstractNum>
  <w:abstractNum w:abstractNumId="37">
    <w:nsid w:val="2E825B9C"/>
    <w:multiLevelType w:val="singleLevel"/>
    <w:tmpl w:val="2E825B9C"/>
    <w:lvl w:ilvl="0" w:tentative="0">
      <w:start w:val="1"/>
      <w:numFmt w:val="decimal"/>
      <w:lvlText w:val="%1."/>
      <w:lvlJc w:val="left"/>
      <w:pPr>
        <w:ind w:left="425" w:hanging="425"/>
      </w:pPr>
      <w:rPr>
        <w:rFonts w:hint="default"/>
      </w:rPr>
    </w:lvl>
  </w:abstractNum>
  <w:abstractNum w:abstractNumId="38">
    <w:nsid w:val="3149EF6C"/>
    <w:multiLevelType w:val="singleLevel"/>
    <w:tmpl w:val="3149EF6C"/>
    <w:lvl w:ilvl="0" w:tentative="0">
      <w:start w:val="1"/>
      <w:numFmt w:val="decimal"/>
      <w:suff w:val="nothing"/>
      <w:lvlText w:val="（%1）"/>
      <w:lvlJc w:val="left"/>
      <w:pPr>
        <w:ind w:left="560"/>
      </w:pPr>
    </w:lvl>
  </w:abstractNum>
  <w:abstractNum w:abstractNumId="39">
    <w:nsid w:val="33AFC37E"/>
    <w:multiLevelType w:val="singleLevel"/>
    <w:tmpl w:val="33AFC37E"/>
    <w:lvl w:ilvl="0" w:tentative="0">
      <w:start w:val="1"/>
      <w:numFmt w:val="bullet"/>
      <w:lvlText w:val=""/>
      <w:lvlJc w:val="left"/>
      <w:pPr>
        <w:tabs>
          <w:tab w:val="left" w:pos="0"/>
        </w:tabs>
        <w:ind w:left="420" w:hanging="420"/>
      </w:pPr>
      <w:rPr>
        <w:rFonts w:hint="default" w:ascii="Wingdings" w:hAnsi="Wingdings"/>
      </w:rPr>
    </w:lvl>
  </w:abstractNum>
  <w:abstractNum w:abstractNumId="40">
    <w:nsid w:val="33C39150"/>
    <w:multiLevelType w:val="singleLevel"/>
    <w:tmpl w:val="33C39150"/>
    <w:lvl w:ilvl="0" w:tentative="0">
      <w:start w:val="1"/>
      <w:numFmt w:val="bullet"/>
      <w:lvlText w:val=""/>
      <w:lvlJc w:val="left"/>
      <w:pPr>
        <w:ind w:left="420" w:hanging="420"/>
      </w:pPr>
      <w:rPr>
        <w:rFonts w:hint="default" w:ascii="Wingdings" w:hAnsi="Wingdings"/>
      </w:rPr>
    </w:lvl>
  </w:abstractNum>
  <w:abstractNum w:abstractNumId="41">
    <w:nsid w:val="34636205"/>
    <w:multiLevelType w:val="singleLevel"/>
    <w:tmpl w:val="34636205"/>
    <w:lvl w:ilvl="0" w:tentative="0">
      <w:start w:val="1"/>
      <w:numFmt w:val="decimal"/>
      <w:suff w:val="nothing"/>
      <w:lvlText w:val="%1）"/>
      <w:lvlJc w:val="left"/>
    </w:lvl>
  </w:abstractNum>
  <w:abstractNum w:abstractNumId="42">
    <w:nsid w:val="389CB31D"/>
    <w:multiLevelType w:val="singleLevel"/>
    <w:tmpl w:val="389CB31D"/>
    <w:lvl w:ilvl="0" w:tentative="0">
      <w:start w:val="1"/>
      <w:numFmt w:val="bullet"/>
      <w:lvlText w:val=""/>
      <w:lvlJc w:val="left"/>
      <w:pPr>
        <w:tabs>
          <w:tab w:val="left" w:pos="420"/>
        </w:tabs>
        <w:ind w:left="840" w:hanging="420"/>
      </w:pPr>
      <w:rPr>
        <w:rFonts w:hint="default" w:ascii="Wingdings" w:hAnsi="Wingdings"/>
      </w:rPr>
    </w:lvl>
  </w:abstractNum>
  <w:abstractNum w:abstractNumId="43">
    <w:nsid w:val="39500F5C"/>
    <w:multiLevelType w:val="singleLevel"/>
    <w:tmpl w:val="39500F5C"/>
    <w:lvl w:ilvl="0" w:tentative="0">
      <w:start w:val="1"/>
      <w:numFmt w:val="bullet"/>
      <w:lvlText w:val=""/>
      <w:lvlJc w:val="left"/>
      <w:pPr>
        <w:ind w:left="420" w:hanging="420"/>
      </w:pPr>
      <w:rPr>
        <w:rFonts w:hint="default" w:ascii="Wingdings" w:hAnsi="Wingdings"/>
      </w:rPr>
    </w:lvl>
  </w:abstractNum>
  <w:abstractNum w:abstractNumId="44">
    <w:nsid w:val="3AC17EC5"/>
    <w:multiLevelType w:val="singleLevel"/>
    <w:tmpl w:val="3AC17EC5"/>
    <w:lvl w:ilvl="0" w:tentative="0">
      <w:start w:val="1"/>
      <w:numFmt w:val="decimal"/>
      <w:suff w:val="nothing"/>
      <w:lvlText w:val="%1）"/>
      <w:lvlJc w:val="left"/>
    </w:lvl>
  </w:abstractNum>
  <w:abstractNum w:abstractNumId="45">
    <w:nsid w:val="44C50F90"/>
    <w:multiLevelType w:val="multilevel"/>
    <w:tmpl w:val="44C50F90"/>
    <w:lvl w:ilvl="0" w:tentative="0">
      <w:start w:val="1"/>
      <w:numFmt w:val="lowerLetter"/>
      <w:pStyle w:val="44"/>
      <w:lvlText w:val="%1)"/>
      <w:lvlJc w:val="left"/>
      <w:pPr>
        <w:tabs>
          <w:tab w:val="left" w:pos="1260"/>
        </w:tabs>
        <w:ind w:left="1259" w:hanging="419"/>
      </w:pPr>
      <w:rPr>
        <w:rFonts w:hint="eastAsia" w:ascii="宋体" w:eastAsia="宋体"/>
        <w:b w:val="0"/>
        <w:i w:val="0"/>
        <w:sz w:val="21"/>
        <w:szCs w:val="21"/>
      </w:rPr>
    </w:lvl>
    <w:lvl w:ilvl="1" w:tentative="0">
      <w:start w:val="1"/>
      <w:numFmt w:val="lowerLetter"/>
      <w:lvlText w:val="%2)"/>
      <w:lvlJc w:val="left"/>
      <w:pPr>
        <w:tabs>
          <w:tab w:val="left" w:pos="1691"/>
        </w:tabs>
        <w:ind w:left="1691" w:hanging="420"/>
      </w:pPr>
      <w:rPr>
        <w:rFonts w:hint="eastAsia"/>
        <w:b w:val="0"/>
        <w:i w:val="0"/>
        <w:sz w:val="21"/>
        <w:szCs w:val="21"/>
      </w:rPr>
    </w:lvl>
    <w:lvl w:ilvl="2" w:tentative="0">
      <w:start w:val="1"/>
      <w:numFmt w:val="decimal"/>
      <w:lvlText w:val="(%3)"/>
      <w:lvlJc w:val="left"/>
      <w:pPr>
        <w:tabs>
          <w:tab w:val="left" w:pos="420"/>
        </w:tabs>
        <w:ind w:left="2099" w:hanging="420"/>
      </w:pPr>
      <w:rPr>
        <w:rFonts w:hint="eastAsia" w:ascii="宋体" w:eastAsia="宋体"/>
        <w:b w:val="0"/>
        <w:i w:val="0"/>
        <w:sz w:val="21"/>
        <w:szCs w:val="21"/>
      </w:rPr>
    </w:lvl>
    <w:lvl w:ilvl="3" w:tentative="0">
      <w:start w:val="1"/>
      <w:numFmt w:val="decimal"/>
      <w:lvlText w:val="%4."/>
      <w:lvlJc w:val="left"/>
      <w:pPr>
        <w:tabs>
          <w:tab w:val="left" w:pos="2520"/>
        </w:tabs>
        <w:ind w:left="2519" w:hanging="419"/>
      </w:pPr>
      <w:rPr>
        <w:rFonts w:hint="eastAsia"/>
      </w:rPr>
    </w:lvl>
    <w:lvl w:ilvl="4" w:tentative="0">
      <w:start w:val="1"/>
      <w:numFmt w:val="lowerLetter"/>
      <w:lvlText w:val="%5)"/>
      <w:lvlJc w:val="left"/>
      <w:pPr>
        <w:tabs>
          <w:tab w:val="left" w:pos="2940"/>
        </w:tabs>
        <w:ind w:left="2939" w:hanging="419"/>
      </w:pPr>
      <w:rPr>
        <w:rFonts w:hint="eastAsia"/>
      </w:rPr>
    </w:lvl>
    <w:lvl w:ilvl="5" w:tentative="0">
      <w:start w:val="1"/>
      <w:numFmt w:val="lowerRoman"/>
      <w:lvlText w:val="%6."/>
      <w:lvlJc w:val="right"/>
      <w:pPr>
        <w:tabs>
          <w:tab w:val="left" w:pos="3360"/>
        </w:tabs>
        <w:ind w:left="3359" w:hanging="419"/>
      </w:pPr>
      <w:rPr>
        <w:rFonts w:hint="eastAsia"/>
      </w:rPr>
    </w:lvl>
    <w:lvl w:ilvl="6" w:tentative="0">
      <w:start w:val="1"/>
      <w:numFmt w:val="decimal"/>
      <w:lvlText w:val="%7."/>
      <w:lvlJc w:val="left"/>
      <w:pPr>
        <w:tabs>
          <w:tab w:val="left" w:pos="3780"/>
        </w:tabs>
        <w:ind w:left="3779" w:hanging="419"/>
      </w:pPr>
      <w:rPr>
        <w:rFonts w:hint="eastAsia"/>
      </w:rPr>
    </w:lvl>
    <w:lvl w:ilvl="7" w:tentative="0">
      <w:start w:val="1"/>
      <w:numFmt w:val="lowerLetter"/>
      <w:lvlText w:val="%8)"/>
      <w:lvlJc w:val="left"/>
      <w:pPr>
        <w:tabs>
          <w:tab w:val="left" w:pos="4200"/>
        </w:tabs>
        <w:ind w:left="4199" w:hanging="419"/>
      </w:pPr>
      <w:rPr>
        <w:rFonts w:hint="eastAsia"/>
      </w:rPr>
    </w:lvl>
    <w:lvl w:ilvl="8" w:tentative="0">
      <w:start w:val="1"/>
      <w:numFmt w:val="lowerRoman"/>
      <w:lvlText w:val="%9."/>
      <w:lvlJc w:val="right"/>
      <w:pPr>
        <w:tabs>
          <w:tab w:val="left" w:pos="4620"/>
        </w:tabs>
        <w:ind w:left="4619" w:hanging="419"/>
      </w:pPr>
      <w:rPr>
        <w:rFonts w:hint="eastAsia"/>
      </w:rPr>
    </w:lvl>
  </w:abstractNum>
  <w:abstractNum w:abstractNumId="46">
    <w:nsid w:val="44E322BB"/>
    <w:multiLevelType w:val="singleLevel"/>
    <w:tmpl w:val="44E322BB"/>
    <w:lvl w:ilvl="0" w:tentative="0">
      <w:start w:val="1"/>
      <w:numFmt w:val="decimal"/>
      <w:lvlText w:val="%1."/>
      <w:lvlJc w:val="left"/>
      <w:pPr>
        <w:ind w:left="425" w:hanging="425"/>
      </w:pPr>
      <w:rPr>
        <w:rFonts w:hint="default"/>
      </w:rPr>
    </w:lvl>
  </w:abstractNum>
  <w:abstractNum w:abstractNumId="47">
    <w:nsid w:val="48581A89"/>
    <w:multiLevelType w:val="singleLevel"/>
    <w:tmpl w:val="48581A89"/>
    <w:lvl w:ilvl="0" w:tentative="0">
      <w:start w:val="1"/>
      <w:numFmt w:val="decimal"/>
      <w:lvlText w:val="%1."/>
      <w:lvlJc w:val="left"/>
      <w:pPr>
        <w:ind w:left="425" w:hanging="425"/>
      </w:pPr>
      <w:rPr>
        <w:rFonts w:hint="default"/>
      </w:rPr>
    </w:lvl>
  </w:abstractNum>
  <w:abstractNum w:abstractNumId="48">
    <w:nsid w:val="4E007A07"/>
    <w:multiLevelType w:val="singleLevel"/>
    <w:tmpl w:val="4E007A07"/>
    <w:lvl w:ilvl="0" w:tentative="0">
      <w:start w:val="1"/>
      <w:numFmt w:val="decimal"/>
      <w:lvlText w:val="%1."/>
      <w:lvlJc w:val="left"/>
      <w:pPr>
        <w:ind w:left="425" w:hanging="425"/>
      </w:pPr>
      <w:rPr>
        <w:rFonts w:hint="default"/>
      </w:rPr>
    </w:lvl>
  </w:abstractNum>
  <w:abstractNum w:abstractNumId="49">
    <w:nsid w:val="4EAA8CA5"/>
    <w:multiLevelType w:val="singleLevel"/>
    <w:tmpl w:val="4EAA8CA5"/>
    <w:lvl w:ilvl="0" w:tentative="0">
      <w:start w:val="1"/>
      <w:numFmt w:val="decimal"/>
      <w:lvlText w:val="%1."/>
      <w:lvlJc w:val="left"/>
      <w:pPr>
        <w:ind w:left="425" w:hanging="425"/>
      </w:pPr>
      <w:rPr>
        <w:rFonts w:hint="default"/>
      </w:rPr>
    </w:lvl>
  </w:abstractNum>
  <w:abstractNum w:abstractNumId="50">
    <w:nsid w:val="578AF95E"/>
    <w:multiLevelType w:val="singleLevel"/>
    <w:tmpl w:val="578AF95E"/>
    <w:lvl w:ilvl="0" w:tentative="0">
      <w:start w:val="1"/>
      <w:numFmt w:val="decimal"/>
      <w:suff w:val="nothing"/>
      <w:lvlText w:val="（%1）"/>
      <w:lvlJc w:val="left"/>
      <w:pPr>
        <w:ind w:left="420"/>
      </w:pPr>
    </w:lvl>
  </w:abstractNum>
  <w:abstractNum w:abstractNumId="51">
    <w:nsid w:val="5D9DF3E7"/>
    <w:multiLevelType w:val="singleLevel"/>
    <w:tmpl w:val="5D9DF3E7"/>
    <w:lvl w:ilvl="0" w:tentative="0">
      <w:start w:val="1"/>
      <w:numFmt w:val="decimal"/>
      <w:suff w:val="nothing"/>
      <w:lvlText w:val="（%1）"/>
      <w:lvlJc w:val="left"/>
      <w:pPr>
        <w:ind w:left="420"/>
      </w:pPr>
    </w:lvl>
  </w:abstractNum>
  <w:abstractNum w:abstractNumId="52">
    <w:nsid w:val="5EC89C54"/>
    <w:multiLevelType w:val="singleLevel"/>
    <w:tmpl w:val="5EC89C54"/>
    <w:lvl w:ilvl="0" w:tentative="0">
      <w:start w:val="1"/>
      <w:numFmt w:val="decimal"/>
      <w:suff w:val="nothing"/>
      <w:lvlText w:val="（%1）"/>
      <w:lvlJc w:val="left"/>
    </w:lvl>
  </w:abstractNum>
  <w:abstractNum w:abstractNumId="53">
    <w:nsid w:val="628299BA"/>
    <w:multiLevelType w:val="singleLevel"/>
    <w:tmpl w:val="628299BA"/>
    <w:lvl w:ilvl="0" w:tentative="0">
      <w:start w:val="1"/>
      <w:numFmt w:val="bullet"/>
      <w:lvlText w:val=""/>
      <w:lvlJc w:val="left"/>
      <w:pPr>
        <w:ind w:left="420" w:hanging="420"/>
      </w:pPr>
      <w:rPr>
        <w:rFonts w:hint="default" w:ascii="Wingdings" w:hAnsi="Wingdings"/>
      </w:rPr>
    </w:lvl>
  </w:abstractNum>
  <w:abstractNum w:abstractNumId="54">
    <w:nsid w:val="6635DB61"/>
    <w:multiLevelType w:val="singleLevel"/>
    <w:tmpl w:val="6635DB61"/>
    <w:lvl w:ilvl="0" w:tentative="0">
      <w:start w:val="1"/>
      <w:numFmt w:val="decimal"/>
      <w:suff w:val="nothing"/>
      <w:lvlText w:val="（%1）"/>
      <w:lvlJc w:val="left"/>
      <w:pPr>
        <w:ind w:left="420"/>
      </w:pPr>
    </w:lvl>
  </w:abstractNum>
  <w:abstractNum w:abstractNumId="55">
    <w:nsid w:val="6706B091"/>
    <w:multiLevelType w:val="singleLevel"/>
    <w:tmpl w:val="6706B091"/>
    <w:lvl w:ilvl="0" w:tentative="0">
      <w:start w:val="1"/>
      <w:numFmt w:val="decimal"/>
      <w:suff w:val="nothing"/>
      <w:lvlText w:val="%1）"/>
      <w:lvlJc w:val="left"/>
    </w:lvl>
  </w:abstractNum>
  <w:abstractNum w:abstractNumId="56">
    <w:nsid w:val="6AEB3188"/>
    <w:multiLevelType w:val="singleLevel"/>
    <w:tmpl w:val="6AEB3188"/>
    <w:lvl w:ilvl="0" w:tentative="0">
      <w:start w:val="1"/>
      <w:numFmt w:val="decimal"/>
      <w:lvlText w:val="%1."/>
      <w:lvlJc w:val="left"/>
      <w:pPr>
        <w:ind w:left="425" w:hanging="425"/>
      </w:pPr>
      <w:rPr>
        <w:rFonts w:hint="default"/>
      </w:rPr>
    </w:lvl>
  </w:abstractNum>
  <w:num w:numId="1">
    <w:abstractNumId w:val="26"/>
  </w:num>
  <w:num w:numId="2">
    <w:abstractNumId w:val="45"/>
  </w:num>
  <w:num w:numId="3">
    <w:abstractNumId w:val="11"/>
  </w:num>
  <w:num w:numId="4">
    <w:abstractNumId w:val="22"/>
  </w:num>
  <w:num w:numId="5">
    <w:abstractNumId w:val="19"/>
  </w:num>
  <w:num w:numId="6">
    <w:abstractNumId w:val="3"/>
  </w:num>
  <w:num w:numId="7">
    <w:abstractNumId w:val="56"/>
  </w:num>
  <w:num w:numId="8">
    <w:abstractNumId w:val="36"/>
  </w:num>
  <w:num w:numId="9">
    <w:abstractNumId w:val="14"/>
  </w:num>
  <w:num w:numId="10">
    <w:abstractNumId w:val="18"/>
  </w:num>
  <w:num w:numId="11">
    <w:abstractNumId w:val="54"/>
  </w:num>
  <w:num w:numId="12">
    <w:abstractNumId w:val="50"/>
  </w:num>
  <w:num w:numId="13">
    <w:abstractNumId w:val="23"/>
  </w:num>
  <w:num w:numId="14">
    <w:abstractNumId w:val="16"/>
  </w:num>
  <w:num w:numId="15">
    <w:abstractNumId w:val="51"/>
  </w:num>
  <w:num w:numId="16">
    <w:abstractNumId w:val="38"/>
  </w:num>
  <w:num w:numId="17">
    <w:abstractNumId w:val="13"/>
  </w:num>
  <w:num w:numId="18">
    <w:abstractNumId w:val="43"/>
  </w:num>
  <w:num w:numId="19">
    <w:abstractNumId w:val="35"/>
  </w:num>
  <w:num w:numId="20">
    <w:abstractNumId w:val="10"/>
  </w:num>
  <w:num w:numId="21">
    <w:abstractNumId w:val="41"/>
  </w:num>
  <w:num w:numId="22">
    <w:abstractNumId w:val="39"/>
  </w:num>
  <w:num w:numId="23">
    <w:abstractNumId w:val="44"/>
  </w:num>
  <w:num w:numId="24">
    <w:abstractNumId w:val="29"/>
  </w:num>
  <w:num w:numId="25">
    <w:abstractNumId w:val="9"/>
  </w:num>
  <w:num w:numId="26">
    <w:abstractNumId w:val="37"/>
  </w:num>
  <w:num w:numId="27">
    <w:abstractNumId w:val="25"/>
  </w:num>
  <w:num w:numId="28">
    <w:abstractNumId w:val="32"/>
  </w:num>
  <w:num w:numId="29">
    <w:abstractNumId w:val="12"/>
  </w:num>
  <w:num w:numId="30">
    <w:abstractNumId w:val="52"/>
  </w:num>
  <w:num w:numId="31">
    <w:abstractNumId w:val="48"/>
  </w:num>
  <w:num w:numId="32">
    <w:abstractNumId w:val="27"/>
  </w:num>
  <w:num w:numId="33">
    <w:abstractNumId w:val="33"/>
  </w:num>
  <w:num w:numId="34">
    <w:abstractNumId w:val="55"/>
  </w:num>
  <w:num w:numId="35">
    <w:abstractNumId w:val="6"/>
  </w:num>
  <w:num w:numId="36">
    <w:abstractNumId w:val="34"/>
  </w:num>
  <w:num w:numId="37">
    <w:abstractNumId w:val="8"/>
  </w:num>
  <w:num w:numId="38">
    <w:abstractNumId w:val="46"/>
  </w:num>
  <w:num w:numId="39">
    <w:abstractNumId w:val="24"/>
  </w:num>
  <w:num w:numId="40">
    <w:abstractNumId w:val="49"/>
  </w:num>
  <w:num w:numId="41">
    <w:abstractNumId w:val="20"/>
  </w:num>
  <w:num w:numId="42">
    <w:abstractNumId w:val="30"/>
  </w:num>
  <w:num w:numId="43">
    <w:abstractNumId w:val="2"/>
  </w:num>
  <w:num w:numId="44">
    <w:abstractNumId w:val="4"/>
  </w:num>
  <w:num w:numId="45">
    <w:abstractNumId w:val="0"/>
  </w:num>
  <w:num w:numId="46">
    <w:abstractNumId w:val="17"/>
  </w:num>
  <w:num w:numId="47">
    <w:abstractNumId w:val="7"/>
  </w:num>
  <w:num w:numId="48">
    <w:abstractNumId w:val="42"/>
  </w:num>
  <w:num w:numId="49">
    <w:abstractNumId w:val="47"/>
  </w:num>
  <w:num w:numId="50">
    <w:abstractNumId w:val="28"/>
  </w:num>
  <w:num w:numId="51">
    <w:abstractNumId w:val="21"/>
  </w:num>
  <w:num w:numId="52">
    <w:abstractNumId w:val="53"/>
  </w:num>
  <w:num w:numId="53">
    <w:abstractNumId w:val="40"/>
  </w:num>
  <w:num w:numId="54">
    <w:abstractNumId w:val="15"/>
  </w:num>
  <w:num w:numId="55">
    <w:abstractNumId w:val="5"/>
  </w:num>
  <w:num w:numId="56">
    <w:abstractNumId w:val="31"/>
  </w:num>
  <w:num w:numId="5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3123">
    <w15:presenceInfo w15:providerId="None" w15:userId="13123"/>
  </w15:person>
  <w15:person w15:author="LWF">
    <w15:presenceInfo w15:providerId="WPS Office" w15:userId="1278370054"/>
  </w15:person>
  <w15:person w15:author="49113">
    <w15:presenceInfo w15:providerId="None" w15:userId="491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evenAndOddHeaders w:val="1"/>
  <w:drawingGridHorizontalSpacing w:val="140"/>
  <w:drawingGridVerticalSpacing w:val="197"/>
  <w:displayHorizontalDrawingGridEvery w:val="1"/>
  <w:displayVerticalDrawingGridEvery w:val="1"/>
  <w:noPunctuationKerning w:val="1"/>
  <w:characterSpacingControl w:val="compressPunctuation"/>
  <w:hdrShapeDefaults>
    <o:shapelayout v:ext="edit">
      <o:idmap v:ext="edit" data="1,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3NzlhMWNlMzI4OGExN2M4ZDdmYTY1NWY5ZDcyNzMifQ=="/>
  </w:docVars>
  <w:rsids>
    <w:rsidRoot w:val="00FB68F3"/>
    <w:rsid w:val="000019C7"/>
    <w:rsid w:val="000E2266"/>
    <w:rsid w:val="000F419A"/>
    <w:rsid w:val="00200C5C"/>
    <w:rsid w:val="00202CF7"/>
    <w:rsid w:val="002828A9"/>
    <w:rsid w:val="002B2B3E"/>
    <w:rsid w:val="003657D4"/>
    <w:rsid w:val="003C23A6"/>
    <w:rsid w:val="003C353B"/>
    <w:rsid w:val="003F4F70"/>
    <w:rsid w:val="004C47B0"/>
    <w:rsid w:val="004D02B6"/>
    <w:rsid w:val="004D075F"/>
    <w:rsid w:val="00555261"/>
    <w:rsid w:val="006E4CA7"/>
    <w:rsid w:val="006F2719"/>
    <w:rsid w:val="00796A95"/>
    <w:rsid w:val="008135A4"/>
    <w:rsid w:val="00863C32"/>
    <w:rsid w:val="008A6E15"/>
    <w:rsid w:val="008B7E12"/>
    <w:rsid w:val="00A52B36"/>
    <w:rsid w:val="00B04B29"/>
    <w:rsid w:val="00B82827"/>
    <w:rsid w:val="00BD76CF"/>
    <w:rsid w:val="00C0694A"/>
    <w:rsid w:val="00C747B7"/>
    <w:rsid w:val="00D24FF0"/>
    <w:rsid w:val="00D311C0"/>
    <w:rsid w:val="00D751BB"/>
    <w:rsid w:val="00D912AF"/>
    <w:rsid w:val="00DA4E6B"/>
    <w:rsid w:val="00E83462"/>
    <w:rsid w:val="00EA172B"/>
    <w:rsid w:val="00F37F57"/>
    <w:rsid w:val="00FB68F3"/>
    <w:rsid w:val="01CA3947"/>
    <w:rsid w:val="01CA5179"/>
    <w:rsid w:val="02815C55"/>
    <w:rsid w:val="02A02D27"/>
    <w:rsid w:val="03144919"/>
    <w:rsid w:val="033029BE"/>
    <w:rsid w:val="03496AC2"/>
    <w:rsid w:val="03BF1170"/>
    <w:rsid w:val="03F66F79"/>
    <w:rsid w:val="03FA6C4F"/>
    <w:rsid w:val="04160A34"/>
    <w:rsid w:val="043457B4"/>
    <w:rsid w:val="04444BF5"/>
    <w:rsid w:val="047268F4"/>
    <w:rsid w:val="054E43FC"/>
    <w:rsid w:val="0581354D"/>
    <w:rsid w:val="05D63B8E"/>
    <w:rsid w:val="069F6D11"/>
    <w:rsid w:val="07825292"/>
    <w:rsid w:val="07A25C72"/>
    <w:rsid w:val="07B77E22"/>
    <w:rsid w:val="07DB25DC"/>
    <w:rsid w:val="08083BE2"/>
    <w:rsid w:val="080C0DE8"/>
    <w:rsid w:val="082B537D"/>
    <w:rsid w:val="082F1849"/>
    <w:rsid w:val="097549F5"/>
    <w:rsid w:val="09E451BD"/>
    <w:rsid w:val="0A061730"/>
    <w:rsid w:val="0A074A30"/>
    <w:rsid w:val="0A9664F9"/>
    <w:rsid w:val="0B7A73D9"/>
    <w:rsid w:val="0C02576E"/>
    <w:rsid w:val="0C795A8B"/>
    <w:rsid w:val="0C7A06CD"/>
    <w:rsid w:val="0CB774C8"/>
    <w:rsid w:val="0CE108E4"/>
    <w:rsid w:val="0D0A2DD4"/>
    <w:rsid w:val="0D7C1AF4"/>
    <w:rsid w:val="0DA626FC"/>
    <w:rsid w:val="0DB90B62"/>
    <w:rsid w:val="0E455182"/>
    <w:rsid w:val="0EA74A2E"/>
    <w:rsid w:val="0EAB7F60"/>
    <w:rsid w:val="0F6D0942"/>
    <w:rsid w:val="103168C2"/>
    <w:rsid w:val="1107059B"/>
    <w:rsid w:val="112D416D"/>
    <w:rsid w:val="115A36DF"/>
    <w:rsid w:val="1198442D"/>
    <w:rsid w:val="11F13A86"/>
    <w:rsid w:val="123D3C74"/>
    <w:rsid w:val="128E6AE6"/>
    <w:rsid w:val="141A4DD2"/>
    <w:rsid w:val="144F1FF6"/>
    <w:rsid w:val="14A67F99"/>
    <w:rsid w:val="14D10979"/>
    <w:rsid w:val="15186346"/>
    <w:rsid w:val="15756DA1"/>
    <w:rsid w:val="15DF0199"/>
    <w:rsid w:val="16A043B8"/>
    <w:rsid w:val="16A37087"/>
    <w:rsid w:val="170020A7"/>
    <w:rsid w:val="17434FEA"/>
    <w:rsid w:val="17EF66AE"/>
    <w:rsid w:val="17F365E1"/>
    <w:rsid w:val="18A21883"/>
    <w:rsid w:val="18D74F90"/>
    <w:rsid w:val="194F68F8"/>
    <w:rsid w:val="196C7991"/>
    <w:rsid w:val="198E5044"/>
    <w:rsid w:val="19CF7FE4"/>
    <w:rsid w:val="1A306C43"/>
    <w:rsid w:val="1A35208F"/>
    <w:rsid w:val="1A8C6F15"/>
    <w:rsid w:val="1A990BB9"/>
    <w:rsid w:val="1B7448B0"/>
    <w:rsid w:val="1BB51ED7"/>
    <w:rsid w:val="1BCA1C7A"/>
    <w:rsid w:val="1BF559B5"/>
    <w:rsid w:val="1C0A2666"/>
    <w:rsid w:val="1CC40B0B"/>
    <w:rsid w:val="1D7F7424"/>
    <w:rsid w:val="1D8724EB"/>
    <w:rsid w:val="1DB46042"/>
    <w:rsid w:val="1DD26459"/>
    <w:rsid w:val="1DE27193"/>
    <w:rsid w:val="1DEA28C9"/>
    <w:rsid w:val="1DEA6B79"/>
    <w:rsid w:val="1DFF0BC7"/>
    <w:rsid w:val="1F8B73DE"/>
    <w:rsid w:val="20031373"/>
    <w:rsid w:val="202F0D4B"/>
    <w:rsid w:val="207260F4"/>
    <w:rsid w:val="20D05C33"/>
    <w:rsid w:val="21456A99"/>
    <w:rsid w:val="21A16769"/>
    <w:rsid w:val="21DC43BE"/>
    <w:rsid w:val="22401345"/>
    <w:rsid w:val="22DC0E1C"/>
    <w:rsid w:val="230774B4"/>
    <w:rsid w:val="237C731B"/>
    <w:rsid w:val="23A4545D"/>
    <w:rsid w:val="23E23DEF"/>
    <w:rsid w:val="24925E0F"/>
    <w:rsid w:val="259953D4"/>
    <w:rsid w:val="268E5CDF"/>
    <w:rsid w:val="272D10EA"/>
    <w:rsid w:val="275036D1"/>
    <w:rsid w:val="276C7914"/>
    <w:rsid w:val="27D47429"/>
    <w:rsid w:val="27F85E8B"/>
    <w:rsid w:val="28631205"/>
    <w:rsid w:val="28F11352"/>
    <w:rsid w:val="293B03C7"/>
    <w:rsid w:val="29685816"/>
    <w:rsid w:val="296C17B4"/>
    <w:rsid w:val="2A482B83"/>
    <w:rsid w:val="2A6477E9"/>
    <w:rsid w:val="2ACE0089"/>
    <w:rsid w:val="2B20265E"/>
    <w:rsid w:val="2B333328"/>
    <w:rsid w:val="2B497983"/>
    <w:rsid w:val="2B8B307D"/>
    <w:rsid w:val="2C3E297C"/>
    <w:rsid w:val="2C9D10AE"/>
    <w:rsid w:val="2CB118B1"/>
    <w:rsid w:val="2CBB7FFA"/>
    <w:rsid w:val="2CC976A8"/>
    <w:rsid w:val="2D036B73"/>
    <w:rsid w:val="2D771D7A"/>
    <w:rsid w:val="2E312123"/>
    <w:rsid w:val="2E45022A"/>
    <w:rsid w:val="2E915AA3"/>
    <w:rsid w:val="2EA97E70"/>
    <w:rsid w:val="2EAF057F"/>
    <w:rsid w:val="2ECF385C"/>
    <w:rsid w:val="2EE465CE"/>
    <w:rsid w:val="2F070BB8"/>
    <w:rsid w:val="2F3B2C7B"/>
    <w:rsid w:val="2F3D5DEC"/>
    <w:rsid w:val="2F7539BD"/>
    <w:rsid w:val="2FE96D72"/>
    <w:rsid w:val="2FFC1E8C"/>
    <w:rsid w:val="30E979DB"/>
    <w:rsid w:val="31297C44"/>
    <w:rsid w:val="31E347ED"/>
    <w:rsid w:val="32583282"/>
    <w:rsid w:val="329D750B"/>
    <w:rsid w:val="32FF32EC"/>
    <w:rsid w:val="330D29A1"/>
    <w:rsid w:val="33460FE8"/>
    <w:rsid w:val="33776839"/>
    <w:rsid w:val="33993AA7"/>
    <w:rsid w:val="33C90490"/>
    <w:rsid w:val="340F412C"/>
    <w:rsid w:val="343204F6"/>
    <w:rsid w:val="34411A67"/>
    <w:rsid w:val="35AB4261"/>
    <w:rsid w:val="35B06B53"/>
    <w:rsid w:val="35D437DA"/>
    <w:rsid w:val="36FB57A5"/>
    <w:rsid w:val="37045CCD"/>
    <w:rsid w:val="370F07AC"/>
    <w:rsid w:val="38735852"/>
    <w:rsid w:val="38A442D9"/>
    <w:rsid w:val="38F325B4"/>
    <w:rsid w:val="39A453EE"/>
    <w:rsid w:val="39F86EAF"/>
    <w:rsid w:val="3A460B8E"/>
    <w:rsid w:val="3A677AF9"/>
    <w:rsid w:val="3A75441D"/>
    <w:rsid w:val="3A9E333D"/>
    <w:rsid w:val="3ACA294E"/>
    <w:rsid w:val="3B205818"/>
    <w:rsid w:val="3B3C3FBF"/>
    <w:rsid w:val="3B49419B"/>
    <w:rsid w:val="3B8A7125"/>
    <w:rsid w:val="3C4120C0"/>
    <w:rsid w:val="3C677E46"/>
    <w:rsid w:val="3C8C16F4"/>
    <w:rsid w:val="3CEB01EB"/>
    <w:rsid w:val="3D206B60"/>
    <w:rsid w:val="3D356C89"/>
    <w:rsid w:val="3D61631D"/>
    <w:rsid w:val="3DAE2B41"/>
    <w:rsid w:val="3DB87D68"/>
    <w:rsid w:val="3DBF4F4E"/>
    <w:rsid w:val="3DFA5EA3"/>
    <w:rsid w:val="3E4F3348"/>
    <w:rsid w:val="3E7F1BD7"/>
    <w:rsid w:val="3EBD2E04"/>
    <w:rsid w:val="3EE0404F"/>
    <w:rsid w:val="4053524B"/>
    <w:rsid w:val="414C5340"/>
    <w:rsid w:val="41952EB9"/>
    <w:rsid w:val="41F3411B"/>
    <w:rsid w:val="420E52BB"/>
    <w:rsid w:val="426430BF"/>
    <w:rsid w:val="42AE5F44"/>
    <w:rsid w:val="42CE5F2E"/>
    <w:rsid w:val="43327052"/>
    <w:rsid w:val="4373439F"/>
    <w:rsid w:val="43BF4FEE"/>
    <w:rsid w:val="447F3E93"/>
    <w:rsid w:val="456663A9"/>
    <w:rsid w:val="45C4635B"/>
    <w:rsid w:val="46104DE5"/>
    <w:rsid w:val="46B27B0E"/>
    <w:rsid w:val="476C39B0"/>
    <w:rsid w:val="47937009"/>
    <w:rsid w:val="4794414C"/>
    <w:rsid w:val="47BC3F47"/>
    <w:rsid w:val="48B60AA6"/>
    <w:rsid w:val="48C02947"/>
    <w:rsid w:val="49670E3B"/>
    <w:rsid w:val="49851905"/>
    <w:rsid w:val="49884D68"/>
    <w:rsid w:val="49C03BE1"/>
    <w:rsid w:val="49E040B3"/>
    <w:rsid w:val="4A1445B0"/>
    <w:rsid w:val="4A7132F5"/>
    <w:rsid w:val="4ACA5818"/>
    <w:rsid w:val="4B362C2A"/>
    <w:rsid w:val="4B84276D"/>
    <w:rsid w:val="4C191C0F"/>
    <w:rsid w:val="4C52584D"/>
    <w:rsid w:val="4C5D3F4F"/>
    <w:rsid w:val="4CCE20BD"/>
    <w:rsid w:val="4D242CC4"/>
    <w:rsid w:val="4E7B2EAD"/>
    <w:rsid w:val="4EEC7A3E"/>
    <w:rsid w:val="4EF6035F"/>
    <w:rsid w:val="4F18436E"/>
    <w:rsid w:val="4F833B28"/>
    <w:rsid w:val="4FA41F25"/>
    <w:rsid w:val="4FAF7DAD"/>
    <w:rsid w:val="4FC57A8A"/>
    <w:rsid w:val="50765CE5"/>
    <w:rsid w:val="51973EAD"/>
    <w:rsid w:val="51C22F9B"/>
    <w:rsid w:val="51E337CF"/>
    <w:rsid w:val="523710C4"/>
    <w:rsid w:val="523D5EF0"/>
    <w:rsid w:val="52462715"/>
    <w:rsid w:val="524F78C5"/>
    <w:rsid w:val="529C6CB7"/>
    <w:rsid w:val="52DB6F49"/>
    <w:rsid w:val="53292AA1"/>
    <w:rsid w:val="5345188D"/>
    <w:rsid w:val="543B4A87"/>
    <w:rsid w:val="543E5F78"/>
    <w:rsid w:val="544D32CB"/>
    <w:rsid w:val="54747933"/>
    <w:rsid w:val="54760D13"/>
    <w:rsid w:val="54D2171E"/>
    <w:rsid w:val="54FD3EA7"/>
    <w:rsid w:val="559048F7"/>
    <w:rsid w:val="55CD73E6"/>
    <w:rsid w:val="56E92F05"/>
    <w:rsid w:val="57080563"/>
    <w:rsid w:val="5798338A"/>
    <w:rsid w:val="57A55530"/>
    <w:rsid w:val="57C06830"/>
    <w:rsid w:val="57D311D0"/>
    <w:rsid w:val="58802B11"/>
    <w:rsid w:val="58B86CED"/>
    <w:rsid w:val="5A0A2421"/>
    <w:rsid w:val="5A572D76"/>
    <w:rsid w:val="5BB0202E"/>
    <w:rsid w:val="5C0E1F5F"/>
    <w:rsid w:val="5C8D1509"/>
    <w:rsid w:val="5CA77AE5"/>
    <w:rsid w:val="5CB23BB7"/>
    <w:rsid w:val="5CC5504D"/>
    <w:rsid w:val="5D901B5E"/>
    <w:rsid w:val="5EEC75D9"/>
    <w:rsid w:val="600040E6"/>
    <w:rsid w:val="60E279BC"/>
    <w:rsid w:val="60EB6192"/>
    <w:rsid w:val="61087D69"/>
    <w:rsid w:val="61375DF0"/>
    <w:rsid w:val="618F3045"/>
    <w:rsid w:val="62012386"/>
    <w:rsid w:val="620E5FB0"/>
    <w:rsid w:val="62672BCF"/>
    <w:rsid w:val="62920346"/>
    <w:rsid w:val="63002E21"/>
    <w:rsid w:val="6322133F"/>
    <w:rsid w:val="63381C06"/>
    <w:rsid w:val="63A9650A"/>
    <w:rsid w:val="6407517B"/>
    <w:rsid w:val="64296EE5"/>
    <w:rsid w:val="642E7E05"/>
    <w:rsid w:val="64BE1E10"/>
    <w:rsid w:val="64C46619"/>
    <w:rsid w:val="64E7562D"/>
    <w:rsid w:val="64ED176D"/>
    <w:rsid w:val="655E747C"/>
    <w:rsid w:val="65993E6E"/>
    <w:rsid w:val="659F63BE"/>
    <w:rsid w:val="65A46266"/>
    <w:rsid w:val="65CB1E5E"/>
    <w:rsid w:val="65EB6621"/>
    <w:rsid w:val="66523BFE"/>
    <w:rsid w:val="66BD3E00"/>
    <w:rsid w:val="67CF2561"/>
    <w:rsid w:val="67F5426D"/>
    <w:rsid w:val="68C917A1"/>
    <w:rsid w:val="68EA72AC"/>
    <w:rsid w:val="6A1D1EDE"/>
    <w:rsid w:val="6A841F1A"/>
    <w:rsid w:val="6AEB4ECB"/>
    <w:rsid w:val="6B11055D"/>
    <w:rsid w:val="6C0F3220"/>
    <w:rsid w:val="6C3E40F6"/>
    <w:rsid w:val="6C41136A"/>
    <w:rsid w:val="6CB6157B"/>
    <w:rsid w:val="6D0436BE"/>
    <w:rsid w:val="6D3D7110"/>
    <w:rsid w:val="6D957464"/>
    <w:rsid w:val="6DB45C42"/>
    <w:rsid w:val="6DC80801"/>
    <w:rsid w:val="6E2F4DEC"/>
    <w:rsid w:val="6E476593"/>
    <w:rsid w:val="6E6A5471"/>
    <w:rsid w:val="6EC73472"/>
    <w:rsid w:val="6EC8344A"/>
    <w:rsid w:val="6ED82121"/>
    <w:rsid w:val="6F302FB3"/>
    <w:rsid w:val="6F330356"/>
    <w:rsid w:val="7025128D"/>
    <w:rsid w:val="70546345"/>
    <w:rsid w:val="705A6EFE"/>
    <w:rsid w:val="709934CC"/>
    <w:rsid w:val="7120168C"/>
    <w:rsid w:val="7263445F"/>
    <w:rsid w:val="72A9539F"/>
    <w:rsid w:val="72B253C3"/>
    <w:rsid w:val="73256266"/>
    <w:rsid w:val="734A2F75"/>
    <w:rsid w:val="73692304"/>
    <w:rsid w:val="745F7398"/>
    <w:rsid w:val="749900D4"/>
    <w:rsid w:val="762B454D"/>
    <w:rsid w:val="764A0CB1"/>
    <w:rsid w:val="76611C61"/>
    <w:rsid w:val="77270B7C"/>
    <w:rsid w:val="77A36588"/>
    <w:rsid w:val="784D33BD"/>
    <w:rsid w:val="78A717FC"/>
    <w:rsid w:val="792B237C"/>
    <w:rsid w:val="79552EF7"/>
    <w:rsid w:val="7A413E5B"/>
    <w:rsid w:val="7A512115"/>
    <w:rsid w:val="7B021DD1"/>
    <w:rsid w:val="7B6608BE"/>
    <w:rsid w:val="7BAB4EC7"/>
    <w:rsid w:val="7C4B1760"/>
    <w:rsid w:val="7C9F4B0C"/>
    <w:rsid w:val="7CB25803"/>
    <w:rsid w:val="7DA01DC8"/>
    <w:rsid w:val="7E9A257B"/>
    <w:rsid w:val="7ECD06A7"/>
    <w:rsid w:val="7EF01D10"/>
    <w:rsid w:val="7F0364DA"/>
    <w:rsid w:val="7F34567B"/>
    <w:rsid w:val="7F3765D7"/>
    <w:rsid w:val="7F9F61D3"/>
    <w:rsid w:val="7FCE1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asciiTheme="minorHAnsi" w:hAnsiTheme="minorHAnsi" w:cstheme="minorBidi"/>
      <w:kern w:val="2"/>
      <w:sz w:val="28"/>
      <w:szCs w:val="24"/>
      <w:lang w:val="en-US" w:eastAsia="zh-CN" w:bidi="ar-SA"/>
    </w:rPr>
  </w:style>
  <w:style w:type="paragraph" w:styleId="2">
    <w:name w:val="heading 1"/>
    <w:basedOn w:val="1"/>
    <w:next w:val="1"/>
    <w:qFormat/>
    <w:uiPriority w:val="0"/>
    <w:pPr>
      <w:keepNext/>
      <w:keepLines/>
      <w:numPr>
        <w:ilvl w:val="0"/>
        <w:numId w:val="1"/>
      </w:numPr>
      <w:tabs>
        <w:tab w:val="left" w:pos="432"/>
      </w:tabs>
      <w:spacing w:line="240" w:lineRule="auto"/>
      <w:ind w:left="431" w:hanging="431"/>
      <w:outlineLvl w:val="0"/>
    </w:pPr>
    <w:rPr>
      <w:rFonts w:ascii="黑体" w:hAnsi="黑体" w:cs="黑体"/>
      <w:b/>
      <w:bCs/>
      <w:kern w:val="44"/>
      <w:sz w:val="32"/>
      <w:szCs w:val="32"/>
    </w:rPr>
  </w:style>
  <w:style w:type="paragraph" w:styleId="3">
    <w:name w:val="heading 2"/>
    <w:basedOn w:val="1"/>
    <w:next w:val="1"/>
    <w:qFormat/>
    <w:uiPriority w:val="0"/>
    <w:pPr>
      <w:keepNext/>
      <w:keepLines/>
      <w:numPr>
        <w:ilvl w:val="1"/>
        <w:numId w:val="1"/>
      </w:numPr>
      <w:tabs>
        <w:tab w:val="left" w:pos="576"/>
      </w:tabs>
      <w:ind w:left="573" w:hanging="573"/>
      <w:outlineLvl w:val="1"/>
    </w:pPr>
    <w:rPr>
      <w:rFonts w:ascii="黑体" w:hAnsi="黑体" w:cs="黑体"/>
      <w:b/>
      <w:bCs/>
      <w:sz w:val="30"/>
      <w:szCs w:val="30"/>
    </w:rPr>
  </w:style>
  <w:style w:type="paragraph" w:styleId="4">
    <w:name w:val="heading 3"/>
    <w:basedOn w:val="1"/>
    <w:next w:val="1"/>
    <w:unhideWhenUsed/>
    <w:qFormat/>
    <w:uiPriority w:val="0"/>
    <w:pPr>
      <w:keepNext/>
      <w:keepLines/>
      <w:numPr>
        <w:ilvl w:val="2"/>
        <w:numId w:val="1"/>
      </w:numPr>
      <w:tabs>
        <w:tab w:val="left" w:pos="720"/>
      </w:tabs>
      <w:spacing w:before="260" w:after="260"/>
      <w:outlineLvl w:val="2"/>
    </w:pPr>
    <w:rPr>
      <w:rFonts w:cs="黑体"/>
      <w:b/>
      <w:szCs w:val="28"/>
    </w:rPr>
  </w:style>
  <w:style w:type="paragraph" w:styleId="5">
    <w:name w:val="heading 4"/>
    <w:basedOn w:val="1"/>
    <w:next w:val="1"/>
    <w:unhideWhenUsed/>
    <w:qFormat/>
    <w:uiPriority w:val="0"/>
    <w:pPr>
      <w:keepNext/>
      <w:keepLines/>
      <w:numPr>
        <w:ilvl w:val="3"/>
        <w:numId w:val="1"/>
      </w:numPr>
      <w:tabs>
        <w:tab w:val="left" w:pos="864"/>
      </w:tabs>
      <w:ind w:left="862" w:hanging="862"/>
      <w:outlineLvl w:val="3"/>
    </w:pPr>
    <w:rPr>
      <w:rFonts w:ascii="Arial" w:hAnsi="Arial" w:cs="黑体"/>
    </w:rPr>
  </w:style>
  <w:style w:type="paragraph" w:styleId="6">
    <w:name w:val="heading 5"/>
    <w:basedOn w:val="1"/>
    <w:next w:val="1"/>
    <w:unhideWhenUsed/>
    <w:qFormat/>
    <w:uiPriority w:val="0"/>
    <w:pPr>
      <w:keepNext/>
      <w:keepLines/>
      <w:numPr>
        <w:ilvl w:val="4"/>
        <w:numId w:val="1"/>
      </w:numPr>
      <w:ind w:left="1009" w:hanging="1009"/>
      <w:outlineLvl w:val="4"/>
    </w:pPr>
    <w:rPr>
      <w:rFonts w:cs="黑体"/>
    </w:rPr>
  </w:style>
  <w:style w:type="paragraph" w:styleId="7">
    <w:name w:val="heading 6"/>
    <w:basedOn w:val="1"/>
    <w:next w:val="1"/>
    <w:unhideWhenUsed/>
    <w:qFormat/>
    <w:uiPriority w:val="0"/>
    <w:pPr>
      <w:keepNext/>
      <w:keepLines/>
      <w:numPr>
        <w:ilvl w:val="5"/>
        <w:numId w:val="1"/>
      </w:numPr>
      <w:spacing w:before="240" w:after="64" w:line="317" w:lineRule="auto"/>
      <w:outlineLvl w:val="5"/>
    </w:pPr>
    <w:rPr>
      <w:rFonts w:ascii="Arial" w:hAnsi="Arial" w:eastAsia="黑体"/>
      <w:b/>
      <w:sz w:val="21"/>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spacing w:before="100" w:after="100"/>
      <w:ind w:firstLine="560"/>
    </w:pPr>
    <w:rPr>
      <w:rFonts w:ascii="Times New Roman" w:hAnsi="Times New Roman" w:cs="Times New Roman"/>
      <w:color w:val="000000" w:themeColor="text1"/>
      <w:szCs w:val="20"/>
      <w14:textFill>
        <w14:solidFill>
          <w14:schemeClr w14:val="tx1"/>
        </w14:solidFill>
      </w14:textFill>
    </w:rPr>
  </w:style>
  <w:style w:type="paragraph" w:styleId="12">
    <w:name w:val="caption"/>
    <w:basedOn w:val="1"/>
    <w:next w:val="1"/>
    <w:semiHidden/>
    <w:unhideWhenUsed/>
    <w:qFormat/>
    <w:uiPriority w:val="0"/>
    <w:rPr>
      <w:rFonts w:ascii="Arial" w:hAnsi="Arial" w:eastAsia="黑体" w:cs="黑体"/>
      <w:sz w:val="21"/>
      <w:szCs w:val="21"/>
    </w:rPr>
  </w:style>
  <w:style w:type="paragraph" w:styleId="13">
    <w:name w:val="annotation text"/>
    <w:basedOn w:val="1"/>
    <w:link w:val="67"/>
    <w:qFormat/>
    <w:uiPriority w:val="0"/>
    <w:pPr>
      <w:jc w:val="left"/>
    </w:pPr>
  </w:style>
  <w:style w:type="paragraph" w:styleId="14">
    <w:name w:val="Body Text"/>
    <w:basedOn w:val="1"/>
    <w:next w:val="15"/>
    <w:unhideWhenUsed/>
    <w:qFormat/>
    <w:uiPriority w:val="99"/>
    <w:pPr>
      <w:spacing w:after="120"/>
    </w:pPr>
  </w:style>
  <w:style w:type="paragraph" w:styleId="15">
    <w:name w:val="Body Text 2"/>
    <w:basedOn w:val="1"/>
    <w:qFormat/>
    <w:uiPriority w:val="0"/>
    <w:pPr>
      <w:spacing w:after="120" w:line="480" w:lineRule="auto"/>
    </w:pPr>
  </w:style>
  <w:style w:type="paragraph" w:styleId="16">
    <w:name w:val="Body Text Indent"/>
    <w:basedOn w:val="1"/>
    <w:qFormat/>
    <w:uiPriority w:val="0"/>
    <w:pPr>
      <w:spacing w:after="120"/>
      <w:ind w:left="420" w:leftChars="200" w:firstLine="624"/>
    </w:pPr>
  </w:style>
  <w:style w:type="paragraph" w:styleId="17">
    <w:name w:val="index 4"/>
    <w:basedOn w:val="1"/>
    <w:next w:val="1"/>
    <w:qFormat/>
    <w:uiPriority w:val="0"/>
    <w:pPr>
      <w:suppressAutoHyphens/>
      <w:ind w:left="1260"/>
    </w:pPr>
  </w:style>
  <w:style w:type="paragraph" w:styleId="18">
    <w:name w:val="toc 5"/>
    <w:basedOn w:val="1"/>
    <w:next w:val="1"/>
    <w:qFormat/>
    <w:uiPriority w:val="0"/>
    <w:pPr>
      <w:ind w:left="1680" w:leftChars="800"/>
    </w:pPr>
  </w:style>
  <w:style w:type="paragraph" w:styleId="19">
    <w:name w:val="toc 3"/>
    <w:basedOn w:val="1"/>
    <w:next w:val="1"/>
    <w:qFormat/>
    <w:uiPriority w:val="0"/>
    <w:pPr>
      <w:ind w:left="840" w:leftChars="400"/>
    </w:pPr>
  </w:style>
  <w:style w:type="paragraph" w:styleId="20">
    <w:name w:val="Plain Text"/>
    <w:basedOn w:val="1"/>
    <w:next w:val="21"/>
    <w:qFormat/>
    <w:uiPriority w:val="0"/>
    <w:rPr>
      <w:rFonts w:hAnsi="Courier New" w:eastAsia="等线"/>
      <w:sz w:val="20"/>
      <w:szCs w:val="21"/>
    </w:rPr>
  </w:style>
  <w:style w:type="paragraph" w:customStyle="1" w:styleId="21">
    <w:name w:val="正文内容缩进"/>
    <w:basedOn w:val="1"/>
    <w:qFormat/>
    <w:uiPriority w:val="0"/>
  </w:style>
  <w:style w:type="paragraph" w:styleId="22">
    <w:name w:val="footer"/>
    <w:basedOn w:val="1"/>
    <w:qFormat/>
    <w:uiPriority w:val="0"/>
    <w:pPr>
      <w:tabs>
        <w:tab w:val="center" w:pos="4153"/>
        <w:tab w:val="right" w:pos="8306"/>
      </w:tabs>
      <w:snapToGrid w:val="0"/>
      <w:jc w:val="left"/>
    </w:pPr>
    <w:rPr>
      <w:sz w:val="18"/>
    </w:rPr>
  </w:style>
  <w:style w:type="paragraph" w:styleId="23">
    <w:name w:val="header"/>
    <w:basedOn w:val="1"/>
    <w:link w:val="7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24">
    <w:name w:val="toc 1"/>
    <w:basedOn w:val="1"/>
    <w:next w:val="1"/>
    <w:qFormat/>
    <w:uiPriority w:val="0"/>
  </w:style>
  <w:style w:type="paragraph" w:styleId="25">
    <w:name w:val="toc 4"/>
    <w:basedOn w:val="1"/>
    <w:next w:val="1"/>
    <w:qFormat/>
    <w:uiPriority w:val="0"/>
    <w:pPr>
      <w:ind w:left="1260" w:leftChars="600"/>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0"/>
    <w:pPr>
      <w:ind w:left="420" w:leftChars="200"/>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9">
    <w:name w:val="annotation subject"/>
    <w:basedOn w:val="13"/>
    <w:next w:val="13"/>
    <w:link w:val="68"/>
    <w:qFormat/>
    <w:uiPriority w:val="0"/>
    <w:rPr>
      <w:b/>
      <w:bCs/>
    </w:rPr>
  </w:style>
  <w:style w:type="paragraph" w:styleId="30">
    <w:name w:val="Body Text First Indent"/>
    <w:basedOn w:val="14"/>
    <w:next w:val="31"/>
    <w:unhideWhenUsed/>
    <w:qFormat/>
    <w:uiPriority w:val="99"/>
    <w:pPr>
      <w:ind w:firstLine="420" w:firstLineChars="100"/>
    </w:pPr>
  </w:style>
  <w:style w:type="paragraph" w:styleId="31">
    <w:name w:val="Body Text First Indent 2"/>
    <w:basedOn w:val="16"/>
    <w:link w:val="70"/>
    <w:qFormat/>
    <w:uiPriority w:val="0"/>
    <w:pPr>
      <w:adjustRightInd w:val="0"/>
      <w:spacing w:after="0"/>
      <w:ind w:left="0" w:leftChars="0" w:firstLine="560" w:firstLineChars="200"/>
    </w:pPr>
    <w:rPr>
      <w:rFonts w:cs="仿宋"/>
      <w:color w:val="000000" w:themeColor="text1"/>
      <w:szCs w:val="28"/>
      <w14:textFill>
        <w14:solidFill>
          <w14:schemeClr w14:val="tx1"/>
        </w14:solidFill>
      </w14:textFill>
    </w:rPr>
  </w:style>
  <w:style w:type="table" w:styleId="33">
    <w:name w:val="Table Grid"/>
    <w:basedOn w:val="32"/>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5">
    <w:name w:val="Strong"/>
    <w:basedOn w:val="34"/>
    <w:qFormat/>
    <w:uiPriority w:val="0"/>
    <w:rPr>
      <w:b/>
    </w:rPr>
  </w:style>
  <w:style w:type="character" w:styleId="36">
    <w:name w:val="FollowedHyperlink"/>
    <w:basedOn w:val="34"/>
    <w:qFormat/>
    <w:uiPriority w:val="0"/>
    <w:rPr>
      <w:color w:val="800080"/>
      <w:u w:val="single"/>
    </w:rPr>
  </w:style>
  <w:style w:type="character" w:styleId="37">
    <w:name w:val="Hyperlink"/>
    <w:basedOn w:val="34"/>
    <w:qFormat/>
    <w:uiPriority w:val="0"/>
    <w:rPr>
      <w:color w:val="0000FF"/>
      <w:u w:val="single"/>
    </w:rPr>
  </w:style>
  <w:style w:type="character" w:styleId="38">
    <w:name w:val="HTML Code"/>
    <w:basedOn w:val="34"/>
    <w:qFormat/>
    <w:uiPriority w:val="0"/>
    <w:rPr>
      <w:rFonts w:ascii="Courier New" w:hAnsi="Courier New"/>
      <w:sz w:val="20"/>
    </w:rPr>
  </w:style>
  <w:style w:type="character" w:styleId="39">
    <w:name w:val="annotation reference"/>
    <w:basedOn w:val="34"/>
    <w:semiHidden/>
    <w:unhideWhenUsed/>
    <w:qFormat/>
    <w:uiPriority w:val="0"/>
    <w:rPr>
      <w:sz w:val="21"/>
      <w:szCs w:val="21"/>
    </w:rPr>
  </w:style>
  <w:style w:type="paragraph" w:customStyle="1" w:styleId="40">
    <w:name w:val="方案正文"/>
    <w:qFormat/>
    <w:uiPriority w:val="0"/>
    <w:pPr>
      <w:spacing w:line="360" w:lineRule="auto"/>
      <w:ind w:firstLine="200" w:firstLineChars="200"/>
    </w:pPr>
    <w:rPr>
      <w:rFonts w:ascii="Times New Roman" w:hAnsi="Times New Roman" w:eastAsia="仿宋" w:cs="Times New Roman"/>
      <w:kern w:val="2"/>
      <w:sz w:val="24"/>
      <w:szCs w:val="21"/>
      <w:lang w:val="en-US" w:eastAsia="zh-CN" w:bidi="ar-SA"/>
    </w:rPr>
  </w:style>
  <w:style w:type="table" w:customStyle="1" w:styleId="41">
    <w:name w:val="Table Normal_0"/>
    <w:semiHidden/>
    <w:unhideWhenUsed/>
    <w:qFormat/>
    <w:uiPriority w:val="0"/>
    <w:tblPr>
      <w:tblCellMar>
        <w:top w:w="0" w:type="dxa"/>
        <w:left w:w="0" w:type="dxa"/>
        <w:bottom w:w="0" w:type="dxa"/>
        <w:right w:w="0" w:type="dxa"/>
      </w:tblCellMar>
    </w:tblPr>
  </w:style>
  <w:style w:type="paragraph" w:customStyle="1" w:styleId="42">
    <w:name w:val="Table Text"/>
    <w:basedOn w:val="1"/>
    <w:semiHidden/>
    <w:qFormat/>
    <w:uiPriority w:val="0"/>
    <w:rPr>
      <w:rFonts w:ascii="Arial" w:hAnsi="Arial" w:eastAsia="Arial" w:cs="Arial"/>
      <w:sz w:val="21"/>
      <w:szCs w:val="21"/>
      <w:lang w:eastAsia="en-US"/>
    </w:rPr>
  </w:style>
  <w:style w:type="paragraph" w:customStyle="1" w:styleId="43">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44">
    <w:name w:val="字母编号列项（一级）"/>
    <w:qFormat/>
    <w:uiPriority w:val="0"/>
    <w:pPr>
      <w:numPr>
        <w:ilvl w:val="0"/>
        <w:numId w:val="2"/>
      </w:numPr>
      <w:tabs>
        <w:tab w:val="left" w:pos="840"/>
        <w:tab w:val="clear" w:pos="1260"/>
      </w:tabs>
      <w:jc w:val="both"/>
    </w:pPr>
    <w:rPr>
      <w:rFonts w:ascii="宋体" w:hAnsi="Times New Roman" w:eastAsia="宋体" w:cs="Times New Roman"/>
      <w:sz w:val="21"/>
      <w:lang w:val="en-US" w:eastAsia="zh-CN" w:bidi="ar-SA"/>
    </w:rPr>
  </w:style>
  <w:style w:type="paragraph" w:customStyle="1" w:styleId="45">
    <w:name w:val="文件标题"/>
    <w:basedOn w:val="1"/>
    <w:qFormat/>
    <w:uiPriority w:val="0"/>
    <w:pPr>
      <w:widowControl/>
      <w:kinsoku w:val="0"/>
      <w:autoSpaceDE w:val="0"/>
      <w:autoSpaceDN w:val="0"/>
      <w:adjustRightInd w:val="0"/>
      <w:snapToGrid w:val="0"/>
      <w:ind w:left="624"/>
      <w:jc w:val="center"/>
      <w:textAlignment w:val="baseline"/>
    </w:pPr>
    <w:rPr>
      <w:rFonts w:hint="eastAsia" w:ascii="黑体" w:hAnsi="黑体" w:eastAsia="黑体" w:cs="黑体"/>
      <w:snapToGrid w:val="0"/>
      <w:color w:val="000000"/>
      <w:spacing w:val="-13"/>
      <w:kern w:val="0"/>
      <w:sz w:val="52"/>
      <w:szCs w:val="52"/>
      <w:lang w:eastAsia="en-US"/>
    </w:rPr>
  </w:style>
  <w:style w:type="paragraph" w:customStyle="1" w:styleId="46">
    <w:name w:val="表格标题"/>
    <w:basedOn w:val="1"/>
    <w:qFormat/>
    <w:uiPriority w:val="0"/>
    <w:pPr>
      <w:jc w:val="center"/>
    </w:pPr>
    <w:rPr>
      <w:rFonts w:ascii="黑体" w:hAnsi="宋体" w:eastAsia="黑体" w:cs="宋体"/>
    </w:rPr>
  </w:style>
  <w:style w:type="paragraph" w:customStyle="1" w:styleId="47">
    <w:name w:val="附录"/>
    <w:basedOn w:val="2"/>
    <w:next w:val="1"/>
    <w:qFormat/>
    <w:uiPriority w:val="0"/>
    <w:pPr>
      <w:numPr>
        <w:numId w:val="3"/>
      </w:numPr>
      <w:spacing w:line="360" w:lineRule="auto"/>
      <w:ind w:left="431" w:hanging="431"/>
      <w:jc w:val="center"/>
    </w:pPr>
  </w:style>
  <w:style w:type="table" w:customStyle="1" w:styleId="48">
    <w:name w:val="样式99"/>
    <w:basedOn w:val="32"/>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ingLiU_HKSCS-ExtB"/>
        <w:b/>
      </w:rPr>
    </w:tblStylePr>
  </w:style>
  <w:style w:type="paragraph" w:styleId="49">
    <w:name w:val="No Spacing"/>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0">
    <w:name w:val="fs-4-first-line-indent-2"/>
    <w:basedOn w:val="1"/>
    <w:qFormat/>
    <w:uiPriority w:val="0"/>
    <w:pPr>
      <w:ind w:firstLine="480"/>
    </w:pPr>
    <w:rPr>
      <w:rFonts w:ascii="华文仿宋" w:hAnsi="华文仿宋" w:eastAsia="华文仿宋"/>
    </w:rPr>
  </w:style>
  <w:style w:type="paragraph" w:customStyle="1" w:styleId="51">
    <w:name w:val="密-表格正文"/>
    <w:basedOn w:val="1"/>
    <w:qFormat/>
    <w:uiPriority w:val="0"/>
    <w:pPr>
      <w:autoSpaceDE w:val="0"/>
      <w:autoSpaceDN w:val="0"/>
      <w:adjustRightInd w:val="0"/>
      <w:snapToGrid w:val="0"/>
      <w:spacing w:line="276" w:lineRule="auto"/>
      <w:jc w:val="center"/>
    </w:pPr>
    <w:rPr>
      <w:snapToGrid w:val="0"/>
      <w:color w:val="000000" w:themeColor="text1"/>
      <w:sz w:val="21"/>
      <w:szCs w:val="21"/>
      <w14:textFill>
        <w14:solidFill>
          <w14:schemeClr w14:val="tx1"/>
        </w14:solidFill>
      </w14:textFill>
    </w:rPr>
  </w:style>
  <w:style w:type="table" w:customStyle="1" w:styleId="52">
    <w:name w:val="网格型2"/>
    <w:basedOn w:val="32"/>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样式9"/>
    <w:basedOn w:val="32"/>
    <w:qFormat/>
    <w:uiPriority w:val="99"/>
    <w:pPr>
      <w:spacing w:line="276" w:lineRule="auto"/>
      <w:jc w:val="center"/>
    </w:pPr>
    <w:rPr>
      <w:rFonts w:eastAsia="华文仿宋"/>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Gautami"/>
        <w:b/>
      </w:rPr>
    </w:tblStylePr>
  </w:style>
  <w:style w:type="paragraph" w:customStyle="1" w:styleId="54">
    <w:name w:val="报告表格文字"/>
    <w:basedOn w:val="1"/>
    <w:qFormat/>
    <w:uiPriority w:val="0"/>
    <w:pPr>
      <w:spacing w:line="276" w:lineRule="auto"/>
      <w:jc w:val="center"/>
    </w:pPr>
    <w:rPr>
      <w:szCs w:val="21"/>
    </w:rPr>
  </w:style>
  <w:style w:type="paragraph" w:customStyle="1" w:styleId="55">
    <w:name w:val="表格"/>
    <w:basedOn w:val="1"/>
    <w:qFormat/>
    <w:uiPriority w:val="0"/>
    <w:pPr>
      <w:jc w:val="center"/>
      <w:textAlignment w:val="center"/>
    </w:pPr>
    <w:rPr>
      <w:sz w:val="21"/>
      <w:szCs w:val="21"/>
    </w:rPr>
  </w:style>
  <w:style w:type="paragraph" w:customStyle="1" w:styleId="56">
    <w:name w:val="！正文顶格Alt+D"/>
    <w:basedOn w:val="1"/>
    <w:qFormat/>
    <w:uiPriority w:val="0"/>
    <w:pPr>
      <w:widowControl/>
      <w:snapToGrid w:val="0"/>
      <w:ind w:firstLine="480" w:firstLineChars="200"/>
      <w:jc w:val="left"/>
    </w:pPr>
    <w:rPr>
      <w:rFonts w:ascii="宋体" w:hAnsi="宋体" w:eastAsiaTheme="minorEastAsia"/>
      <w:kern w:val="0"/>
      <w:sz w:val="24"/>
      <w:szCs w:val="21"/>
    </w:rPr>
  </w:style>
  <w:style w:type="paragraph" w:customStyle="1" w:styleId="57">
    <w:name w:val="正文正文正文正文正文正文正文"/>
    <w:basedOn w:val="1"/>
    <w:qFormat/>
    <w:uiPriority w:val="0"/>
    <w:pPr>
      <w:snapToGrid w:val="0"/>
      <w:ind w:firstLine="480" w:firstLineChars="200"/>
    </w:pPr>
    <w:rPr>
      <w:rFonts w:ascii="仿宋" w:hAnsi="仿宋" w:cs="仿宋"/>
      <w:color w:val="000000" w:themeColor="text1"/>
      <w:szCs w:val="28"/>
      <w14:textFill>
        <w14:solidFill>
          <w14:schemeClr w14:val="tx1"/>
        </w14:solidFill>
      </w14:textFill>
    </w:rPr>
  </w:style>
  <w:style w:type="paragraph" w:customStyle="1" w:styleId="58">
    <w:name w:val="图片题注"/>
    <w:basedOn w:val="12"/>
    <w:qFormat/>
    <w:uiPriority w:val="0"/>
    <w:pPr>
      <w:spacing w:before="120" w:after="120"/>
    </w:pPr>
    <w:rPr>
      <w:rFonts w:ascii="Times New Roman" w:hAnsi="Times New Roman"/>
      <w:b/>
    </w:rPr>
  </w:style>
  <w:style w:type="paragraph" w:styleId="59">
    <w:name w:val="List Paragraph"/>
    <w:basedOn w:val="1"/>
    <w:qFormat/>
    <w:uiPriority w:val="34"/>
    <w:pPr>
      <w:ind w:firstLine="420" w:firstLineChars="200"/>
    </w:pPr>
  </w:style>
  <w:style w:type="paragraph" w:customStyle="1" w:styleId="60">
    <w:name w:val="标题3"/>
    <w:basedOn w:val="61"/>
    <w:qFormat/>
    <w:uiPriority w:val="0"/>
    <w:pPr>
      <w:tabs>
        <w:tab w:val="left" w:pos="720"/>
      </w:tabs>
    </w:pPr>
    <w:rPr>
      <w:szCs w:val="20"/>
    </w:rPr>
  </w:style>
  <w:style w:type="paragraph" w:customStyle="1" w:styleId="61">
    <w:name w:val="样式 标题 3BOD 0h3H3sect1.2.3level_3PIM 3Level 3 HeadHeading..."/>
    <w:basedOn w:val="4"/>
    <w:next w:val="11"/>
    <w:qFormat/>
    <w:uiPriority w:val="0"/>
  </w:style>
  <w:style w:type="paragraph" w:customStyle="1" w:styleId="62">
    <w:name w:val="标题4"/>
    <w:basedOn w:val="63"/>
    <w:next w:val="31"/>
    <w:qFormat/>
    <w:uiPriority w:val="0"/>
    <w:pPr>
      <w:tabs>
        <w:tab w:val="left" w:pos="864"/>
      </w:tabs>
      <w:spacing w:before="0" w:after="0" w:line="560" w:lineRule="exact"/>
      <w:ind w:left="0" w:firstLine="0"/>
    </w:pPr>
    <w:rPr>
      <w:rFonts w:ascii="仿宋" w:hAnsi="仿宋"/>
      <w:szCs w:val="28"/>
    </w:rPr>
  </w:style>
  <w:style w:type="paragraph" w:customStyle="1" w:styleId="63">
    <w:name w:val="样式 标题 4H4PIM 4 + 段前: 1 行 段后: 0.5 行"/>
    <w:basedOn w:val="5"/>
    <w:qFormat/>
    <w:uiPriority w:val="0"/>
    <w:pPr>
      <w:spacing w:before="312" w:after="156"/>
    </w:pPr>
    <w:rPr>
      <w:rFonts w:cs="宋体"/>
    </w:rPr>
  </w:style>
  <w:style w:type="table" w:customStyle="1" w:styleId="64">
    <w:name w:val="样式96"/>
    <w:basedOn w:val="32"/>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character" w:customStyle="1" w:styleId="65">
    <w:name w:val="fontstyle01"/>
    <w:qFormat/>
    <w:uiPriority w:val="0"/>
    <w:rPr>
      <w:rFonts w:hint="eastAsia" w:ascii="仿宋" w:hAnsi="仿宋" w:eastAsia="仿宋"/>
      <w:color w:val="000000"/>
      <w:sz w:val="28"/>
      <w:szCs w:val="28"/>
    </w:rPr>
  </w:style>
  <w:style w:type="paragraph" w:customStyle="1" w:styleId="66">
    <w:name w:val="*正文"/>
    <w:basedOn w:val="1"/>
    <w:qFormat/>
    <w:uiPriority w:val="0"/>
    <w:pPr>
      <w:widowControl/>
      <w:ind w:firstLine="200" w:firstLineChars="200"/>
    </w:pPr>
    <w:rPr>
      <w:rFonts w:ascii="仿宋_GB2312" w:eastAsia="仿宋_GB2312"/>
      <w:szCs w:val="28"/>
    </w:rPr>
  </w:style>
  <w:style w:type="character" w:customStyle="1" w:styleId="67">
    <w:name w:val="批注文字 字符"/>
    <w:basedOn w:val="34"/>
    <w:link w:val="13"/>
    <w:qFormat/>
    <w:uiPriority w:val="0"/>
    <w:rPr>
      <w:rFonts w:eastAsia="仿宋" w:asciiTheme="minorHAnsi" w:hAnsiTheme="minorHAnsi" w:cstheme="minorBidi"/>
      <w:kern w:val="2"/>
      <w:sz w:val="28"/>
      <w:szCs w:val="24"/>
    </w:rPr>
  </w:style>
  <w:style w:type="character" w:customStyle="1" w:styleId="68">
    <w:name w:val="批注主题 字符"/>
    <w:basedOn w:val="67"/>
    <w:link w:val="29"/>
    <w:qFormat/>
    <w:uiPriority w:val="0"/>
    <w:rPr>
      <w:rFonts w:eastAsia="仿宋" w:asciiTheme="minorHAnsi" w:hAnsiTheme="minorHAnsi" w:cstheme="minorBidi"/>
      <w:b/>
      <w:bCs/>
      <w:kern w:val="2"/>
      <w:sz w:val="28"/>
      <w:szCs w:val="24"/>
    </w:rPr>
  </w:style>
  <w:style w:type="paragraph" w:customStyle="1" w:styleId="69">
    <w:name w:val="修订1"/>
    <w:hidden/>
    <w:unhideWhenUsed/>
    <w:qFormat/>
    <w:uiPriority w:val="99"/>
    <w:rPr>
      <w:rFonts w:eastAsia="仿宋" w:asciiTheme="minorHAnsi" w:hAnsiTheme="minorHAnsi" w:cstheme="minorBidi"/>
      <w:kern w:val="2"/>
      <w:sz w:val="28"/>
      <w:szCs w:val="24"/>
      <w:lang w:val="en-US" w:eastAsia="zh-CN" w:bidi="ar-SA"/>
    </w:rPr>
  </w:style>
  <w:style w:type="character" w:customStyle="1" w:styleId="70">
    <w:name w:val="正文文本首行缩进 2 字符"/>
    <w:basedOn w:val="34"/>
    <w:link w:val="31"/>
    <w:qFormat/>
    <w:uiPriority w:val="0"/>
    <w:rPr>
      <w:rFonts w:eastAsia="仿宋" w:cs="仿宋" w:asciiTheme="minorHAnsi" w:hAnsiTheme="minorHAnsi"/>
      <w:color w:val="000000" w:themeColor="text1"/>
      <w:kern w:val="2"/>
      <w:sz w:val="28"/>
      <w:szCs w:val="28"/>
      <w14:textFill>
        <w14:solidFill>
          <w14:schemeClr w14:val="tx1"/>
        </w14:solidFill>
      </w14:textFill>
    </w:rPr>
  </w:style>
  <w:style w:type="character" w:customStyle="1" w:styleId="71">
    <w:name w:val="页眉 字符"/>
    <w:basedOn w:val="34"/>
    <w:link w:val="23"/>
    <w:qFormat/>
    <w:uiPriority w:val="99"/>
    <w:rPr>
      <w:rFonts w:eastAsia="仿宋" w:asciiTheme="minorHAnsi" w:hAnsiTheme="minorHAnsi" w:cstheme="minorBidi"/>
      <w:kern w:val="2"/>
      <w:sz w:val="18"/>
      <w:szCs w:val="24"/>
    </w:rPr>
  </w:style>
  <w:style w:type="paragraph" w:customStyle="1" w:styleId="72">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73">
    <w:name w:val="表格内容"/>
    <w:basedOn w:val="1"/>
    <w:qFormat/>
    <w:uiPriority w:val="0"/>
    <w:pPr>
      <w:keepNext/>
      <w:spacing w:line="240" w:lineRule="auto"/>
      <w:jc w:val="center"/>
    </w:pPr>
    <w:rPr>
      <w:rFonts w:hint="eastAsia"/>
      <w:sz w:val="24"/>
      <w:szCs w:val="22"/>
    </w:rPr>
  </w:style>
  <w:style w:type="paragraph" w:customStyle="1" w:styleId="74">
    <w:name w:val="！正文文字缩进--WRY"/>
    <w:basedOn w:val="1"/>
    <w:qFormat/>
    <w:uiPriority w:val="0"/>
    <w:pPr>
      <w:ind w:firstLine="480"/>
    </w:pPr>
    <w:rPr>
      <w:szCs w:val="20"/>
    </w:rPr>
  </w:style>
  <w:style w:type="table" w:customStyle="1" w:styleId="75">
    <w:name w:val="网格型1"/>
    <w:basedOn w:val="32"/>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1" Type="http://schemas.microsoft.com/office/2011/relationships/people" Target="people.xml"/><Relationship Id="rId40" Type="http://schemas.openxmlformats.org/officeDocument/2006/relationships/fontTable" Target="fontTable.xml"/><Relationship Id="rId4" Type="http://schemas.microsoft.com/office/2011/relationships/commentsExtended" Target="commentsExtended.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4.xml"/><Relationship Id="rId15" Type="http://schemas.openxmlformats.org/officeDocument/2006/relationships/header" Target="header3.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3073"/>
    <customShpInfo spid="_x0000_s1026" textRotate="1"/>
  </customShpExts>
  <extobjs>
    <extobj name="ECB019B1-382A-4266-B25C-5B523AA43C14-1">
      <extobjdata type="ECB019B1-382A-4266-B25C-5B523AA43C14" data="ewoJIkZpbGVJZCIgOiAiNTExNzQyNDEwNjMyIiwKCSJHcm91cElkIiA6ICIxODU0MDc1MDYiLAoJIkltYWdlIiA6ICIiLAoJIlRoZW1lIiA6ICIiLAoJIlR5cGUiIDogImZsb3ciLAoJIlVzZXJJZCIgOiAiIiwKCSJWZXJzaW9uIiA6ICIiCn0K"/>
    </extobj>
    <extobj name="ECB019B1-382A-4266-B25C-5B523AA43C14-2">
      <extobjdata type="ECB019B1-382A-4266-B25C-5B523AA43C14" data="ewoJIkZpbGVJZCIgOiAiNTExODc0MTg2MjMxIiwKCSJHcm91cElkIiA6ICIxODU0MDc1MDYiLAoJIkltYWdlIiA6ICJpVkJPUncwS0dnb0FBQUFOU1VoRVVnQUFCQ2tBQUFMdkNBWUFBQUJJbDUvMEFBQUFBWE5TUjBJQXJzNGM2UUFBSUFCSlJFRlVlSnpzM1hkVVZGZlhCdkJuWnFoRFJ3U2tpVVNNb0doc01YYkZCQk9qeEJLVjJGdnNTb3o0MnBNWWV5OGhJbmJzRFFzb1lnc2FqY1pnb2taandRS0tDZ0xTcEF3dzVmdmpoZmtjWjBZcCtzNFFubCtXYTNIUE9mZmNmU2V1QkRiN25BTV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ZS9IL0FBamJQeVM1ZHNnUkFBQUFBRWxGVGtTdVFtQ0MiLAoJIlRoZW1lIiA6ICIiLAoJIlR5cGUiIDogImZsb3ciLAoJIlVzZXJJZCIgOiAiMjY5MDAzMTEyIiwKCSJWZXJzaW9uIiA6ICIxNCIKfQo="/>
    </extobj>
    <extobj name="ECB019B1-382A-4266-B25C-5B523AA43C14-3">
      <extobjdata type="ECB019B1-382A-4266-B25C-5B523AA43C14" data="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"/>
    </extobj>
    <extobj name="ECB019B1-382A-4266-B25C-5B523AA43C14-4">
      <extobjdata type="ECB019B1-382A-4266-B25C-5B523AA43C14" data="ewoJIkZpbGVJZCIgOiAiNDM3ODgyMDY4MTA1IiwKCSJHcm91cElkIiA6ICIxODU0MDc1MDYiLAoJIkltYWdlIiA6ICIiLAoJIlRoZW1lIiA6ICIiLAoJIlR5cGUiIDogImZsb3ciLAoJIlVzZXJJZCIgOiAiIiwKCSJWZXJzaW9uIiA6ICIiCn0K"/>
    </extobj>
    <extobj name="ECB019B1-382A-4266-B25C-5B523AA43C14-5">
      <extobjdata type="ECB019B1-382A-4266-B25C-5B523AA43C14" data="ewoJIkZpbGVJZCIgOiAiNTE1NzM4MzAyMTA1IiwKCSJHcm91cElkIiA6ICIxODU0MDc1MDYiLAoJIkltYWdlIiA6ICIiLAoJIlRoZW1lIiA6ICIiLAoJIlR5cGUiIDogImZsb3ciLAoJIlVzZXJJZCIgOiAiIiwKCSJWZXJzaW9uIiA6ICIiCn0K"/>
    </extobj>
    <extobj name="ECB019B1-382A-4266-B25C-5B523AA43C14-6">
      <extobjdata type="ECB019B1-382A-4266-B25C-5B523AA43C14" data="ewoJIkZpbGVJZCIgOiAiNDM2ODU0ODY1MTU0IiwKCSJHcm91cElkIiA6ICIxODU0MDc1MDYiLAoJIkltYWdlIiA6ICJpVkJPUncwS0dnb0FBQUFOU1VoRVVnQUFCSjhBQUFLa0NBWUFBQUN1NEo0bEFBQUFBWE5TUjBJQXJzNGM2UUFBSUFCSlJFRlVlSnpzM1htWUhGWFo5L0ZmelpKbENFbEFsb0E4aENpS1JEQUpzZ2lLZ0NpQ0FwRkh3UkJRQWtFUVdjd3JRWkJGd2lJZ0xpUWd5TDRwd1lqS0lzZ3VvQWdKRUVJU1FIYkNGZ0lKa01sQ2twbnBxZmVQM0lmblVGUjFWODkwZDlWTWZ6L1gxVmVtcTZ0UG42bEpuVDducnZ1Y2t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WWgvOEJQajJNUHZrc3lXWUFBQUFBU1VWT1JLNUNZSUk9IiwKCSJUaGVtZSIgOiAiIiwKCSJUeXBlIiA6ICJmbG93IiwKCSJVc2VySWQiIDogIjI2OTAwMzExMiIsCgkiVmVyc2lvbiIgOiAiIgp9Cg=="/>
    </extobj>
    <extobj name="ECB019B1-382A-4266-B25C-5B523AA43C14-7">
      <extobjdata type="ECB019B1-382A-4266-B25C-5B523AA43C14" data="ewoJIkZpbGVJZCIgOiAiNTEyMjU1MDg4NTU5IiwKCSJHcm91cElkIiA6ICIxODU0MDc1MDYiLAoJIkltYWdlIiA6ICJpVkJPUncwS0dnb0FBQUFOU1VoRVVnQUFCTU1BQUFJMENBWUFBQUFRcnU2Z0FBQUFBWE5TUjBJQXJzNGM2UUFBSUFCSlJFRlVlSnpzM1htODNGVDkvL0YzNXQ3YkZ1aUdLRlNnUmI0dW9JajBvajlBK1FJS2lDc0sra1ZRVUVBTHFPd0NzbGtXaTdKVFZpbUtMSFVCeEtYaUFxaUFpQXRRb2JTVXNoVW9wWlMxMEkwdWQ1bjgvdWduZWdpWlRES1RtV1JtWHMvSFl4N3R6V1JPUHBPWm5Ebm5rNU1U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QXEvOFBrVmN1L2U3eUkyd0FBQUFBU1VWT1JLNUNZSUk9IiwKCSJUaGVtZSIgOiAiIiwKCSJUeXBlIiA6ICJmbG93IiwKCSJVc2VySWQiIDogIjI2OTAwMzExMiIsCgkiVmVyc2lvbiIgOiAiIgp9Cg=="/>
    </extobj>
    <extobj name="ECB019B1-382A-4266-B25C-5B523AA43C14-8">
      <extobjdata type="ECB019B1-382A-4266-B25C-5B523AA43C14" data="ewoJIkZpbGVJZCIgOiAiNDg1OTQ4ODc4MzUyIiwKCSJHcm91cElkIiA6ICIxODU0MDc1MDYiLAoJIkltYWdlIiA6ICJpVkJPUncwS0dnb0FBQUFOU1VoRVVnQUFCWjRBQUFMN0NBWUFBQUI5ZEpENUFBQUFBWE5TUjBJQXJzNGM2UUFBSUFCSlJFRlVlSnpzM1hlY0ZkWDkvL0gzWFlvMEFWR0JZQlN4UU5Tb0VGRTBLbUtOU2NRU0ZaV3Z4SzdFa3FqUllBbVcyQ094QktOZ3d3STJSREZZbzBaUWpFaFF1Z0kyakRRRmNlbXdiWDUvK0RuK2p1UGN0bHlZdWZlK25vL0hQR0JuNXA1Nzl1N3VtVE9mK1p4ekp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MWDFmOEQ0TG1OdkV2VjhZa0FBQUFBU1VWT1JLNUNZSUk9IiwKCSJUaGVtZSIgOiAiIiwKCSJUeXBlIiA6ICJmbG93IiwKCSJVc2VySWQiIDogIjI2OTAwMzExMiIsCgkiVmVyc2lvbiIgOiAiIgp9Cg=="/>
    </extobj>
    <extobj name="ECB019B1-382A-4266-B25C-5B523AA43C14-9">
      <extobjdata type="ECB019B1-382A-4266-B25C-5B523AA43C14" data="ewoJIkZpbGVJZCIgOiAiNDg1OTcxNzY3Njg3IiwKCSJHcm91cElkIiA6ICIxODU0MDc1MDYiLAoJIkltYWdlIiA6ICJpVkJPUncwS0dnb0FBQUFOU1VoRVVnQUFCWE1BQUFNWkNBWUFBQUJDazZjRkFBQUFBWE5TUjBJQXJzNGM2UUFBSUFCSlJFRlVlSnpzM1hlY0ZkWDkvL0gzWFpaZUxWSEVRbEVpbGdBQ3hvNGFJL3JWUkkwTlkwT01Sb2trbXBoRVlrT3dZamNxd2RoQitJRzl4YTZBTlNvSUlnUVFGVVRwU0cvTGx2bjlrYzhoaDJGdTJlWHV6dHpkMS9QeG1NZXljK2VlKzdsM3VXZk9mT1lV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qSThQMGZlTHNGVW9OME1VY0FBQUFBU1VWT1JLNUNZSUk9IiwKCSJUaGVtZSIgOiAiIiwKCSJUeXBlIiA6ICJmbG93IiwKCSJVc2VySWQiIDogIjI2OTAwMzExMiIsCgkiVmVyc2lvbiIgOiAiIgp9Cg=="/>
    </extobj>
    <extobj name="ECB019B1-382A-4266-B25C-5B523AA43C14-10">
      <extobjdata type="ECB019B1-382A-4266-B25C-5B523AA43C14" data="ewoJIkZpbGVJZCIgOiAiNTEyMjU5NzAyMzE3IiwKCSJHcm91cElkIiA6ICIxODU0MDc1MDYiLAoJIkltYWdlIiA6ICIiLAoJIlRoZW1lIiA6ICIiLAoJIlR5cGUiIDogImZsb3ciLAoJIlVzZXJJZCIgOiAiIiwKCSJWZXJzaW9uIiA6ICI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F13927-1767-4645-AC2F-106916332D52}">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1789</Words>
  <Characters>2387</Characters>
  <Lines>2402</Lines>
  <Paragraphs>2361</Paragraphs>
  <TotalTime>75</TotalTime>
  <ScaleCrop>false</ScaleCrop>
  <LinksUpToDate>false</LinksUpToDate>
  <CharactersWithSpaces>2611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2025-03-13T05:50:00Z</dcterms:created>
  <dc:creator>踏云的少年</dc:creator>
  <cp:lastModifiedBy>LWF</cp:lastModifiedBy>
  <dcterms:modified xsi:type="dcterms:W3CDTF">2026-05-25T09:31:56Z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9FD2655CA700455FBEC07EF17D5E0110_13</vt:lpwstr>
  </property>
  <property fmtid="{D5CDD505-2E9C-101B-9397-08002B2CF9AE}" pid="3" name="KSOProductBuildVer">
    <vt:lpwstr>2052-12.1.0.26375</vt:lpwstr>
  </property>
  <property fmtid="{D5CDD505-2E9C-101B-9397-08002B2CF9AE}" pid="4" name="KSOTemplateDocerSaveRecord">
    <vt:lpwstr>eyJoZGlkIjoiN2M3NzlhMWNlMzI4OGExN2M4ZDdmYTY1NWY5ZDcyNzMiLCJ1c2VySWQiOiIyNjkwMDMxMTIifQ==</vt:lpwstr>
  </property>
</Properties>
</file>